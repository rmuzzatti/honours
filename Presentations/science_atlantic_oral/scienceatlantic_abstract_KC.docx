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C96B" w14:textId="77777777" w:rsidR="00C01A17" w:rsidRPr="00E70B1E" w:rsidRDefault="00C01A17" w:rsidP="00C01A17">
      <w:pPr>
        <w:pStyle w:val="NormalWeb"/>
        <w:spacing w:before="0" w:beforeAutospacing="0"/>
        <w:rPr>
          <w:b/>
          <w:bCs/>
        </w:rPr>
      </w:pPr>
      <w:r w:rsidRPr="00E70B1E">
        <w:rPr>
          <w:b/>
          <w:bCs/>
        </w:rPr>
        <w:t>250 words max, formatted as a single paragraph.</w:t>
      </w:r>
    </w:p>
    <w:p w14:paraId="5353466A" w14:textId="0533F5CD" w:rsidR="00BB61C9" w:rsidRDefault="00BB61C9" w:rsidP="00C01A17">
      <w:pPr>
        <w:pStyle w:val="NormalWeb"/>
        <w:spacing w:before="0" w:beforeAutospacing="0"/>
      </w:pPr>
      <w:r>
        <w:t xml:space="preserve">TITLE: </w:t>
      </w:r>
      <w:r w:rsidR="00740A80">
        <w:t>The effect of acute stress on glutamate transmission in the female rat dorsomedial hypothalamus.</w:t>
      </w:r>
    </w:p>
    <w:p w14:paraId="3E741EA6" w14:textId="659C5394" w:rsidR="006E759B" w:rsidRPr="005F442C" w:rsidRDefault="00BB61C9" w:rsidP="005F442C">
      <w:pPr>
        <w:pStyle w:val="NormalWeb"/>
        <w:spacing w:before="0" w:beforeAutospacing="0"/>
        <w:rPr>
          <w:color w:val="000000" w:themeColor="text1"/>
        </w:rPr>
      </w:pPr>
      <w:r w:rsidRPr="005F442C">
        <w:rPr>
          <w:color w:val="000000" w:themeColor="text1"/>
        </w:rPr>
        <w:t xml:space="preserve">Stress was once a purely adaptive survival mechanism. </w:t>
      </w:r>
      <w:commentRangeStart w:id="0"/>
      <w:commentRangeStart w:id="1"/>
      <w:r w:rsidRPr="005F442C">
        <w:rPr>
          <w:color w:val="000000" w:themeColor="text1"/>
        </w:rPr>
        <w:t>But</w:t>
      </w:r>
      <w:commentRangeEnd w:id="0"/>
      <w:r w:rsidR="007A788C">
        <w:rPr>
          <w:rStyle w:val="CommentReference"/>
          <w:rFonts w:asciiTheme="minorHAnsi" w:eastAsiaTheme="minorHAnsi" w:hAnsiTheme="minorHAnsi" w:cstheme="minorBidi"/>
          <w:kern w:val="2"/>
          <w14:ligatures w14:val="standardContextual"/>
        </w:rPr>
        <w:commentReference w:id="0"/>
      </w:r>
      <w:commentRangeEnd w:id="1"/>
      <w:r w:rsidR="007A788C">
        <w:rPr>
          <w:rStyle w:val="CommentReference"/>
          <w:rFonts w:asciiTheme="minorHAnsi" w:eastAsiaTheme="minorHAnsi" w:hAnsiTheme="minorHAnsi" w:cstheme="minorBidi"/>
          <w:kern w:val="2"/>
          <w14:ligatures w14:val="standardContextual"/>
        </w:rPr>
        <w:commentReference w:id="1"/>
      </w:r>
      <w:r w:rsidRPr="005F442C">
        <w:rPr>
          <w:color w:val="000000" w:themeColor="text1"/>
        </w:rPr>
        <w:t xml:space="preserve"> in our modern landscape of high social stress and high-calorie, palatable foods, it contributes to obesity, rates of which continue to rise, with New Brunswick having one of the highest obesity levels in Canada.</w:t>
      </w:r>
      <w:r w:rsidR="00875BD5">
        <w:rPr>
          <w:color w:val="000000" w:themeColor="text1"/>
        </w:rPr>
        <w:t xml:space="preserve"> </w:t>
      </w:r>
      <w:commentRangeStart w:id="2"/>
      <w:r w:rsidRPr="005F442C">
        <w:rPr>
          <w:color w:val="000000" w:themeColor="text1"/>
        </w:rPr>
        <w:t xml:space="preserve">Women are particularly vulnerable to disordered eating behaviours when stressed, for which the neurophysiological basis is unclear. </w:t>
      </w:r>
      <w:commentRangeEnd w:id="2"/>
      <w:r w:rsidR="007A788C">
        <w:rPr>
          <w:rStyle w:val="CommentReference"/>
          <w:rFonts w:asciiTheme="minorHAnsi" w:eastAsiaTheme="minorHAnsi" w:hAnsiTheme="minorHAnsi" w:cstheme="minorBidi"/>
          <w:kern w:val="2"/>
          <w14:ligatures w14:val="standardContextual"/>
        </w:rPr>
        <w:commentReference w:id="2"/>
      </w:r>
      <w:r w:rsidRPr="005F442C">
        <w:rPr>
          <w:color w:val="000000" w:themeColor="text1"/>
        </w:rPr>
        <w:t>Yet female research subjects remain underrepresented.</w:t>
      </w:r>
      <w:r w:rsidR="00875BD5">
        <w:rPr>
          <w:color w:val="000000" w:themeColor="text1"/>
        </w:rPr>
        <w:t xml:space="preserve"> </w:t>
      </w:r>
      <w:r w:rsidR="00ED6870" w:rsidRPr="005F442C">
        <w:rPr>
          <w:color w:val="000000" w:themeColor="text1"/>
        </w:rPr>
        <w:t>T</w:t>
      </w:r>
      <w:r w:rsidRPr="005F442C">
        <w:rPr>
          <w:color w:val="000000" w:themeColor="text1"/>
        </w:rPr>
        <w:t xml:space="preserve">he dorsomedial hypothalamus (DMH) is </w:t>
      </w:r>
      <w:ins w:id="3" w:author="Karen Crosby" w:date="2026-02-20T00:52:00Z" w16du:dateUtc="2026-02-20T04:52:00Z">
        <w:r w:rsidR="007A788C">
          <w:rPr>
            <w:color w:val="000000" w:themeColor="text1"/>
          </w:rPr>
          <w:t xml:space="preserve">a </w:t>
        </w:r>
      </w:ins>
      <w:r w:rsidR="00BE590D" w:rsidRPr="005F442C">
        <w:rPr>
          <w:color w:val="000000" w:themeColor="text1"/>
        </w:rPr>
        <w:t>brain region involved</w:t>
      </w:r>
      <w:r w:rsidRPr="005F442C">
        <w:rPr>
          <w:color w:val="000000" w:themeColor="text1"/>
        </w:rPr>
        <w:t xml:space="preserve"> in appetite regulation</w:t>
      </w:r>
      <w:r w:rsidR="005F442C" w:rsidRPr="005F442C">
        <w:rPr>
          <w:color w:val="000000" w:themeColor="text1"/>
        </w:rPr>
        <w:t>,</w:t>
      </w:r>
      <w:r w:rsidRPr="005F442C">
        <w:rPr>
          <w:color w:val="000000" w:themeColor="text1"/>
        </w:rPr>
        <w:t xml:space="preserve"> </w:t>
      </w:r>
      <w:r w:rsidR="005F442C" w:rsidRPr="005F442C">
        <w:rPr>
          <w:color w:val="000000" w:themeColor="text1"/>
        </w:rPr>
        <w:t>with</w:t>
      </w:r>
      <w:r w:rsidRPr="005F442C">
        <w:rPr>
          <w:color w:val="000000" w:themeColor="text1"/>
        </w:rPr>
        <w:t xml:space="preserve"> neurons </w:t>
      </w:r>
      <w:r w:rsidR="005F442C" w:rsidRPr="005F442C">
        <w:rPr>
          <w:color w:val="000000" w:themeColor="text1"/>
        </w:rPr>
        <w:t>that</w:t>
      </w:r>
      <w:r w:rsidRPr="005F442C">
        <w:rPr>
          <w:color w:val="000000" w:themeColor="text1"/>
        </w:rPr>
        <w:t xml:space="preserve"> express </w:t>
      </w:r>
      <w:r w:rsidR="005F442C" w:rsidRPr="005F442C">
        <w:rPr>
          <w:color w:val="000000" w:themeColor="text1"/>
        </w:rPr>
        <w:t xml:space="preserve">stress hormone </w:t>
      </w:r>
      <w:r w:rsidRPr="005F442C">
        <w:rPr>
          <w:color w:val="000000" w:themeColor="text1"/>
        </w:rPr>
        <w:t xml:space="preserve">receptors. </w:t>
      </w:r>
      <w:r w:rsidR="005F442C" w:rsidRPr="005F442C">
        <w:rPr>
          <w:color w:val="000000" w:themeColor="text1"/>
        </w:rPr>
        <w:t xml:space="preserve">Little is known, however, about how stress affects neuronal communication in the DMH. </w:t>
      </w:r>
      <w:r w:rsidRPr="005F442C">
        <w:rPr>
          <w:color w:val="000000" w:themeColor="text1"/>
        </w:rPr>
        <w:t xml:space="preserve">The DMH is therefore an ideal </w:t>
      </w:r>
      <w:r w:rsidR="005F442C" w:rsidRPr="005F442C">
        <w:rPr>
          <w:color w:val="000000" w:themeColor="text1"/>
        </w:rPr>
        <w:t>region</w:t>
      </w:r>
      <w:r w:rsidRPr="005F442C">
        <w:rPr>
          <w:color w:val="000000" w:themeColor="text1"/>
        </w:rPr>
        <w:t xml:space="preserve"> to study the effect of stress on appetite. Because DMH neurons stimulate appetite, </w:t>
      </w:r>
      <w:commentRangeStart w:id="4"/>
      <w:r w:rsidRPr="005F442C">
        <w:rPr>
          <w:color w:val="000000" w:themeColor="text1"/>
        </w:rPr>
        <w:t xml:space="preserve">and appetite is generally suppressed during an acute stressor, we hypothesized that acute stress would inhibit DMH neurons. </w:t>
      </w:r>
      <w:commentRangeEnd w:id="4"/>
      <w:r w:rsidR="007A788C">
        <w:rPr>
          <w:rStyle w:val="CommentReference"/>
          <w:rFonts w:asciiTheme="minorHAnsi" w:eastAsiaTheme="minorHAnsi" w:hAnsiTheme="minorHAnsi" w:cstheme="minorBidi"/>
          <w:kern w:val="2"/>
          <w14:ligatures w14:val="standardContextual"/>
        </w:rPr>
        <w:commentReference w:id="4"/>
      </w:r>
      <w:r w:rsidRPr="005F442C">
        <w:rPr>
          <w:color w:val="000000" w:themeColor="text1"/>
        </w:rPr>
        <w:t>We used whole-cell patch clamp electrophysiology to record from living DMH neurons from young, female Sp</w:t>
      </w:r>
      <w:ins w:id="5" w:author="Karen Crosby" w:date="2026-02-20T00:53:00Z" w16du:dateUtc="2026-02-20T04:53:00Z">
        <w:r w:rsidR="007A788C">
          <w:rPr>
            <w:color w:val="000000" w:themeColor="text1"/>
          </w:rPr>
          <w:t>ra</w:t>
        </w:r>
      </w:ins>
      <w:del w:id="6" w:author="Karen Crosby" w:date="2026-02-20T00:53:00Z" w16du:dateUtc="2026-02-20T04:53:00Z">
        <w:r w:rsidRPr="005F442C" w:rsidDel="007A788C">
          <w:rPr>
            <w:color w:val="000000" w:themeColor="text1"/>
          </w:rPr>
          <w:delText>ar</w:delText>
        </w:r>
      </w:del>
      <w:r w:rsidRPr="005F442C">
        <w:rPr>
          <w:color w:val="000000" w:themeColor="text1"/>
        </w:rPr>
        <w:t>g</w:t>
      </w:r>
      <w:ins w:id="7" w:author="Karen Crosby" w:date="2026-02-20T00:53:00Z" w16du:dateUtc="2026-02-20T04:53:00Z">
        <w:r w:rsidR="007A788C">
          <w:rPr>
            <w:color w:val="000000" w:themeColor="text1"/>
          </w:rPr>
          <w:t>u</w:t>
        </w:r>
      </w:ins>
      <w:r w:rsidRPr="005F442C">
        <w:rPr>
          <w:color w:val="000000" w:themeColor="text1"/>
        </w:rPr>
        <w:t>e-Dawley rats who experienced a single 30-minute restraint stressor. To determine if stress affects DMH neurons, we measured (1) transmission of the excitatory neurotransmitter, glutamate, onto DMH neurons by measuring current amplitude and (2) action potential (AP) parameters before, to assess initial stress-induced changes, and after high frequency stimulation (HFS), to assess long-lasting changes.</w:t>
      </w:r>
      <w:r w:rsidR="00875BD5">
        <w:rPr>
          <w:color w:val="000000" w:themeColor="text1"/>
        </w:rPr>
        <w:t xml:space="preserve"> </w:t>
      </w:r>
      <w:r w:rsidRPr="005F442C">
        <w:rPr>
          <w:color w:val="000000" w:themeColor="text1"/>
        </w:rPr>
        <w:t xml:space="preserve">Acute stress decreased evoked current </w:t>
      </w:r>
      <w:r w:rsidR="00834812">
        <w:rPr>
          <w:color w:val="000000" w:themeColor="text1"/>
        </w:rPr>
        <w:t xml:space="preserve">and </w:t>
      </w:r>
      <w:r w:rsidR="00A025FC" w:rsidRPr="005F442C">
        <w:rPr>
          <w:color w:val="000000" w:themeColor="text1"/>
        </w:rPr>
        <w:t xml:space="preserve">AP amplitude </w:t>
      </w:r>
      <w:r w:rsidRPr="005F442C">
        <w:rPr>
          <w:color w:val="000000" w:themeColor="text1"/>
        </w:rPr>
        <w:t xml:space="preserve">at glutamate synapses after HFS. </w:t>
      </w:r>
      <w:r w:rsidR="0000628B">
        <w:rPr>
          <w:color w:val="000000" w:themeColor="text1"/>
        </w:rPr>
        <w:t>However, r</w:t>
      </w:r>
      <w:r w:rsidRPr="005F442C">
        <w:rPr>
          <w:color w:val="000000" w:themeColor="text1"/>
        </w:rPr>
        <w:t>ecordings obtained in the presence of an endocannabinoid-CB1</w:t>
      </w:r>
      <w:r w:rsidR="00742D62">
        <w:rPr>
          <w:color w:val="000000" w:themeColor="text1"/>
        </w:rPr>
        <w:t>R</w:t>
      </w:r>
      <w:r w:rsidRPr="005F442C">
        <w:rPr>
          <w:color w:val="000000" w:themeColor="text1"/>
        </w:rPr>
        <w:t xml:space="preserve"> </w:t>
      </w:r>
      <w:r w:rsidR="00A025FC" w:rsidRPr="005F442C">
        <w:rPr>
          <w:color w:val="000000" w:themeColor="text1"/>
        </w:rPr>
        <w:t>inverse agonist</w:t>
      </w:r>
      <w:r w:rsidRPr="005F442C">
        <w:rPr>
          <w:color w:val="000000" w:themeColor="text1"/>
        </w:rPr>
        <w:t xml:space="preserve"> (AM251; 5 µM) showed no change in </w:t>
      </w:r>
      <w:r w:rsidR="00ED6870" w:rsidRPr="005F442C">
        <w:rPr>
          <w:color w:val="000000" w:themeColor="text1"/>
        </w:rPr>
        <w:t xml:space="preserve">evoked current or AP amplitude, </w:t>
      </w:r>
      <w:r w:rsidRPr="005F442C">
        <w:rPr>
          <w:color w:val="000000" w:themeColor="text1"/>
        </w:rPr>
        <w:t>suggesting the endocannabinoid system</w:t>
      </w:r>
      <w:del w:id="8" w:author="Karen Crosby" w:date="2026-02-20T00:53:00Z" w16du:dateUtc="2026-02-20T04:53:00Z">
        <w:r w:rsidRPr="005F442C" w:rsidDel="007A788C">
          <w:rPr>
            <w:color w:val="000000" w:themeColor="text1"/>
          </w:rPr>
          <w:delText>s</w:delText>
        </w:r>
      </w:del>
      <w:r w:rsidRPr="005F442C">
        <w:rPr>
          <w:color w:val="000000" w:themeColor="text1"/>
        </w:rPr>
        <w:t xml:space="preserve"> is </w:t>
      </w:r>
      <w:r w:rsidR="00607590">
        <w:rPr>
          <w:color w:val="000000" w:themeColor="text1"/>
        </w:rPr>
        <w:t>involved</w:t>
      </w:r>
      <w:r w:rsidRPr="005F442C">
        <w:rPr>
          <w:color w:val="000000" w:themeColor="text1"/>
        </w:rPr>
        <w:t xml:space="preserve"> </w:t>
      </w:r>
      <w:r w:rsidR="00607590">
        <w:rPr>
          <w:color w:val="000000" w:themeColor="text1"/>
        </w:rPr>
        <w:t>in</w:t>
      </w:r>
      <w:r w:rsidRPr="005F442C">
        <w:rPr>
          <w:color w:val="000000" w:themeColor="text1"/>
        </w:rPr>
        <w:t xml:space="preserve"> the </w:t>
      </w:r>
      <w:commentRangeStart w:id="9"/>
      <w:r w:rsidRPr="005F442C">
        <w:rPr>
          <w:color w:val="000000" w:themeColor="text1"/>
        </w:rPr>
        <w:t xml:space="preserve">change in communication and excitability </w:t>
      </w:r>
      <w:commentRangeEnd w:id="9"/>
      <w:r w:rsidR="00FC7193" w:rsidRPr="005F442C">
        <w:rPr>
          <w:rStyle w:val="CommentReference"/>
          <w:color w:val="000000" w:themeColor="text1"/>
          <w:sz w:val="24"/>
          <w:szCs w:val="24"/>
        </w:rPr>
        <w:commentReference w:id="9"/>
      </w:r>
      <w:r w:rsidRPr="005F442C">
        <w:rPr>
          <w:color w:val="000000" w:themeColor="text1"/>
        </w:rPr>
        <w:t>seen</w:t>
      </w:r>
      <w:r w:rsidR="00A025FC" w:rsidRPr="005F442C">
        <w:rPr>
          <w:color w:val="000000" w:themeColor="text1"/>
        </w:rPr>
        <w:t xml:space="preserve"> under acute stress</w:t>
      </w:r>
      <w:r w:rsidRPr="005F442C">
        <w:rPr>
          <w:color w:val="000000" w:themeColor="text1"/>
        </w:rPr>
        <w:t xml:space="preserve">. </w:t>
      </w:r>
      <w:ins w:id="10" w:author="Karen Crosby" w:date="2026-02-20T00:54:00Z" w16du:dateUtc="2026-02-20T04:54:00Z">
        <w:r w:rsidR="007A788C">
          <w:rPr>
            <w:color w:val="000000" w:themeColor="text1"/>
          </w:rPr>
          <w:t>Overall, this research provides insight into…</w:t>
        </w:r>
      </w:ins>
    </w:p>
    <w:sectPr w:rsidR="006E759B" w:rsidRPr="005F442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6-02-20T00:47:00Z" w:initials="KC">
    <w:p w14:paraId="1DA8E027" w14:textId="77777777" w:rsidR="007A788C" w:rsidRDefault="007A788C" w:rsidP="007A788C">
      <w:pPr>
        <w:pStyle w:val="CommentText"/>
      </w:pPr>
      <w:r>
        <w:rPr>
          <w:rStyle w:val="CommentReference"/>
        </w:rPr>
        <w:annotationRef/>
      </w:r>
      <w:r>
        <w:t>I wouldn’t start with But</w:t>
      </w:r>
    </w:p>
  </w:comment>
  <w:comment w:id="1" w:author="Karen Crosby" w:date="2026-02-20T00:51:00Z" w:initials="KC">
    <w:p w14:paraId="125AE25F" w14:textId="77777777" w:rsidR="007A788C" w:rsidRDefault="007A788C" w:rsidP="007A788C">
      <w:pPr>
        <w:pStyle w:val="CommentText"/>
      </w:pPr>
      <w:r>
        <w:rPr>
          <w:rStyle w:val="CommentReference"/>
        </w:rPr>
        <w:annotationRef/>
      </w:r>
      <w:r>
        <w:t xml:space="preserve">Although the stress response evolved as an adaptive survival mechanism, prolonged exposure to stress hormones in our modern landscape of easily accessible, calorie-dense foods can lead to obesity.  </w:t>
      </w:r>
    </w:p>
    <w:p w14:paraId="43AB0D6F" w14:textId="77777777" w:rsidR="007A788C" w:rsidRDefault="007A788C" w:rsidP="007A788C">
      <w:pPr>
        <w:pStyle w:val="CommentText"/>
      </w:pPr>
    </w:p>
    <w:p w14:paraId="702EC7E5" w14:textId="77777777" w:rsidR="007A788C" w:rsidRDefault="007A788C" w:rsidP="007A788C">
      <w:pPr>
        <w:pStyle w:val="CommentText"/>
      </w:pPr>
      <w:r>
        <w:t>Something like this?</w:t>
      </w:r>
    </w:p>
  </w:comment>
  <w:comment w:id="2" w:author="Karen Crosby" w:date="2026-02-20T00:52:00Z" w:initials="KC">
    <w:p w14:paraId="778F7EDE" w14:textId="77777777" w:rsidR="007A788C" w:rsidRDefault="007A788C" w:rsidP="007A788C">
      <w:pPr>
        <w:pStyle w:val="CommentText"/>
      </w:pPr>
      <w:r>
        <w:rPr>
          <w:rStyle w:val="CommentReference"/>
        </w:rPr>
        <w:annotationRef/>
      </w:r>
      <w:r>
        <w:t>Good!</w:t>
      </w:r>
    </w:p>
  </w:comment>
  <w:comment w:id="4" w:author="Karen Crosby" w:date="2026-02-20T00:53:00Z" w:initials="KC">
    <w:p w14:paraId="4A150638" w14:textId="77777777" w:rsidR="007A788C" w:rsidRDefault="007A788C" w:rsidP="007A788C">
      <w:pPr>
        <w:pStyle w:val="CommentText"/>
      </w:pPr>
      <w:r>
        <w:rPr>
          <w:rStyle w:val="CommentReference"/>
        </w:rPr>
        <w:annotationRef/>
      </w:r>
      <w:r>
        <w:t>This is really good, but it doesn’t really fit with your talk on obesity earlier...</w:t>
      </w:r>
    </w:p>
  </w:comment>
  <w:comment w:id="9" w:author="Ruby Muzzatti" w:date="2026-02-19T09:44:00Z" w:initials="RM">
    <w:p w14:paraId="66DED0B0" w14:textId="378277BD" w:rsidR="00FC7193" w:rsidRDefault="00FC7193" w:rsidP="00FC7193">
      <w:r>
        <w:rPr>
          <w:rStyle w:val="CommentReference"/>
        </w:rPr>
        <w:annotationRef/>
      </w:r>
      <w:r>
        <w:rPr>
          <w:sz w:val="20"/>
          <w:szCs w:val="20"/>
        </w:rPr>
        <w:t>to cut words could say "effects"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8E027" w15:done="0"/>
  <w15:commentEx w15:paraId="702EC7E5" w15:paraIdParent="1DA8E027" w15:done="0"/>
  <w15:commentEx w15:paraId="778F7EDE" w15:done="0"/>
  <w15:commentEx w15:paraId="4A150638" w15:done="0"/>
  <w15:commentEx w15:paraId="66DED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EE8B6" w16cex:dateUtc="2026-02-20T04:47:00Z"/>
  <w16cex:commentExtensible w16cex:durableId="63CB20DF" w16cex:dateUtc="2026-02-20T04:51:00Z"/>
  <w16cex:commentExtensible w16cex:durableId="19A007CA" w16cex:dateUtc="2026-02-20T04:52:00Z"/>
  <w16cex:commentExtensible w16cex:durableId="19336DFA" w16cex:dateUtc="2026-02-20T04:53:00Z"/>
  <w16cex:commentExtensible w16cex:durableId="3F37937A" w16cex:dateUtc="2026-02-19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8E027" w16cid:durableId="302EE8B6"/>
  <w16cid:commentId w16cid:paraId="702EC7E5" w16cid:durableId="63CB20DF"/>
  <w16cid:commentId w16cid:paraId="778F7EDE" w16cid:durableId="19A007CA"/>
  <w16cid:commentId w16cid:paraId="4A150638" w16cid:durableId="19336DFA"/>
  <w16cid:commentId w16cid:paraId="66DED0B0" w16cid:durableId="3F3793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C9"/>
    <w:rsid w:val="0000628B"/>
    <w:rsid w:val="00101593"/>
    <w:rsid w:val="001C2BA9"/>
    <w:rsid w:val="001D0456"/>
    <w:rsid w:val="001F08BD"/>
    <w:rsid w:val="002A58EC"/>
    <w:rsid w:val="00510426"/>
    <w:rsid w:val="005F442C"/>
    <w:rsid w:val="00607590"/>
    <w:rsid w:val="006E759B"/>
    <w:rsid w:val="00740A80"/>
    <w:rsid w:val="00742D62"/>
    <w:rsid w:val="007A788C"/>
    <w:rsid w:val="00834812"/>
    <w:rsid w:val="00875BD5"/>
    <w:rsid w:val="00A025FC"/>
    <w:rsid w:val="00A57711"/>
    <w:rsid w:val="00BB61C9"/>
    <w:rsid w:val="00BE590D"/>
    <w:rsid w:val="00C01A17"/>
    <w:rsid w:val="00E70B1E"/>
    <w:rsid w:val="00E70BC6"/>
    <w:rsid w:val="00ED6870"/>
    <w:rsid w:val="00FC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E7F9"/>
  <w15:chartTrackingRefBased/>
  <w15:docId w15:val="{50671190-1971-E743-8D7B-81C90D13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C9"/>
    <w:rPr>
      <w:rFonts w:eastAsiaTheme="majorEastAsia" w:cstheme="majorBidi"/>
      <w:color w:val="272727" w:themeColor="text1" w:themeTint="D8"/>
    </w:rPr>
  </w:style>
  <w:style w:type="paragraph" w:styleId="Title">
    <w:name w:val="Title"/>
    <w:basedOn w:val="Normal"/>
    <w:next w:val="Normal"/>
    <w:link w:val="TitleChar"/>
    <w:uiPriority w:val="10"/>
    <w:qFormat/>
    <w:rsid w:val="00BB6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C9"/>
    <w:pPr>
      <w:spacing w:before="160"/>
      <w:jc w:val="center"/>
    </w:pPr>
    <w:rPr>
      <w:i/>
      <w:iCs/>
      <w:color w:val="404040" w:themeColor="text1" w:themeTint="BF"/>
    </w:rPr>
  </w:style>
  <w:style w:type="character" w:customStyle="1" w:styleId="QuoteChar">
    <w:name w:val="Quote Char"/>
    <w:basedOn w:val="DefaultParagraphFont"/>
    <w:link w:val="Quote"/>
    <w:uiPriority w:val="29"/>
    <w:rsid w:val="00BB61C9"/>
    <w:rPr>
      <w:i/>
      <w:iCs/>
      <w:color w:val="404040" w:themeColor="text1" w:themeTint="BF"/>
    </w:rPr>
  </w:style>
  <w:style w:type="paragraph" w:styleId="ListParagraph">
    <w:name w:val="List Paragraph"/>
    <w:basedOn w:val="Normal"/>
    <w:uiPriority w:val="34"/>
    <w:qFormat/>
    <w:rsid w:val="00BB61C9"/>
    <w:pPr>
      <w:ind w:left="720"/>
      <w:contextualSpacing/>
    </w:pPr>
  </w:style>
  <w:style w:type="character" w:styleId="IntenseEmphasis">
    <w:name w:val="Intense Emphasis"/>
    <w:basedOn w:val="DefaultParagraphFont"/>
    <w:uiPriority w:val="21"/>
    <w:qFormat/>
    <w:rsid w:val="00BB61C9"/>
    <w:rPr>
      <w:i/>
      <w:iCs/>
      <w:color w:val="0F4761" w:themeColor="accent1" w:themeShade="BF"/>
    </w:rPr>
  </w:style>
  <w:style w:type="paragraph" w:styleId="IntenseQuote">
    <w:name w:val="Intense Quote"/>
    <w:basedOn w:val="Normal"/>
    <w:next w:val="Normal"/>
    <w:link w:val="IntenseQuoteChar"/>
    <w:uiPriority w:val="30"/>
    <w:qFormat/>
    <w:rsid w:val="00BB6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C9"/>
    <w:rPr>
      <w:i/>
      <w:iCs/>
      <w:color w:val="0F4761" w:themeColor="accent1" w:themeShade="BF"/>
    </w:rPr>
  </w:style>
  <w:style w:type="character" w:styleId="IntenseReference">
    <w:name w:val="Intense Reference"/>
    <w:basedOn w:val="DefaultParagraphFont"/>
    <w:uiPriority w:val="32"/>
    <w:qFormat/>
    <w:rsid w:val="00BB61C9"/>
    <w:rPr>
      <w:b/>
      <w:bCs/>
      <w:smallCaps/>
      <w:color w:val="0F4761" w:themeColor="accent1" w:themeShade="BF"/>
      <w:spacing w:val="5"/>
    </w:rPr>
  </w:style>
  <w:style w:type="paragraph" w:styleId="NormalWeb">
    <w:name w:val="Normal (Web)"/>
    <w:basedOn w:val="Normal"/>
    <w:uiPriority w:val="99"/>
    <w:unhideWhenUsed/>
    <w:rsid w:val="00BB61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FC7193"/>
    <w:rPr>
      <w:sz w:val="16"/>
      <w:szCs w:val="16"/>
    </w:rPr>
  </w:style>
  <w:style w:type="paragraph" w:styleId="CommentText">
    <w:name w:val="annotation text"/>
    <w:basedOn w:val="Normal"/>
    <w:link w:val="CommentTextChar"/>
    <w:uiPriority w:val="99"/>
    <w:unhideWhenUsed/>
    <w:rsid w:val="00FC7193"/>
    <w:pPr>
      <w:spacing w:line="240" w:lineRule="auto"/>
    </w:pPr>
    <w:rPr>
      <w:sz w:val="20"/>
      <w:szCs w:val="20"/>
    </w:rPr>
  </w:style>
  <w:style w:type="character" w:customStyle="1" w:styleId="CommentTextChar">
    <w:name w:val="Comment Text Char"/>
    <w:basedOn w:val="DefaultParagraphFont"/>
    <w:link w:val="CommentText"/>
    <w:uiPriority w:val="99"/>
    <w:rsid w:val="00FC7193"/>
    <w:rPr>
      <w:sz w:val="20"/>
      <w:szCs w:val="20"/>
    </w:rPr>
  </w:style>
  <w:style w:type="paragraph" w:styleId="CommentSubject">
    <w:name w:val="annotation subject"/>
    <w:basedOn w:val="CommentText"/>
    <w:next w:val="CommentText"/>
    <w:link w:val="CommentSubjectChar"/>
    <w:uiPriority w:val="99"/>
    <w:semiHidden/>
    <w:unhideWhenUsed/>
    <w:rsid w:val="00FC7193"/>
    <w:rPr>
      <w:b/>
      <w:bCs/>
    </w:rPr>
  </w:style>
  <w:style w:type="character" w:customStyle="1" w:styleId="CommentSubjectChar">
    <w:name w:val="Comment Subject Char"/>
    <w:basedOn w:val="CommentTextChar"/>
    <w:link w:val="CommentSubject"/>
    <w:uiPriority w:val="99"/>
    <w:semiHidden/>
    <w:rsid w:val="00FC7193"/>
    <w:rPr>
      <w:b/>
      <w:bCs/>
      <w:sz w:val="20"/>
      <w:szCs w:val="20"/>
    </w:rPr>
  </w:style>
  <w:style w:type="paragraph" w:styleId="Revision">
    <w:name w:val="Revision"/>
    <w:hidden/>
    <w:uiPriority w:val="99"/>
    <w:semiHidden/>
    <w:rsid w:val="007A78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281</Words>
  <Characters>1726</Characters>
  <Application>Microsoft Office Word</Application>
  <DocSecurity>0</DocSecurity>
  <Lines>23</Lines>
  <Paragraphs>3</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2026-02-20T04:54:00Z</dcterms:created>
  <dcterms:modified xsi:type="dcterms:W3CDTF">2026-02-20T04:54:00Z</dcterms:modified>
</cp:coreProperties>
</file>
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C96B" w14:textId="77777777" w:rsidR="00C01A17" w:rsidRPr="00E70B1E" w:rsidRDefault="00C01A17" w:rsidP="00C01A17">
      <w:pPr>
        <w:pStyle w:val="NormalWeb"/>
        <w:spacing w:before="0" w:beforeAutospacing="0"/>
        <w:rPr>
          <w:b/>
          <w:bCs/>
        </w:rPr>
      </w:pPr>
      <w:r w:rsidRPr="00E70B1E">
        <w:rPr>
          <w:b/>
          <w:bCs/>
        </w:rPr>
        <w:t>250 words max, formatted as a single paragraph.</w:t>
      </w:r>
    </w:p>
    <w:p w14:paraId="5353466A" w14:textId="0533F5CD" w:rsidR="00BB61C9" w:rsidRDefault="00BB61C9" w:rsidP="00C01A17">
      <w:pPr>
        <w:pStyle w:val="NormalWeb"/>
        <w:spacing w:before="0" w:beforeAutospacing="0"/>
      </w:pPr>
      <w:r>
        <w:t xml:space="preserve">TITLE: </w:t>
      </w:r>
      <w:r w:rsidR="00740A80">
        <w:t>The effect of acute stress on glutamate transmission in the female rat dorsomedial hypothalamus.</w:t>
      </w:r>
    </w:p>
    <w:p w14:paraId="13C039E0" w14:textId="77777777" w:rsidR="00E97A7D" w:rsidRDefault="00FD35AD" w:rsidP="005F442C">
      <w:pPr>
        <w:pStyle w:val="NormalWeb"/>
        <w:spacing w:before="0" w:beforeAutospacing="0"/>
        <w:rPr>
          <w:ins w:id="0" w:author="Karen Crosby" w:date="2026-02-20T16:00:00Z" w16du:dateUtc="2026-02-20T20:00:00Z"/>
          <w:color w:val="000000" w:themeColor="text1"/>
        </w:rPr>
      </w:pPr>
      <w:ins w:id="1" w:author="Karen Crosby" w:date="2026-02-20T15:37:00Z" w16du:dateUtc="2026-02-20T19:37:00Z">
        <w:r>
          <w:rPr>
            <w:color w:val="000000" w:themeColor="text1"/>
          </w:rPr>
          <w:t>An exciting statement about humans and stress</w:t>
        </w:r>
      </w:ins>
      <w:ins w:id="2" w:author="Karen Crosby" w:date="2026-02-20T16:00:00Z" w16du:dateUtc="2026-02-20T20:00:00Z">
        <w:r w:rsidR="00E97A7D">
          <w:rPr>
            <w:color w:val="000000" w:themeColor="text1"/>
          </w:rPr>
          <w:t xml:space="preserve"> related to a single intense stressor that can have long lasting effects = PTSD</w:t>
        </w:r>
      </w:ins>
    </w:p>
    <w:p w14:paraId="00AF89F6" w14:textId="712F87BD" w:rsidR="00305339" w:rsidRDefault="00FD35AD" w:rsidP="005F442C">
      <w:pPr>
        <w:pStyle w:val="NormalWeb"/>
        <w:spacing w:before="0" w:beforeAutospacing="0"/>
        <w:rPr>
          <w:ins w:id="3" w:author="Karen Crosby" w:date="2026-02-20T15:33:00Z" w16du:dateUtc="2026-02-20T19:33:00Z"/>
          <w:color w:val="000000" w:themeColor="text1"/>
        </w:rPr>
      </w:pPr>
      <w:ins w:id="4" w:author="Karen Crosby" w:date="2026-02-20T15:32:00Z" w16du:dateUtc="2026-02-20T19:32:00Z">
        <w:r>
          <w:rPr>
            <w:color w:val="000000" w:themeColor="text1"/>
          </w:rPr>
          <w:t xml:space="preserve">In response to a stressor, </w:t>
        </w:r>
      </w:ins>
      <w:ins w:id="5" w:author="Karen Crosby" w:date="2026-02-20T15:46:00Z" w16du:dateUtc="2026-02-20T19:46:00Z">
        <w:r w:rsidR="00305339">
          <w:rPr>
            <w:color w:val="000000" w:themeColor="text1"/>
          </w:rPr>
          <w:t xml:space="preserve">neurons in </w:t>
        </w:r>
      </w:ins>
      <w:ins w:id="6" w:author="Karen Crosby" w:date="2026-02-20T15:45:00Z" w16du:dateUtc="2026-02-20T19:45:00Z">
        <w:r w:rsidR="00305339">
          <w:rPr>
            <w:color w:val="000000" w:themeColor="text1"/>
          </w:rPr>
          <w:t>the brain releases hormones that u</w:t>
        </w:r>
      </w:ins>
      <w:ins w:id="7" w:author="Karen Crosby" w:date="2026-02-20T15:39:00Z" w16du:dateUtc="2026-02-20T19:39:00Z">
        <w:r>
          <w:rPr>
            <w:color w:val="000000" w:themeColor="text1"/>
          </w:rPr>
          <w:t>ltimately</w:t>
        </w:r>
      </w:ins>
      <w:ins w:id="8" w:author="Karen Crosby" w:date="2026-02-20T15:38:00Z" w16du:dateUtc="2026-02-20T19:38:00Z">
        <w:r>
          <w:rPr>
            <w:color w:val="000000" w:themeColor="text1"/>
          </w:rPr>
          <w:t xml:space="preserve"> triggers t</w:t>
        </w:r>
      </w:ins>
      <w:ins w:id="9" w:author="Karen Crosby" w:date="2026-02-20T15:33:00Z" w16du:dateUtc="2026-02-20T19:33:00Z">
        <w:r>
          <w:rPr>
            <w:color w:val="000000" w:themeColor="text1"/>
          </w:rPr>
          <w:t>he release of cortisol, the stress hormone</w:t>
        </w:r>
      </w:ins>
      <w:ins w:id="10" w:author="Karen Crosby" w:date="2026-02-20T15:38:00Z" w16du:dateUtc="2026-02-20T19:38:00Z">
        <w:r>
          <w:rPr>
            <w:color w:val="000000" w:themeColor="text1"/>
          </w:rPr>
          <w:t>.</w:t>
        </w:r>
      </w:ins>
      <w:ins w:id="11" w:author="Karen Crosby" w:date="2026-02-20T16:21:00Z" w16du:dateUtc="2026-02-20T20:21:00Z">
        <w:r w:rsidR="00365E1F">
          <w:rPr>
            <w:color w:val="000000" w:themeColor="text1"/>
          </w:rPr>
          <w:t xml:space="preserve"> </w:t>
        </w:r>
      </w:ins>
      <w:ins w:id="12" w:author="Karen Crosby" w:date="2026-02-20T15:39:00Z" w16du:dateUtc="2026-02-20T19:39:00Z">
        <w:r>
          <w:rPr>
            <w:color w:val="000000" w:themeColor="text1"/>
          </w:rPr>
          <w:t xml:space="preserve">The </w:t>
        </w:r>
      </w:ins>
      <w:ins w:id="13" w:author="Karen Crosby" w:date="2026-02-20T15:44:00Z" w16du:dateUtc="2026-02-20T19:44:00Z">
        <w:r w:rsidR="00305339">
          <w:rPr>
            <w:color w:val="000000" w:themeColor="text1"/>
          </w:rPr>
          <w:t>dorsomedial hypothalamus (</w:t>
        </w:r>
      </w:ins>
      <w:ins w:id="14" w:author="Karen Crosby" w:date="2026-02-20T15:39:00Z" w16du:dateUtc="2026-02-20T19:39:00Z">
        <w:r>
          <w:rPr>
            <w:color w:val="000000" w:themeColor="text1"/>
          </w:rPr>
          <w:t>DMH</w:t>
        </w:r>
      </w:ins>
      <w:ins w:id="15" w:author="Karen Crosby" w:date="2026-02-20T15:44:00Z" w16du:dateUtc="2026-02-20T19:44:00Z">
        <w:r w:rsidR="00305339">
          <w:rPr>
            <w:color w:val="000000" w:themeColor="text1"/>
          </w:rPr>
          <w:t xml:space="preserve">) </w:t>
        </w:r>
      </w:ins>
      <w:ins w:id="16" w:author="Karen Crosby" w:date="2026-02-20T15:45:00Z" w16du:dateUtc="2026-02-20T19:45:00Z">
        <w:r w:rsidR="00305339">
          <w:rPr>
            <w:color w:val="000000" w:themeColor="text1"/>
          </w:rPr>
          <w:t>sends extensive input to the</w:t>
        </w:r>
      </w:ins>
      <w:ins w:id="17" w:author="Karen Crosby" w:date="2026-02-20T15:46:00Z" w16du:dateUtc="2026-02-20T19:46:00Z">
        <w:r w:rsidR="00305339">
          <w:rPr>
            <w:color w:val="000000" w:themeColor="text1"/>
          </w:rPr>
          <w:t>se</w:t>
        </w:r>
      </w:ins>
      <w:ins w:id="18" w:author="Karen Crosby" w:date="2026-02-20T15:45:00Z" w16du:dateUtc="2026-02-20T19:45:00Z">
        <w:r w:rsidR="00305339">
          <w:rPr>
            <w:color w:val="000000" w:themeColor="text1"/>
          </w:rPr>
          <w:t xml:space="preserve"> </w:t>
        </w:r>
      </w:ins>
      <w:ins w:id="19" w:author="Karen Crosby" w:date="2026-02-20T15:46:00Z" w16du:dateUtc="2026-02-20T19:46:00Z">
        <w:r w:rsidR="00305339">
          <w:rPr>
            <w:color w:val="000000" w:themeColor="text1"/>
          </w:rPr>
          <w:t>neurons</w:t>
        </w:r>
      </w:ins>
      <w:ins w:id="20" w:author="Karen Crosby" w:date="2026-02-20T15:47:00Z" w16du:dateUtc="2026-02-20T19:47:00Z">
        <w:r w:rsidR="00305339">
          <w:rPr>
            <w:color w:val="000000" w:themeColor="text1"/>
          </w:rPr>
          <w:t xml:space="preserve">, </w:t>
        </w:r>
      </w:ins>
      <w:proofErr w:type="gramStart"/>
      <w:ins w:id="21" w:author="Karen Crosby" w:date="2026-02-20T15:51:00Z" w16du:dateUtc="2026-02-20T19:51:00Z">
        <w:r w:rsidR="00F36612">
          <w:rPr>
            <w:color w:val="000000" w:themeColor="text1"/>
          </w:rPr>
          <w:t>and also</w:t>
        </w:r>
        <w:proofErr w:type="gramEnd"/>
        <w:r w:rsidR="00F36612">
          <w:rPr>
            <w:color w:val="000000" w:themeColor="text1"/>
          </w:rPr>
          <w:t xml:space="preserve"> has receptors that respond to stress hormones, </w:t>
        </w:r>
      </w:ins>
      <w:ins w:id="22" w:author="Karen Crosby" w:date="2026-02-20T15:47:00Z" w16du:dateUtc="2026-02-20T19:47:00Z">
        <w:r w:rsidR="00305339">
          <w:rPr>
            <w:color w:val="000000" w:themeColor="text1"/>
          </w:rPr>
          <w:t>yet nothing is known about how stress</w:t>
        </w:r>
      </w:ins>
      <w:ins w:id="23" w:author="Karen Crosby" w:date="2026-02-20T15:52:00Z" w16du:dateUtc="2026-02-20T19:52:00Z">
        <w:r w:rsidR="00F36612">
          <w:rPr>
            <w:color w:val="000000" w:themeColor="text1"/>
          </w:rPr>
          <w:t xml:space="preserve"> affects neuronal communication in the DMH.  </w:t>
        </w:r>
      </w:ins>
      <w:ins w:id="24" w:author="Karen Crosby" w:date="2026-02-20T15:56:00Z" w16du:dateUtc="2026-02-20T19:56:00Z">
        <w:r w:rsidR="00F36612">
          <w:rPr>
            <w:color w:val="000000" w:themeColor="text1"/>
          </w:rPr>
          <w:t>The objective of this research is to determine if stress triggers long-lasting changes</w:t>
        </w:r>
      </w:ins>
      <w:proofErr w:type="gramStart"/>
      <w:ins w:id="25" w:author="Karen Crosby" w:date="2026-02-20T15:57:00Z" w16du:dateUtc="2026-02-20T19:57:00Z">
        <w:r w:rsidR="00F36612">
          <w:rPr>
            <w:color w:val="000000" w:themeColor="text1"/>
          </w:rPr>
          <w:t>….</w:t>
        </w:r>
      </w:ins>
      <w:ins w:id="26" w:author="Karen Crosby" w:date="2026-02-20T16:03:00Z" w16du:dateUtc="2026-02-20T20:03:00Z">
        <w:r w:rsidR="00E97A7D">
          <w:rPr>
            <w:color w:val="000000" w:themeColor="text1"/>
          </w:rPr>
          <w:t>that</w:t>
        </w:r>
        <w:proofErr w:type="gramEnd"/>
        <w:r w:rsidR="00E97A7D">
          <w:rPr>
            <w:color w:val="000000" w:themeColor="text1"/>
          </w:rPr>
          <w:t xml:space="preserve"> could possibly underlie PTSD…</w:t>
        </w:r>
      </w:ins>
    </w:p>
    <w:p w14:paraId="6FBBE678" w14:textId="4AA9F673" w:rsidR="00F36612" w:rsidRDefault="00BB61C9" w:rsidP="005F442C">
      <w:pPr>
        <w:pStyle w:val="NormalWeb"/>
        <w:spacing w:before="0" w:beforeAutospacing="0"/>
        <w:rPr>
          <w:ins w:id="27" w:author="Karen Crosby" w:date="2026-02-20T15:58:00Z" w16du:dateUtc="2026-02-20T19:58:00Z"/>
          <w:color w:val="000000" w:themeColor="text1"/>
        </w:rPr>
      </w:pPr>
      <w:r w:rsidRPr="005F442C">
        <w:rPr>
          <w:color w:val="000000" w:themeColor="text1"/>
        </w:rPr>
        <w:t>We used whole-cell patch clamp electrophysiology to record from living DMH neurons from young, female Sp</w:t>
      </w:r>
      <w:r w:rsidR="007A788C">
        <w:rPr>
          <w:color w:val="000000" w:themeColor="text1"/>
        </w:rPr>
        <w:t>ra</w:t>
      </w:r>
      <w:r w:rsidRPr="005F442C">
        <w:rPr>
          <w:color w:val="000000" w:themeColor="text1"/>
        </w:rPr>
        <w:t>g</w:t>
      </w:r>
      <w:r w:rsidR="007A788C">
        <w:rPr>
          <w:color w:val="000000" w:themeColor="text1"/>
        </w:rPr>
        <w:t>u</w:t>
      </w:r>
      <w:r w:rsidRPr="005F442C">
        <w:rPr>
          <w:color w:val="000000" w:themeColor="text1"/>
        </w:rPr>
        <w:t>e-Dawley rats who experienced a single 30-minute restraint stressor</w:t>
      </w:r>
      <w:ins w:id="28" w:author="Karen Crosby" w:date="2026-02-20T16:25:00Z" w16du:dateUtc="2026-02-20T20:25:00Z">
        <w:r w:rsidR="00365E1F">
          <w:rPr>
            <w:color w:val="000000" w:themeColor="text1"/>
          </w:rPr>
          <w:t xml:space="preserve"> (intense)</w:t>
        </w:r>
      </w:ins>
      <w:r w:rsidRPr="005F442C">
        <w:rPr>
          <w:color w:val="000000" w:themeColor="text1"/>
        </w:rPr>
        <w:t xml:space="preserve">. </w:t>
      </w:r>
    </w:p>
    <w:p w14:paraId="22AF54C9" w14:textId="4275A237" w:rsidR="00E97A7D" w:rsidRDefault="00BB61C9" w:rsidP="005F442C">
      <w:pPr>
        <w:pStyle w:val="NormalWeb"/>
        <w:spacing w:before="0" w:beforeAutospacing="0"/>
        <w:rPr>
          <w:ins w:id="29" w:author="Karen Crosby" w:date="2026-02-20T16:28:00Z" w16du:dateUtc="2026-02-20T20:28:00Z"/>
          <w:color w:val="000000" w:themeColor="text1"/>
        </w:rPr>
      </w:pPr>
      <w:r w:rsidRPr="005F442C">
        <w:rPr>
          <w:color w:val="000000" w:themeColor="text1"/>
        </w:rPr>
        <w:t xml:space="preserve">To determine if stress </w:t>
      </w:r>
      <w:ins w:id="30" w:author="Karen Crosby" w:date="2026-02-20T16:21:00Z" w16du:dateUtc="2026-02-20T20:21:00Z">
        <w:r w:rsidR="00365E1F">
          <w:rPr>
            <w:color w:val="000000" w:themeColor="text1"/>
          </w:rPr>
          <w:t>causes long-lasting changes i</w:t>
        </w:r>
      </w:ins>
      <w:ins w:id="31" w:author="Karen Crosby" w:date="2026-02-20T16:22:00Z" w16du:dateUtc="2026-02-20T20:22:00Z">
        <w:r w:rsidR="00365E1F">
          <w:rPr>
            <w:color w:val="000000" w:themeColor="text1"/>
          </w:rPr>
          <w:t>n the DMH</w:t>
        </w:r>
      </w:ins>
      <w:ins w:id="32" w:author="Karen Crosby" w:date="2026-02-20T16:23:00Z" w16du:dateUtc="2026-02-20T20:23:00Z">
        <w:r w:rsidR="00365E1F">
          <w:rPr>
            <w:color w:val="000000" w:themeColor="text1"/>
          </w:rPr>
          <w:t xml:space="preserve"> that could underlie PTSD</w:t>
        </w:r>
      </w:ins>
      <w:ins w:id="33" w:author="Karen Crosby" w:date="2026-02-20T16:22:00Z" w16du:dateUtc="2026-02-20T20:22:00Z">
        <w:r w:rsidR="00365E1F">
          <w:rPr>
            <w:color w:val="000000" w:themeColor="text1"/>
          </w:rPr>
          <w:t>, we</w:t>
        </w:r>
      </w:ins>
      <w:del w:id="34" w:author="Karen Crosby" w:date="2026-02-20T16:22:00Z" w16du:dateUtc="2026-02-20T20:22:00Z">
        <w:r w:rsidRPr="005F442C" w:rsidDel="00365E1F">
          <w:rPr>
            <w:color w:val="000000" w:themeColor="text1"/>
          </w:rPr>
          <w:delText xml:space="preserve">affects DMH neurons, we </w:delText>
        </w:r>
      </w:del>
      <w:ins w:id="35" w:author="Karen Crosby" w:date="2026-02-20T16:08:00Z" w16du:dateUtc="2026-02-20T20:08:00Z">
        <w:r w:rsidR="00E97A7D">
          <w:rPr>
            <w:color w:val="000000" w:themeColor="text1"/>
          </w:rPr>
          <w:t xml:space="preserve"> measur</w:t>
        </w:r>
      </w:ins>
      <w:ins w:id="36" w:author="Karen Crosby" w:date="2026-02-20T16:23:00Z" w16du:dateUtc="2026-02-20T20:23:00Z">
        <w:r w:rsidR="00365E1F">
          <w:rPr>
            <w:color w:val="000000" w:themeColor="text1"/>
          </w:rPr>
          <w:t>ed</w:t>
        </w:r>
      </w:ins>
      <w:ins w:id="37" w:author="Karen Crosby" w:date="2026-02-20T16:08:00Z" w16du:dateUtc="2026-02-20T20:08:00Z">
        <w:r w:rsidR="00E97A7D">
          <w:rPr>
            <w:color w:val="000000" w:themeColor="text1"/>
          </w:rPr>
          <w:t xml:space="preserve"> </w:t>
        </w:r>
      </w:ins>
      <w:ins w:id="38" w:author="Karen Crosby" w:date="2026-02-20T16:24:00Z" w16du:dateUtc="2026-02-20T20:24:00Z">
        <w:r w:rsidR="00365E1F">
          <w:rPr>
            <w:color w:val="000000" w:themeColor="text1"/>
          </w:rPr>
          <w:t>the strength of excitatory synapses/</w:t>
        </w:r>
      </w:ins>
      <w:ins w:id="39" w:author="Karen Crosby" w:date="2026-02-20T16:08:00Z" w16du:dateUtc="2026-02-20T20:08:00Z">
        <w:r w:rsidR="00E97A7D">
          <w:rPr>
            <w:color w:val="000000" w:themeColor="text1"/>
          </w:rPr>
          <w:t xml:space="preserve">current amplitude </w:t>
        </w:r>
      </w:ins>
      <w:ins w:id="40" w:author="Karen Crosby" w:date="2026-02-20T16:25:00Z" w16du:dateUtc="2026-02-20T20:25:00Z">
        <w:r w:rsidR="00365E1F">
          <w:rPr>
            <w:color w:val="000000" w:themeColor="text1"/>
          </w:rPr>
          <w:t xml:space="preserve">in response high frequency </w:t>
        </w:r>
      </w:ins>
      <w:ins w:id="41" w:author="Karen Crosby" w:date="2026-02-20T16:26:00Z" w16du:dateUtc="2026-02-20T20:26:00Z">
        <w:r w:rsidR="00365E1F">
          <w:rPr>
            <w:color w:val="000000" w:themeColor="text1"/>
          </w:rPr>
          <w:t>stimulation.</w:t>
        </w:r>
      </w:ins>
      <w:ins w:id="42" w:author="Karen Crosby" w:date="2026-02-20T16:09:00Z" w16du:dateUtc="2026-02-20T20:09:00Z">
        <w:r w:rsidR="00E97A7D">
          <w:rPr>
            <w:color w:val="000000" w:themeColor="text1"/>
          </w:rPr>
          <w:t xml:space="preserve">  We show that </w:t>
        </w:r>
      </w:ins>
      <w:ins w:id="43" w:author="Karen Crosby" w:date="2026-02-20T16:26:00Z" w16du:dateUtc="2026-02-20T20:26:00Z">
        <w:r w:rsidR="00365E1F">
          <w:rPr>
            <w:color w:val="000000" w:themeColor="text1"/>
          </w:rPr>
          <w:t xml:space="preserve">an intense </w:t>
        </w:r>
      </w:ins>
      <w:ins w:id="44" w:author="Karen Crosby" w:date="2026-02-20T16:09:00Z" w16du:dateUtc="2026-02-20T20:09:00Z">
        <w:r w:rsidR="00E97A7D">
          <w:rPr>
            <w:color w:val="000000" w:themeColor="text1"/>
          </w:rPr>
          <w:t>stress</w:t>
        </w:r>
      </w:ins>
      <w:ins w:id="45" w:author="Karen Crosby" w:date="2026-02-20T16:26:00Z" w16du:dateUtc="2026-02-20T20:26:00Z">
        <w:r w:rsidR="00365E1F">
          <w:rPr>
            <w:color w:val="000000" w:themeColor="text1"/>
          </w:rPr>
          <w:t>or</w:t>
        </w:r>
      </w:ins>
      <w:ins w:id="46" w:author="Karen Crosby" w:date="2026-02-20T16:10:00Z" w16du:dateUtc="2026-02-20T20:10:00Z">
        <w:r w:rsidR="00E97A7D">
          <w:rPr>
            <w:color w:val="000000" w:themeColor="text1"/>
          </w:rPr>
          <w:t xml:space="preserve"> causes a long-lasting depression in the strength of glutamate synapse</w:t>
        </w:r>
      </w:ins>
      <w:ins w:id="47" w:author="Karen Crosby" w:date="2026-02-20T16:26:00Z" w16du:dateUtc="2026-02-20T20:26:00Z">
        <w:r w:rsidR="00365E1F">
          <w:rPr>
            <w:color w:val="000000" w:themeColor="text1"/>
          </w:rPr>
          <w:t xml:space="preserve">s that is due to </w:t>
        </w:r>
      </w:ins>
      <w:ins w:id="48" w:author="Karen Crosby" w:date="2026-02-20T16:27:00Z" w16du:dateUtc="2026-02-20T20:27:00Z">
        <w:r w:rsidR="00365E1F">
          <w:rPr>
            <w:color w:val="000000" w:themeColor="text1"/>
          </w:rPr>
          <w:t xml:space="preserve">an endocannabinoid-mediated reduction </w:t>
        </w:r>
      </w:ins>
      <w:ins w:id="49" w:author="Karen Crosby" w:date="2026-02-20T16:26:00Z" w16du:dateUtc="2026-02-20T20:26:00Z">
        <w:r w:rsidR="00365E1F">
          <w:rPr>
            <w:color w:val="000000" w:themeColor="text1"/>
          </w:rPr>
          <w:t>glutamate release onto DMH neurons.</w:t>
        </w:r>
      </w:ins>
      <w:ins w:id="50" w:author="Karen Crosby" w:date="2026-02-20T16:27:00Z" w16du:dateUtc="2026-02-20T20:27:00Z">
        <w:r w:rsidR="00365E1F">
          <w:rPr>
            <w:color w:val="000000" w:themeColor="text1"/>
          </w:rPr>
          <w:t xml:space="preserve">  Overall, this data shows that the DMH</w:t>
        </w:r>
      </w:ins>
      <w:ins w:id="51" w:author="Karen Crosby" w:date="2026-02-20T16:28:00Z" w16du:dateUtc="2026-02-20T20:28:00Z">
        <w:r w:rsidR="00365E1F">
          <w:rPr>
            <w:color w:val="000000" w:themeColor="text1"/>
          </w:rPr>
          <w:t xml:space="preserve"> could be important</w:t>
        </w:r>
        <w:proofErr w:type="gramStart"/>
        <w:r w:rsidR="00365E1F">
          <w:rPr>
            <w:color w:val="000000" w:themeColor="text1"/>
          </w:rPr>
          <w:t>…..</w:t>
        </w:r>
        <w:proofErr w:type="gramEnd"/>
      </w:ins>
    </w:p>
    <w:p w14:paraId="7B5AA80B" w14:textId="77777777" w:rsidR="00365E1F" w:rsidRDefault="00365E1F" w:rsidP="005F442C">
      <w:pPr>
        <w:pStyle w:val="NormalWeb"/>
        <w:spacing w:before="0" w:beforeAutospacing="0"/>
        <w:rPr>
          <w:ins w:id="52" w:author="Karen Crosby" w:date="2026-02-20T16:28:00Z" w16du:dateUtc="2026-02-20T20:28:00Z"/>
          <w:color w:val="000000" w:themeColor="text1"/>
        </w:rPr>
      </w:pPr>
    </w:p>
    <w:p w14:paraId="0E29096A" w14:textId="77777777" w:rsidR="00365E1F" w:rsidRDefault="00365E1F" w:rsidP="005F442C">
      <w:pPr>
        <w:pStyle w:val="NormalWeb"/>
        <w:spacing w:before="0" w:beforeAutospacing="0"/>
        <w:rPr>
          <w:ins w:id="53" w:author="Karen Crosby" w:date="2026-02-20T16:23:00Z" w16du:dateUtc="2026-02-20T20:23:00Z"/>
          <w:color w:val="000000" w:themeColor="text1"/>
        </w:rPr>
      </w:pPr>
    </w:p>
    <w:p w14:paraId="25AAE79F" w14:textId="77777777" w:rsidR="00365E1F" w:rsidRDefault="00365E1F" w:rsidP="00365E1F">
      <w:pPr>
        <w:pStyle w:val="NormalWeb"/>
        <w:spacing w:before="0" w:beforeAutospacing="0"/>
        <w:rPr>
          <w:ins w:id="54" w:author="Karen Crosby" w:date="2026-02-20T16:23:00Z" w16du:dateUtc="2026-02-20T20:23:00Z"/>
          <w:color w:val="000000" w:themeColor="text1"/>
        </w:rPr>
      </w:pPr>
      <w:ins w:id="55" w:author="Karen Crosby" w:date="2026-02-20T16:23:00Z" w16du:dateUtc="2026-02-20T20:23:00Z">
        <w:r w:rsidRPr="005F442C">
          <w:rPr>
            <w:color w:val="000000" w:themeColor="text1"/>
          </w:rPr>
          <w:t xml:space="preserve">To determine if stress </w:t>
        </w:r>
        <w:r>
          <w:rPr>
            <w:color w:val="000000" w:themeColor="text1"/>
          </w:rPr>
          <w:t xml:space="preserve">causes long-lasting changes in the DMH, we examined (1) the acute/immediate effects of stress on neuronal communication/synaptic transmission (baseline data) and (2) the long-lasting effects that could underlie PTSD by measuring current amplitude before and after high frequency stimulation.  We show that stress enhances glutamate signaling in the </w:t>
        </w:r>
        <w:proofErr w:type="gramStart"/>
        <w:r>
          <w:rPr>
            <w:color w:val="000000" w:themeColor="text1"/>
          </w:rPr>
          <w:t>DMH, but</w:t>
        </w:r>
        <w:proofErr w:type="gramEnd"/>
        <w:r>
          <w:rPr>
            <w:color w:val="000000" w:themeColor="text1"/>
          </w:rPr>
          <w:t xml:space="preserve"> causes a long-lasting depression in the strength of glutamate synapses</w:t>
        </w:r>
        <w:proofErr w:type="gramStart"/>
        <w:r>
          <w:rPr>
            <w:color w:val="000000" w:themeColor="text1"/>
          </w:rPr>
          <w:t>….but</w:t>
        </w:r>
        <w:proofErr w:type="gramEnd"/>
        <w:r>
          <w:rPr>
            <w:color w:val="000000" w:themeColor="text1"/>
          </w:rPr>
          <w:t xml:space="preserve"> we don’t mention glutamate anywhere yet</w:t>
        </w:r>
      </w:ins>
    </w:p>
    <w:p w14:paraId="6384ACC4" w14:textId="77777777" w:rsidR="00365E1F" w:rsidRDefault="00365E1F" w:rsidP="005F442C">
      <w:pPr>
        <w:pStyle w:val="NormalWeb"/>
        <w:spacing w:before="0" w:beforeAutospacing="0"/>
        <w:rPr>
          <w:ins w:id="56" w:author="Karen Crosby" w:date="2026-02-20T16:09:00Z" w16du:dateUtc="2026-02-20T20:09:00Z"/>
          <w:color w:val="000000" w:themeColor="text1"/>
        </w:rPr>
      </w:pPr>
    </w:p>
    <w:p w14:paraId="3E741EA6" w14:textId="6512F0DE" w:rsidR="006E759B" w:rsidRDefault="00E97A7D" w:rsidP="005F442C">
      <w:pPr>
        <w:pStyle w:val="NormalWeb"/>
        <w:spacing w:before="0" w:beforeAutospacing="0"/>
        <w:rPr>
          <w:ins w:id="57" w:author="Karen Crosby" w:date="2026-02-20T16:20:00Z" w16du:dateUtc="2026-02-20T20:20:00Z"/>
          <w:color w:val="000000" w:themeColor="text1"/>
        </w:rPr>
      </w:pPr>
      <w:ins w:id="58" w:author="Karen Crosby" w:date="2026-02-20T16:06:00Z" w16du:dateUtc="2026-02-20T20:06:00Z">
        <w:r>
          <w:rPr>
            <w:color w:val="000000" w:themeColor="text1"/>
          </w:rPr>
          <w:t xml:space="preserve">the effect of a single intense stressor on the ability </w:t>
        </w:r>
      </w:ins>
      <w:ins w:id="59" w:author="Karen Crosby" w:date="2026-02-20T16:07:00Z" w16du:dateUtc="2026-02-20T20:07:00Z">
        <w:r>
          <w:rPr>
            <w:color w:val="000000" w:themeColor="text1"/>
          </w:rPr>
          <w:t xml:space="preserve">of neurons to undergo changes in synaptic strength </w:t>
        </w:r>
      </w:ins>
      <w:ins w:id="60" w:author="Karen Crosby" w:date="2026-02-20T16:04:00Z" w16du:dateUtc="2026-02-20T20:04:00Z">
        <w:r>
          <w:rPr>
            <w:color w:val="000000" w:themeColor="text1"/>
          </w:rPr>
          <w:t xml:space="preserve">investigated whether </w:t>
        </w:r>
      </w:ins>
      <w:ins w:id="61" w:author="Karen Crosby" w:date="2026-02-20T16:05:00Z" w16du:dateUtc="2026-02-20T20:05:00Z">
        <w:r>
          <w:rPr>
            <w:color w:val="000000" w:themeColor="text1"/>
          </w:rPr>
          <w:t>synapses</w:t>
        </w:r>
      </w:ins>
      <w:ins w:id="62" w:author="Karen Crosby" w:date="2026-02-20T16:04:00Z" w16du:dateUtc="2026-02-20T20:04:00Z">
        <w:r>
          <w:rPr>
            <w:color w:val="000000" w:themeColor="text1"/>
          </w:rPr>
          <w:t xml:space="preserve"> in the DMH undergo long</w:t>
        </w:r>
      </w:ins>
      <w:ins w:id="63" w:author="Karen Crosby" w:date="2026-02-20T16:05:00Z" w16du:dateUtc="2026-02-20T20:05:00Z">
        <w:r>
          <w:rPr>
            <w:color w:val="000000" w:themeColor="text1"/>
          </w:rPr>
          <w:t>-</w:t>
        </w:r>
      </w:ins>
      <w:ins w:id="64" w:author="Karen Crosby" w:date="2026-02-20T16:04:00Z" w16du:dateUtc="2026-02-20T20:04:00Z">
        <w:r>
          <w:rPr>
            <w:color w:val="000000" w:themeColor="text1"/>
          </w:rPr>
          <w:t xml:space="preserve">lasting changes in </w:t>
        </w:r>
      </w:ins>
      <w:ins w:id="65" w:author="Karen Crosby" w:date="2026-02-20T16:05:00Z" w16du:dateUtc="2026-02-20T20:05:00Z">
        <w:r>
          <w:rPr>
            <w:color w:val="000000" w:themeColor="text1"/>
          </w:rPr>
          <w:t xml:space="preserve">strength in response to a single intense stressor.  We </w:t>
        </w:r>
      </w:ins>
      <w:r w:rsidR="00BB61C9" w:rsidRPr="005F442C">
        <w:rPr>
          <w:color w:val="000000" w:themeColor="text1"/>
        </w:rPr>
        <w:t>measured (1) transmission of the excitatory neurotransmitter, glutamate, onto DMH neurons by measuring current amplitude and (2) action potential (AP) parameters before, to assess initial stress-induced changes, and after high frequency stimulation (HFS), to assess long-lasting changes.</w:t>
      </w:r>
      <w:r w:rsidR="00875BD5">
        <w:rPr>
          <w:color w:val="000000" w:themeColor="text1"/>
        </w:rPr>
        <w:t xml:space="preserve"> </w:t>
      </w:r>
      <w:r w:rsidR="00BB61C9" w:rsidRPr="005F442C">
        <w:rPr>
          <w:color w:val="000000" w:themeColor="text1"/>
        </w:rPr>
        <w:t xml:space="preserve">Acute stress decreased evoked current </w:t>
      </w:r>
      <w:r w:rsidR="00834812">
        <w:rPr>
          <w:color w:val="000000" w:themeColor="text1"/>
        </w:rPr>
        <w:t xml:space="preserve">and </w:t>
      </w:r>
      <w:r w:rsidR="00A025FC" w:rsidRPr="005F442C">
        <w:rPr>
          <w:color w:val="000000" w:themeColor="text1"/>
        </w:rPr>
        <w:t xml:space="preserve">AP amplitude </w:t>
      </w:r>
      <w:r w:rsidR="00BB61C9" w:rsidRPr="005F442C">
        <w:rPr>
          <w:color w:val="000000" w:themeColor="text1"/>
        </w:rPr>
        <w:t xml:space="preserve">at glutamate synapses after HFS. </w:t>
      </w:r>
      <w:r w:rsidR="0000628B">
        <w:rPr>
          <w:color w:val="000000" w:themeColor="text1"/>
        </w:rPr>
        <w:t>However, r</w:t>
      </w:r>
      <w:r w:rsidR="00BB61C9" w:rsidRPr="005F442C">
        <w:rPr>
          <w:color w:val="000000" w:themeColor="text1"/>
        </w:rPr>
        <w:t xml:space="preserve">ecordings obtained in the </w:t>
      </w:r>
      <w:r w:rsidR="00BB61C9" w:rsidRPr="005F442C">
        <w:rPr>
          <w:color w:val="000000" w:themeColor="text1"/>
        </w:rPr>
        <w:lastRenderedPageBreak/>
        <w:t>presence of an endocannabinoid-CB1</w:t>
      </w:r>
      <w:r w:rsidR="00742D62">
        <w:rPr>
          <w:color w:val="000000" w:themeColor="text1"/>
        </w:rPr>
        <w:t>R</w:t>
      </w:r>
      <w:r w:rsidR="00BB61C9" w:rsidRPr="005F442C">
        <w:rPr>
          <w:color w:val="000000" w:themeColor="text1"/>
        </w:rPr>
        <w:t xml:space="preserve"> </w:t>
      </w:r>
      <w:r w:rsidR="00A025FC" w:rsidRPr="005F442C">
        <w:rPr>
          <w:color w:val="000000" w:themeColor="text1"/>
        </w:rPr>
        <w:t>inverse agonist</w:t>
      </w:r>
      <w:r w:rsidR="00BB61C9" w:rsidRPr="005F442C">
        <w:rPr>
          <w:color w:val="000000" w:themeColor="text1"/>
        </w:rPr>
        <w:t xml:space="preserve"> (AM251; 5 µM) showed no change in </w:t>
      </w:r>
      <w:r w:rsidR="00ED6870" w:rsidRPr="005F442C">
        <w:rPr>
          <w:color w:val="000000" w:themeColor="text1"/>
        </w:rPr>
        <w:t xml:space="preserve">evoked current or AP amplitude, </w:t>
      </w:r>
      <w:r w:rsidR="00BB61C9" w:rsidRPr="005F442C">
        <w:rPr>
          <w:color w:val="000000" w:themeColor="text1"/>
        </w:rPr>
        <w:t>suggesting the endocannabinoid system</w:t>
      </w:r>
      <w:del w:id="66" w:author="Karen Crosby" w:date="2026-02-20T00:53:00Z" w16du:dateUtc="2026-02-20T04:53:00Z">
        <w:r w:rsidR="00BB61C9" w:rsidRPr="005F442C" w:rsidDel="007A788C">
          <w:rPr>
            <w:color w:val="000000" w:themeColor="text1"/>
          </w:rPr>
          <w:delText>s</w:delText>
        </w:r>
      </w:del>
      <w:r w:rsidR="00BB61C9" w:rsidRPr="005F442C">
        <w:rPr>
          <w:color w:val="000000" w:themeColor="text1"/>
        </w:rPr>
        <w:t xml:space="preserve"> is </w:t>
      </w:r>
      <w:r w:rsidR="00607590">
        <w:rPr>
          <w:color w:val="000000" w:themeColor="text1"/>
        </w:rPr>
        <w:t>involved</w:t>
      </w:r>
      <w:r w:rsidR="00BB61C9" w:rsidRPr="005F442C">
        <w:rPr>
          <w:color w:val="000000" w:themeColor="text1"/>
        </w:rPr>
        <w:t xml:space="preserve"> </w:t>
      </w:r>
      <w:r w:rsidR="00607590">
        <w:rPr>
          <w:color w:val="000000" w:themeColor="text1"/>
        </w:rPr>
        <w:t>in</w:t>
      </w:r>
      <w:r w:rsidR="00BB61C9" w:rsidRPr="005F442C">
        <w:rPr>
          <w:color w:val="000000" w:themeColor="text1"/>
        </w:rPr>
        <w:t xml:space="preserve"> the </w:t>
      </w:r>
      <w:commentRangeStart w:id="67"/>
      <w:r w:rsidR="00BB61C9" w:rsidRPr="005F442C">
        <w:rPr>
          <w:color w:val="000000" w:themeColor="text1"/>
        </w:rPr>
        <w:t xml:space="preserve">change in communication and excitability </w:t>
      </w:r>
      <w:commentRangeEnd w:id="67"/>
      <w:r w:rsidR="00FC7193" w:rsidRPr="005F442C">
        <w:rPr>
          <w:rStyle w:val="CommentReference"/>
          <w:color w:val="000000" w:themeColor="text1"/>
          <w:sz w:val="24"/>
          <w:szCs w:val="24"/>
        </w:rPr>
        <w:commentReference w:id="67"/>
      </w:r>
      <w:r w:rsidR="00BB61C9" w:rsidRPr="005F442C">
        <w:rPr>
          <w:color w:val="000000" w:themeColor="text1"/>
        </w:rPr>
        <w:t>seen</w:t>
      </w:r>
      <w:r w:rsidR="00A025FC" w:rsidRPr="005F442C">
        <w:rPr>
          <w:color w:val="000000" w:themeColor="text1"/>
        </w:rPr>
        <w:t xml:space="preserve"> under acute stress</w:t>
      </w:r>
      <w:r w:rsidR="00BB61C9" w:rsidRPr="005F442C">
        <w:rPr>
          <w:color w:val="000000" w:themeColor="text1"/>
        </w:rPr>
        <w:t xml:space="preserve">. </w:t>
      </w:r>
      <w:ins w:id="68" w:author="Karen Crosby" w:date="2026-02-20T00:54:00Z" w16du:dateUtc="2026-02-20T04:54:00Z">
        <w:r w:rsidR="007A788C">
          <w:rPr>
            <w:color w:val="000000" w:themeColor="text1"/>
          </w:rPr>
          <w:t>Overall, this research provides insight into…</w:t>
        </w:r>
      </w:ins>
    </w:p>
    <w:p w14:paraId="360F6415" w14:textId="77777777" w:rsidR="006D52B6" w:rsidRDefault="006D52B6" w:rsidP="005F442C">
      <w:pPr>
        <w:pStyle w:val="NormalWeb"/>
        <w:spacing w:before="0" w:beforeAutospacing="0"/>
        <w:rPr>
          <w:ins w:id="69" w:author="Karen Crosby" w:date="2026-02-20T16:20:00Z" w16du:dateUtc="2026-02-20T20:20:00Z"/>
          <w:color w:val="000000" w:themeColor="text1"/>
        </w:rPr>
      </w:pPr>
    </w:p>
    <w:p w14:paraId="7FB400DD" w14:textId="77777777" w:rsidR="006D52B6" w:rsidRDefault="006D52B6" w:rsidP="006D52B6">
      <w:pPr>
        <w:pStyle w:val="NormalWeb"/>
        <w:spacing w:before="0" w:beforeAutospacing="0"/>
        <w:rPr>
          <w:ins w:id="70" w:author="Karen Crosby" w:date="2026-02-20T16:21:00Z" w16du:dateUtc="2026-02-20T20:21:00Z"/>
          <w:color w:val="000000" w:themeColor="text1"/>
        </w:rPr>
      </w:pPr>
      <w:ins w:id="71" w:author="Karen Crosby" w:date="2026-02-20T16:20:00Z" w16du:dateUtc="2026-02-20T20:20:00Z">
        <w:r>
          <w:rPr>
            <w:color w:val="000000" w:themeColor="text1"/>
          </w:rPr>
          <w:t>Our thoughts</w:t>
        </w:r>
        <w:proofErr w:type="gramStart"/>
        <w:r>
          <w:rPr>
            <w:color w:val="000000" w:themeColor="text1"/>
          </w:rPr>
          <w:t>….Prolonged</w:t>
        </w:r>
        <w:proofErr w:type="gramEnd"/>
        <w:r>
          <w:rPr>
            <w:color w:val="000000" w:themeColor="text1"/>
          </w:rPr>
          <w:t xml:space="preserve"> decrease in glut onto DMH neurons – long lasting decrease in glutamate onto CRH neurons – so less HPA activation????  Does this affect how long the stress response is activated?  Or our response to a subsequent stressor?</w:t>
        </w:r>
      </w:ins>
    </w:p>
    <w:p w14:paraId="75862D58" w14:textId="77777777" w:rsidR="00365E1F" w:rsidRDefault="00365E1F" w:rsidP="00365E1F">
      <w:pPr>
        <w:pStyle w:val="NormalWeb"/>
        <w:spacing w:before="0" w:beforeAutospacing="0"/>
        <w:rPr>
          <w:ins w:id="72" w:author="Karen Crosby" w:date="2026-02-20T16:21:00Z" w16du:dateUtc="2026-02-20T20:21:00Z"/>
          <w:color w:val="000000" w:themeColor="text1"/>
        </w:rPr>
      </w:pPr>
      <w:ins w:id="73" w:author="Karen Crosby" w:date="2026-02-20T16:21:00Z" w16du:dateUtc="2026-02-20T20:21:00Z">
        <w:r>
          <w:rPr>
            <w:color w:val="000000" w:themeColor="text1"/>
          </w:rPr>
          <w:t>The stress response…PVN</w:t>
        </w:r>
        <w:proofErr w:type="gramStart"/>
        <w:r>
          <w:rPr>
            <w:color w:val="000000" w:themeColor="text1"/>
          </w:rPr>
          <w:t>….DMH</w:t>
        </w:r>
        <w:proofErr w:type="gramEnd"/>
        <w:r>
          <w:rPr>
            <w:color w:val="000000" w:themeColor="text1"/>
          </w:rPr>
          <w:t xml:space="preserve"> as a major center that receives information </w:t>
        </w:r>
        <w:proofErr w:type="gramStart"/>
        <w:r>
          <w:rPr>
            <w:color w:val="000000" w:themeColor="text1"/>
          </w:rPr>
          <w:t>related-</w:t>
        </w:r>
        <w:r w:rsidRPr="005F442C">
          <w:rPr>
            <w:color w:val="000000" w:themeColor="text1"/>
          </w:rPr>
          <w:t>Stress</w:t>
        </w:r>
        <w:proofErr w:type="gramEnd"/>
        <w:r w:rsidRPr="005F442C">
          <w:rPr>
            <w:color w:val="000000" w:themeColor="text1"/>
          </w:rPr>
          <w:t xml:space="preserve"> was once a purely adaptive survival mechanism. </w:t>
        </w:r>
        <w:commentRangeStart w:id="74"/>
        <w:commentRangeStart w:id="75"/>
        <w:r w:rsidRPr="005F442C">
          <w:rPr>
            <w:color w:val="000000" w:themeColor="text1"/>
          </w:rPr>
          <w:t>But</w:t>
        </w:r>
        <w:commentRangeEnd w:id="74"/>
        <w:r>
          <w:rPr>
            <w:rStyle w:val="CommentReference"/>
            <w:rFonts w:asciiTheme="minorHAnsi" w:eastAsiaTheme="minorHAnsi" w:hAnsiTheme="minorHAnsi" w:cstheme="minorBidi"/>
            <w:kern w:val="2"/>
            <w14:ligatures w14:val="standardContextual"/>
          </w:rPr>
          <w:commentReference w:id="74"/>
        </w:r>
        <w:commentRangeEnd w:id="75"/>
        <w:r>
          <w:rPr>
            <w:rStyle w:val="CommentReference"/>
            <w:rFonts w:asciiTheme="minorHAnsi" w:eastAsiaTheme="minorHAnsi" w:hAnsiTheme="minorHAnsi" w:cstheme="minorBidi"/>
            <w:kern w:val="2"/>
            <w14:ligatures w14:val="standardContextual"/>
          </w:rPr>
          <w:commentReference w:id="75"/>
        </w:r>
        <w:r w:rsidRPr="005F442C">
          <w:rPr>
            <w:color w:val="000000" w:themeColor="text1"/>
          </w:rPr>
          <w:t xml:space="preserve"> in our modern landscape of high social stress and high-calorie, palatable foods, it contributes to obesity, rates of which continue to rise, with New Brunswick having one of the highest obesity levels in Canada.</w:t>
        </w:r>
        <w:r>
          <w:rPr>
            <w:color w:val="000000" w:themeColor="text1"/>
          </w:rPr>
          <w:t xml:space="preserve"> </w:t>
        </w:r>
        <w:commentRangeStart w:id="76"/>
        <w:r w:rsidRPr="005F442C">
          <w:rPr>
            <w:color w:val="000000" w:themeColor="text1"/>
          </w:rPr>
          <w:t xml:space="preserve">Women are particularly vulnerable to disordered eating behaviours when stressed, for which the neurophysiological basis is unclear. </w:t>
        </w:r>
        <w:commentRangeEnd w:id="76"/>
        <w:r>
          <w:rPr>
            <w:rStyle w:val="CommentReference"/>
            <w:rFonts w:asciiTheme="minorHAnsi" w:eastAsiaTheme="minorHAnsi" w:hAnsiTheme="minorHAnsi" w:cstheme="minorBidi"/>
            <w:kern w:val="2"/>
            <w14:ligatures w14:val="standardContextual"/>
          </w:rPr>
          <w:commentReference w:id="76"/>
        </w:r>
        <w:r w:rsidRPr="005F442C">
          <w:rPr>
            <w:color w:val="000000" w:themeColor="text1"/>
          </w:rPr>
          <w:t>Yet female research subjects remain underrepresented.</w:t>
        </w:r>
        <w:r>
          <w:rPr>
            <w:color w:val="000000" w:themeColor="text1"/>
          </w:rPr>
          <w:t xml:space="preserve"> </w:t>
        </w:r>
      </w:ins>
    </w:p>
    <w:p w14:paraId="268E1B3E" w14:textId="37867684" w:rsidR="00365E1F" w:rsidRDefault="00365E1F" w:rsidP="00365E1F">
      <w:pPr>
        <w:pStyle w:val="NormalWeb"/>
        <w:spacing w:before="0" w:beforeAutospacing="0"/>
        <w:rPr>
          <w:ins w:id="77" w:author="Karen Crosby" w:date="2026-02-20T16:20:00Z" w16du:dateUtc="2026-02-20T20:20:00Z"/>
          <w:color w:val="000000" w:themeColor="text1"/>
        </w:rPr>
      </w:pPr>
      <w:ins w:id="78" w:author="Karen Crosby" w:date="2026-02-20T16:21:00Z" w16du:dateUtc="2026-02-20T20:21:00Z">
        <w:r w:rsidRPr="005F442C">
          <w:rPr>
            <w:color w:val="000000" w:themeColor="text1"/>
          </w:rPr>
          <w:t xml:space="preserve">The dorsomedial hypothalamus (DMH) is </w:t>
        </w:r>
        <w:r>
          <w:rPr>
            <w:color w:val="000000" w:themeColor="text1"/>
          </w:rPr>
          <w:t xml:space="preserve">a </w:t>
        </w:r>
        <w:r w:rsidRPr="005F442C">
          <w:rPr>
            <w:color w:val="000000" w:themeColor="text1"/>
          </w:rPr>
          <w:t xml:space="preserve">brain region involved in appetite regulation, with neurons that express stress hormone receptors. Little is known, however, about how stress affects neuronal communication in the DMH. The DMH is therefore an ideal region to study the effect of stress on appetite. Because DMH neurons stimulate appetite, </w:t>
        </w:r>
        <w:commentRangeStart w:id="79"/>
        <w:r w:rsidRPr="005F442C">
          <w:rPr>
            <w:color w:val="000000" w:themeColor="text1"/>
          </w:rPr>
          <w:t xml:space="preserve">and appetite is generally suppressed during an acute stressor, we hypothesized that acute stress would inhibit DMH neurons. </w:t>
        </w:r>
        <w:commentRangeEnd w:id="79"/>
        <w:r>
          <w:rPr>
            <w:rStyle w:val="CommentReference"/>
            <w:rFonts w:asciiTheme="minorHAnsi" w:eastAsiaTheme="minorHAnsi" w:hAnsiTheme="minorHAnsi" w:cstheme="minorBidi"/>
            <w:kern w:val="2"/>
            <w14:ligatures w14:val="standardContextual"/>
          </w:rPr>
          <w:commentReference w:id="79"/>
        </w:r>
      </w:ins>
    </w:p>
    <w:p w14:paraId="3DBBE5C8" w14:textId="77777777" w:rsidR="006D52B6" w:rsidRPr="005F442C" w:rsidRDefault="006D52B6" w:rsidP="005F442C">
      <w:pPr>
        <w:pStyle w:val="NormalWeb"/>
        <w:spacing w:before="0" w:beforeAutospacing="0"/>
        <w:rPr>
          <w:color w:val="000000" w:themeColor="text1"/>
        </w:rPr>
      </w:pPr>
    </w:p>
    <w:sectPr w:rsidR="006D52B6" w:rsidRPr="005F442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Ruby Muzzatti" w:date="2026-02-19T09:44:00Z" w:initials="RM">
    <w:p w14:paraId="66DED0B0" w14:textId="378277BD" w:rsidR="00FC7193" w:rsidRDefault="00FC7193" w:rsidP="00FC7193">
      <w:r>
        <w:rPr>
          <w:rStyle w:val="CommentReference"/>
        </w:rPr>
        <w:annotationRef/>
      </w:r>
      <w:r>
        <w:rPr>
          <w:sz w:val="20"/>
          <w:szCs w:val="20"/>
        </w:rPr>
        <w:t>to cut words could say "effects"</w:t>
      </w:r>
    </w:p>
  </w:comment>
  <w:comment w:id="74" w:author="Karen Crosby" w:date="2026-02-20T00:47:00Z" w:initials="KC">
    <w:p w14:paraId="3C7D6F02" w14:textId="77777777" w:rsidR="00365E1F" w:rsidRDefault="00365E1F" w:rsidP="00365E1F">
      <w:pPr>
        <w:pStyle w:val="CommentText"/>
      </w:pPr>
      <w:r>
        <w:rPr>
          <w:rStyle w:val="CommentReference"/>
        </w:rPr>
        <w:annotationRef/>
      </w:r>
      <w:r>
        <w:t>I wouldn’t start with But</w:t>
      </w:r>
    </w:p>
  </w:comment>
  <w:comment w:id="75" w:author="Karen Crosby" w:date="2026-02-20T00:51:00Z" w:initials="KC">
    <w:p w14:paraId="33187D63" w14:textId="77777777" w:rsidR="00365E1F" w:rsidRDefault="00365E1F" w:rsidP="00365E1F">
      <w:pPr>
        <w:pStyle w:val="CommentText"/>
      </w:pPr>
      <w:r>
        <w:rPr>
          <w:rStyle w:val="CommentReference"/>
        </w:rPr>
        <w:annotationRef/>
      </w:r>
      <w:r>
        <w:t xml:space="preserve">Although the stress response evolved as an adaptive survival mechanism, prolonged exposure to stress hormones in our modern landscape of easily accessible, calorie-dense foods can lead to obesity.  </w:t>
      </w:r>
    </w:p>
    <w:p w14:paraId="4D8F1AC0" w14:textId="77777777" w:rsidR="00365E1F" w:rsidRDefault="00365E1F" w:rsidP="00365E1F">
      <w:pPr>
        <w:pStyle w:val="CommentText"/>
      </w:pPr>
    </w:p>
    <w:p w14:paraId="06022526" w14:textId="77777777" w:rsidR="00365E1F" w:rsidRDefault="00365E1F" w:rsidP="00365E1F">
      <w:pPr>
        <w:pStyle w:val="CommentText"/>
      </w:pPr>
      <w:r>
        <w:t>Something like this?</w:t>
      </w:r>
    </w:p>
  </w:comment>
  <w:comment w:id="76" w:author="Karen Crosby" w:date="2026-02-20T00:52:00Z" w:initials="KC">
    <w:p w14:paraId="1B57DDC7" w14:textId="77777777" w:rsidR="00365E1F" w:rsidRDefault="00365E1F" w:rsidP="00365E1F">
      <w:pPr>
        <w:pStyle w:val="CommentText"/>
      </w:pPr>
      <w:r>
        <w:rPr>
          <w:rStyle w:val="CommentReference"/>
        </w:rPr>
        <w:annotationRef/>
      </w:r>
      <w:r>
        <w:t>Good!</w:t>
      </w:r>
    </w:p>
  </w:comment>
  <w:comment w:id="79" w:author="Karen Crosby" w:date="2026-02-20T00:53:00Z" w:initials="KC">
    <w:p w14:paraId="14E3CCE6" w14:textId="77777777" w:rsidR="00365E1F" w:rsidRDefault="00365E1F" w:rsidP="00365E1F">
      <w:pPr>
        <w:pStyle w:val="CommentText"/>
      </w:pPr>
      <w:r>
        <w:rPr>
          <w:rStyle w:val="CommentReference"/>
        </w:rPr>
        <w:annotationRef/>
      </w:r>
      <w:r>
        <w:t>This is really good, but it doesn’t really fit with your talk on obesity earlier...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DED0B0" w15:done="0"/>
  <w15:commentEx w15:paraId="3C7D6F02" w15:done="0"/>
  <w15:commentEx w15:paraId="06022526" w15:paraIdParent="3C7D6F02" w15:done="0"/>
  <w15:commentEx w15:paraId="1B57DDC7" w15:done="0"/>
  <w15:commentEx w15:paraId="14E3CC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37937A" w16cex:dateUtc="2026-02-19T13:44:00Z"/>
  <w16cex:commentExtensible w16cex:durableId="55F61104" w16cex:dateUtc="2026-02-20T04:47:00Z"/>
  <w16cex:commentExtensible w16cex:durableId="70C1DD9C" w16cex:dateUtc="2026-02-20T04:51:00Z"/>
  <w16cex:commentExtensible w16cex:durableId="781A71DA" w16cex:dateUtc="2026-02-20T04:52:00Z"/>
  <w16cex:commentExtensible w16cex:durableId="2F8E4627" w16cex:dateUtc="2026-02-20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DED0B0" w16cid:durableId="3F37937A"/>
  <w16cid:commentId w16cid:paraId="3C7D6F02" w16cid:durableId="55F61104"/>
  <w16cid:commentId w16cid:paraId="06022526" w16cid:durableId="70C1DD9C"/>
  <w16cid:commentId w16cid:paraId="1B57DDC7" w16cid:durableId="781A71DA"/>
  <w16cid:commentId w16cid:paraId="14E3CCE6" w16cid:durableId="2F8E46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rosby">
    <w15:presenceInfo w15:providerId="AD" w15:userId="S::kcrosby@mta.ca::6d3df150-a32e-4e96-aa9e-8b9ee51e6d6d"/>
  </w15:person>
  <w15:person w15:author="Ruby Muzzatti">
    <w15:presenceInfo w15:providerId="AD" w15:userId="S::rmuzzatti@mta.ca::06721fba-56c5-47ec-88bc-4721d552db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C9"/>
    <w:rsid w:val="0000628B"/>
    <w:rsid w:val="00101593"/>
    <w:rsid w:val="001C2BA9"/>
    <w:rsid w:val="001D0456"/>
    <w:rsid w:val="001F08BD"/>
    <w:rsid w:val="002A58EC"/>
    <w:rsid w:val="00305339"/>
    <w:rsid w:val="00365E1F"/>
    <w:rsid w:val="00510426"/>
    <w:rsid w:val="005F442C"/>
    <w:rsid w:val="00607590"/>
    <w:rsid w:val="006D52B6"/>
    <w:rsid w:val="006E759B"/>
    <w:rsid w:val="00740110"/>
    <w:rsid w:val="00740A80"/>
    <w:rsid w:val="00742D62"/>
    <w:rsid w:val="007A788C"/>
    <w:rsid w:val="00834812"/>
    <w:rsid w:val="00875BD5"/>
    <w:rsid w:val="00A025FC"/>
    <w:rsid w:val="00A57711"/>
    <w:rsid w:val="00BB61C9"/>
    <w:rsid w:val="00BE590D"/>
    <w:rsid w:val="00C01A17"/>
    <w:rsid w:val="00E70B1E"/>
    <w:rsid w:val="00E70BC6"/>
    <w:rsid w:val="00E97A7D"/>
    <w:rsid w:val="00ED6870"/>
    <w:rsid w:val="00F36612"/>
    <w:rsid w:val="00FC7193"/>
    <w:rsid w:val="00FD35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1E7F9"/>
  <w15:chartTrackingRefBased/>
  <w15:docId w15:val="{50671190-1971-E743-8D7B-81C90D13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C9"/>
    <w:rPr>
      <w:rFonts w:eastAsiaTheme="majorEastAsia" w:cstheme="majorBidi"/>
      <w:color w:val="272727" w:themeColor="text1" w:themeTint="D8"/>
    </w:rPr>
  </w:style>
  <w:style w:type="paragraph" w:styleId="Title">
    <w:name w:val="Title"/>
    <w:basedOn w:val="Normal"/>
    <w:next w:val="Normal"/>
    <w:link w:val="TitleChar"/>
    <w:uiPriority w:val="10"/>
    <w:qFormat/>
    <w:rsid w:val="00BB6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C9"/>
    <w:pPr>
      <w:spacing w:before="160"/>
      <w:jc w:val="center"/>
    </w:pPr>
    <w:rPr>
      <w:i/>
      <w:iCs/>
      <w:color w:val="404040" w:themeColor="text1" w:themeTint="BF"/>
    </w:rPr>
  </w:style>
  <w:style w:type="character" w:customStyle="1" w:styleId="QuoteChar">
    <w:name w:val="Quote Char"/>
    <w:basedOn w:val="DefaultParagraphFont"/>
    <w:link w:val="Quote"/>
    <w:uiPriority w:val="29"/>
    <w:rsid w:val="00BB61C9"/>
    <w:rPr>
      <w:i/>
      <w:iCs/>
      <w:color w:val="404040" w:themeColor="text1" w:themeTint="BF"/>
    </w:rPr>
  </w:style>
  <w:style w:type="paragraph" w:styleId="ListParagraph">
    <w:name w:val="List Paragraph"/>
    <w:basedOn w:val="Normal"/>
    <w:uiPriority w:val="34"/>
    <w:qFormat/>
    <w:rsid w:val="00BB61C9"/>
    <w:pPr>
      <w:ind w:left="720"/>
      <w:contextualSpacing/>
    </w:pPr>
  </w:style>
  <w:style w:type="character" w:styleId="IntenseEmphasis">
    <w:name w:val="Intense Emphasis"/>
    <w:basedOn w:val="DefaultParagraphFont"/>
    <w:uiPriority w:val="21"/>
    <w:qFormat/>
    <w:rsid w:val="00BB61C9"/>
    <w:rPr>
      <w:i/>
      <w:iCs/>
      <w:color w:val="0F4761" w:themeColor="accent1" w:themeShade="BF"/>
    </w:rPr>
  </w:style>
  <w:style w:type="paragraph" w:styleId="IntenseQuote">
    <w:name w:val="Intense Quote"/>
    <w:basedOn w:val="Normal"/>
    <w:next w:val="Normal"/>
    <w:link w:val="IntenseQuoteChar"/>
    <w:uiPriority w:val="30"/>
    <w:qFormat/>
    <w:rsid w:val="00BB6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C9"/>
    <w:rPr>
      <w:i/>
      <w:iCs/>
      <w:color w:val="0F4761" w:themeColor="accent1" w:themeShade="BF"/>
    </w:rPr>
  </w:style>
  <w:style w:type="character" w:styleId="IntenseReference">
    <w:name w:val="Intense Reference"/>
    <w:basedOn w:val="DefaultParagraphFont"/>
    <w:uiPriority w:val="32"/>
    <w:qFormat/>
    <w:rsid w:val="00BB61C9"/>
    <w:rPr>
      <w:b/>
      <w:bCs/>
      <w:smallCaps/>
      <w:color w:val="0F4761" w:themeColor="accent1" w:themeShade="BF"/>
      <w:spacing w:val="5"/>
    </w:rPr>
  </w:style>
  <w:style w:type="paragraph" w:styleId="NormalWeb">
    <w:name w:val="Normal (Web)"/>
    <w:basedOn w:val="Normal"/>
    <w:uiPriority w:val="99"/>
    <w:unhideWhenUsed/>
    <w:rsid w:val="00BB61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FC7193"/>
    <w:rPr>
      <w:sz w:val="16"/>
      <w:szCs w:val="16"/>
    </w:rPr>
  </w:style>
  <w:style w:type="paragraph" w:styleId="CommentText">
    <w:name w:val="annotation text"/>
    <w:basedOn w:val="Normal"/>
    <w:link w:val="CommentTextChar"/>
    <w:uiPriority w:val="99"/>
    <w:unhideWhenUsed/>
    <w:rsid w:val="00FC7193"/>
    <w:pPr>
      <w:spacing w:line="240" w:lineRule="auto"/>
    </w:pPr>
    <w:rPr>
      <w:sz w:val="20"/>
      <w:szCs w:val="20"/>
    </w:rPr>
  </w:style>
  <w:style w:type="character" w:customStyle="1" w:styleId="CommentTextChar">
    <w:name w:val="Comment Text Char"/>
    <w:basedOn w:val="DefaultParagraphFont"/>
    <w:link w:val="CommentText"/>
    <w:uiPriority w:val="99"/>
    <w:rsid w:val="00FC7193"/>
    <w:rPr>
      <w:sz w:val="20"/>
      <w:szCs w:val="20"/>
    </w:rPr>
  </w:style>
  <w:style w:type="paragraph" w:styleId="CommentSubject">
    <w:name w:val="annotation subject"/>
    <w:basedOn w:val="CommentText"/>
    <w:next w:val="CommentText"/>
    <w:link w:val="CommentSubjectChar"/>
    <w:uiPriority w:val="99"/>
    <w:semiHidden/>
    <w:unhideWhenUsed/>
    <w:rsid w:val="00FC7193"/>
    <w:rPr>
      <w:b/>
      <w:bCs/>
    </w:rPr>
  </w:style>
  <w:style w:type="character" w:customStyle="1" w:styleId="CommentSubjectChar">
    <w:name w:val="Comment Subject Char"/>
    <w:basedOn w:val="CommentTextChar"/>
    <w:link w:val="CommentSubject"/>
    <w:uiPriority w:val="99"/>
    <w:semiHidden/>
    <w:rsid w:val="00FC7193"/>
    <w:rPr>
      <w:b/>
      <w:bCs/>
      <w:sz w:val="20"/>
      <w:szCs w:val="20"/>
    </w:rPr>
  </w:style>
  <w:style w:type="paragraph" w:styleId="Revision">
    <w:name w:val="Revision"/>
    <w:hidden/>
    <w:uiPriority w:val="99"/>
    <w:semiHidden/>
    <w:rsid w:val="007A78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942</TotalTime>
  <Pages>2</Pages>
  <Words>575</Words>
  <Characters>3528</Characters>
  <Application>Microsoft Office Word</Application>
  <DocSecurity>0</DocSecurity>
  <Lines>49</Lines>
  <Paragraphs>7</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Muzzatti</dc:creator>
  <cp:keywords/>
  <dc:description/>
  <cp:lastModifiedBy>Karen Crosby</cp:lastModifiedBy>
  <cp:revision>3</cp:revision>
  <dcterms:created xsi:type="dcterms:W3CDTF">2026-02-20T04:54:00Z</dcterms:created>
  <dcterms:modified xsi:type="dcterms:W3CDTF">2026-02-20T20:29:00Z</dcterms:modified>
</cp:coreProperties>
</file>
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5DBA86" w14:textId="294C5E24" w:rsidR="002303BA" w:rsidRPr="00122672" w:rsidRDefault="002303BA" w:rsidP="00660D02">
      <w:pPr>
        <w:spacing w:line="360" w:lineRule="auto"/>
        <w:rPr>
          <w:rFonts w:ascii="Times New Roman" w:hAnsi="Times New Roman" w:cs="Times New Roman"/>
          <w:b/>
          <w:bCs/>
        </w:rPr>
      </w:pPr>
      <w:r w:rsidRPr="00122672">
        <w:rPr>
          <w:rFonts w:ascii="Times New Roman" w:hAnsi="Times New Roman" w:cs="Times New Roman"/>
          <w:b/>
          <w:bCs/>
        </w:rPr>
        <w:t xml:space="preserve">Chapter </w:t>
      </w:r>
      <w:r w:rsidR="003C2D97">
        <w:rPr>
          <w:rFonts w:ascii="Times New Roman" w:hAnsi="Times New Roman" w:cs="Times New Roman"/>
          <w:b/>
          <w:bCs/>
        </w:rPr>
        <w:t>2</w:t>
      </w:r>
      <w:r w:rsidRPr="00122672">
        <w:rPr>
          <w:rFonts w:ascii="Times New Roman" w:hAnsi="Times New Roman" w:cs="Times New Roman"/>
          <w:b/>
          <w:bCs/>
        </w:rPr>
        <w:t xml:space="preserve">: </w:t>
      </w:r>
      <w:r>
        <w:rPr>
          <w:rFonts w:ascii="Times New Roman" w:hAnsi="Times New Roman" w:cs="Times New Roman"/>
          <w:b/>
          <w:bCs/>
        </w:rPr>
        <w:t>Methods</w:t>
      </w:r>
    </w:p>
    <w:p w14:paraId="456AFDE3" w14:textId="5BE180E6" w:rsidR="006E759B" w:rsidRPr="002D7EAD" w:rsidRDefault="00A419C3" w:rsidP="00660D02">
      <w:pPr>
        <w:spacing w:line="360" w:lineRule="auto"/>
        <w:rPr>
          <w:rFonts w:ascii="Times New Roman" w:hAnsi="Times New Roman" w:cs="Times New Roman"/>
          <w:b/>
          <w:bCs/>
        </w:rPr>
      </w:pPr>
      <w:r>
        <w:rPr>
          <w:rFonts w:ascii="Times New Roman" w:hAnsi="Times New Roman" w:cs="Times New Roman"/>
          <w:b/>
          <w:bCs/>
        </w:rPr>
        <w:t xml:space="preserve">2.1 </w:t>
      </w:r>
      <w:r w:rsidR="002D7EAD">
        <w:rPr>
          <w:rFonts w:ascii="Times New Roman" w:hAnsi="Times New Roman" w:cs="Times New Roman"/>
          <w:b/>
          <w:bCs/>
        </w:rPr>
        <w:t xml:space="preserve">Experimental </w:t>
      </w:r>
      <w:r w:rsidR="00341F6E" w:rsidRPr="002D7EAD">
        <w:rPr>
          <w:rFonts w:ascii="Times New Roman" w:hAnsi="Times New Roman" w:cs="Times New Roman"/>
          <w:b/>
          <w:bCs/>
        </w:rPr>
        <w:t>Animals</w:t>
      </w:r>
    </w:p>
    <w:p w14:paraId="4B8EBFBA" w14:textId="2A5CD7CE" w:rsidR="002D7EAD" w:rsidRDefault="002D7EAD" w:rsidP="00660D02">
      <w:pPr>
        <w:spacing w:line="360" w:lineRule="auto"/>
        <w:ind w:firstLine="720"/>
        <w:rPr>
          <w:rFonts w:ascii="Times New Roman" w:hAnsi="Times New Roman" w:cs="Times New Roman"/>
        </w:rPr>
      </w:pPr>
      <w:r w:rsidRPr="004276DD">
        <w:rPr>
          <w:rFonts w:ascii="Times New Roman" w:hAnsi="Times New Roman" w:cs="Times New Roman"/>
        </w:rPr>
        <w:t xml:space="preserve">All experiments were performed using young female (postnatal day </w:t>
      </w:r>
      <w:r w:rsidR="00C53724">
        <w:rPr>
          <w:rFonts w:ascii="Times New Roman" w:hAnsi="Times New Roman" w:cs="Times New Roman"/>
        </w:rPr>
        <w:t xml:space="preserve">(P) </w:t>
      </w:r>
      <w:r w:rsidRPr="002D7EAD">
        <w:rPr>
          <w:rFonts w:ascii="Times New Roman" w:hAnsi="Times New Roman" w:cs="Times New Roman"/>
          <w:highlight w:val="yellow"/>
        </w:rPr>
        <w:t>30</w:t>
      </w:r>
      <w:r w:rsidRPr="004276DD">
        <w:rPr>
          <w:rFonts w:ascii="Times New Roman" w:hAnsi="Times New Roman" w:cs="Times New Roman"/>
        </w:rPr>
        <w:t xml:space="preserve"> to </w:t>
      </w:r>
      <w:r w:rsidRPr="002D7EAD">
        <w:rPr>
          <w:rFonts w:ascii="Times New Roman" w:hAnsi="Times New Roman" w:cs="Times New Roman"/>
          <w:highlight w:val="yellow"/>
        </w:rPr>
        <w:t>38</w:t>
      </w:r>
      <w:r w:rsidRPr="004276DD">
        <w:rPr>
          <w:rFonts w:ascii="Times New Roman" w:hAnsi="Times New Roman" w:cs="Times New Roman"/>
        </w:rPr>
        <w:t xml:space="preserve">) Sprague Dawley rats </w:t>
      </w:r>
      <w:r>
        <w:rPr>
          <w:rFonts w:ascii="Times New Roman" w:hAnsi="Times New Roman" w:cs="Times New Roman"/>
        </w:rPr>
        <w:t>(</w:t>
      </w:r>
      <w:r w:rsidRPr="00704FA3">
        <w:rPr>
          <w:rFonts w:ascii="Times New Roman" w:hAnsi="Times New Roman" w:cs="Times New Roman"/>
        </w:rPr>
        <w:t>RRID:MGI:5651135</w:t>
      </w:r>
      <w:r>
        <w:rPr>
          <w:rFonts w:ascii="Times New Roman" w:hAnsi="Times New Roman" w:cs="Times New Roman"/>
        </w:rPr>
        <w:t xml:space="preserve">) </w:t>
      </w:r>
      <w:r w:rsidRPr="004276DD">
        <w:rPr>
          <w:rFonts w:ascii="Times New Roman" w:hAnsi="Times New Roman" w:cs="Times New Roman"/>
        </w:rPr>
        <w:t xml:space="preserve">obtained from Charles River Laboratories </w:t>
      </w:r>
      <w:r>
        <w:rPr>
          <w:rFonts w:ascii="Times New Roman" w:hAnsi="Times New Roman" w:cs="Times New Roman"/>
        </w:rPr>
        <w:t xml:space="preserve">(Quebec, </w:t>
      </w:r>
      <w:r w:rsidRPr="00ED2BEF">
        <w:rPr>
          <w:rFonts w:ascii="Times New Roman" w:hAnsi="Times New Roman" w:cs="Times New Roman"/>
        </w:rPr>
        <w:t>Canada). Rats arrived at P22</w:t>
      </w:r>
      <w:r w:rsidR="00290D93">
        <w:rPr>
          <w:rFonts w:ascii="Times New Roman" w:hAnsi="Times New Roman" w:cs="Times New Roman"/>
        </w:rPr>
        <w:t>-24</w:t>
      </w:r>
      <w:r w:rsidRPr="00ED2BEF">
        <w:rPr>
          <w:rFonts w:ascii="Times New Roman" w:hAnsi="Times New Roman" w:cs="Times New Roman"/>
        </w:rPr>
        <w:t xml:space="preserve"> and were housed in groups of 4 </w:t>
      </w:r>
      <w:r>
        <w:rPr>
          <w:rFonts w:ascii="Times New Roman" w:hAnsi="Times New Roman" w:cs="Times New Roman"/>
        </w:rPr>
        <w:t xml:space="preserve">in </w:t>
      </w:r>
      <w:r w:rsidRPr="002D7EAD">
        <w:rPr>
          <w:rFonts w:ascii="Times New Roman" w:hAnsi="Times New Roman" w:cs="Times New Roman"/>
        </w:rPr>
        <w:t>polycarbonate</w:t>
      </w:r>
      <w:r>
        <w:rPr>
          <w:rFonts w:ascii="Times New Roman" w:hAnsi="Times New Roman" w:cs="Times New Roman"/>
        </w:rPr>
        <w:t xml:space="preserve"> cages. Cages </w:t>
      </w:r>
      <w:r w:rsidRPr="00C67B5B">
        <w:rPr>
          <w:rFonts w:ascii="Times New Roman" w:hAnsi="Times New Roman" w:cs="Times New Roman"/>
        </w:rPr>
        <w:t>contained wood shaving</w:t>
      </w:r>
      <w:r w:rsidR="001853DD" w:rsidRPr="00C67B5B">
        <w:rPr>
          <w:rFonts w:ascii="Times New Roman" w:hAnsi="Times New Roman" w:cs="Times New Roman"/>
        </w:rPr>
        <w:t xml:space="preserve"> bedding, paper towel strips</w:t>
      </w:r>
      <w:r w:rsidR="00C67B5B" w:rsidRPr="00C67B5B">
        <w:rPr>
          <w:rFonts w:ascii="Times New Roman" w:hAnsi="Times New Roman" w:cs="Times New Roman"/>
        </w:rPr>
        <w:t>,</w:t>
      </w:r>
      <w:r w:rsidR="001853DD">
        <w:rPr>
          <w:rFonts w:ascii="Times New Roman" w:hAnsi="Times New Roman" w:cs="Times New Roman"/>
        </w:rPr>
        <w:t xml:space="preserve"> </w:t>
      </w:r>
      <w:r>
        <w:rPr>
          <w:rFonts w:ascii="Times New Roman" w:hAnsi="Times New Roman" w:cs="Times New Roman"/>
        </w:rPr>
        <w:t xml:space="preserve">and </w:t>
      </w:r>
      <w:r w:rsidR="00C67B5B">
        <w:rPr>
          <w:rFonts w:ascii="Times New Roman" w:hAnsi="Times New Roman" w:cs="Times New Roman"/>
        </w:rPr>
        <w:t xml:space="preserve">a wooden block, green nyla bone, and two </w:t>
      </w:r>
      <w:r w:rsidR="00767844">
        <w:rPr>
          <w:rFonts w:ascii="Times New Roman" w:hAnsi="Times New Roman" w:cs="Times New Roman"/>
        </w:rPr>
        <w:t>Crawl Balls</w:t>
      </w:r>
      <w:r w:rsidR="00767844" w:rsidRPr="00767844">
        <w:rPr>
          <w:rFonts w:ascii="Times New Roman" w:hAnsi="Times New Roman" w:cs="Times New Roman"/>
          <w:vertAlign w:val="superscript"/>
        </w:rPr>
        <w:t>TM</w:t>
      </w:r>
      <w:r w:rsidR="00767844">
        <w:rPr>
          <w:rFonts w:ascii="Times New Roman" w:hAnsi="Times New Roman" w:cs="Times New Roman"/>
        </w:rPr>
        <w:t xml:space="preserve"> (Bio-Serv)</w:t>
      </w:r>
      <w:r w:rsidR="00C67B5B">
        <w:rPr>
          <w:rFonts w:ascii="Times New Roman" w:hAnsi="Times New Roman" w:cs="Times New Roman"/>
        </w:rPr>
        <w:t xml:space="preserve"> </w:t>
      </w:r>
      <w:r>
        <w:rPr>
          <w:rFonts w:ascii="Times New Roman" w:hAnsi="Times New Roman" w:cs="Times New Roman"/>
        </w:rPr>
        <w:t>for</w:t>
      </w:r>
      <w:r w:rsidRPr="00ED2BEF">
        <w:rPr>
          <w:rFonts w:ascii="Times New Roman" w:hAnsi="Times New Roman" w:cs="Times New Roman"/>
        </w:rPr>
        <w:t xml:space="preserve"> enrichment</w:t>
      </w:r>
      <w:r w:rsidR="00C67B5B">
        <w:rPr>
          <w:rFonts w:ascii="Times New Roman" w:hAnsi="Times New Roman" w:cs="Times New Roman"/>
        </w:rPr>
        <w:t xml:space="preserve">. </w:t>
      </w:r>
      <w:r w:rsidRPr="004276DD">
        <w:rPr>
          <w:rFonts w:ascii="Times New Roman" w:hAnsi="Times New Roman" w:cs="Times New Roman"/>
        </w:rPr>
        <w:t xml:space="preserve">Animals were provided with standard rat chow and water </w:t>
      </w:r>
      <w:r w:rsidRPr="004276DD">
        <w:rPr>
          <w:rFonts w:ascii="Times New Roman" w:hAnsi="Times New Roman" w:cs="Times New Roman"/>
          <w:i/>
          <w:iCs/>
        </w:rPr>
        <w:t>ad libitum</w:t>
      </w:r>
      <w:r w:rsidRPr="004276DD">
        <w:rPr>
          <w:rFonts w:ascii="Times New Roman" w:hAnsi="Times New Roman" w:cs="Times New Roman"/>
        </w:rPr>
        <w:t xml:space="preserve"> and housed at </w:t>
      </w:r>
      <w:r>
        <w:rPr>
          <w:rFonts w:ascii="Times New Roman" w:hAnsi="Times New Roman" w:cs="Times New Roman"/>
        </w:rPr>
        <w:t>21</w:t>
      </w:r>
      <w:r w:rsidRPr="004276DD">
        <w:rPr>
          <w:rFonts w:ascii="Times New Roman" w:hAnsi="Times New Roman" w:cs="Times New Roman"/>
        </w:rPr>
        <w:t xml:space="preserve">°C </w:t>
      </w:r>
      <w:r>
        <w:rPr>
          <w:rFonts w:ascii="Times New Roman" w:hAnsi="Times New Roman" w:cs="Times New Roman"/>
        </w:rPr>
        <w:t xml:space="preserve">and 50% ± 10% humidity </w:t>
      </w:r>
      <w:r w:rsidRPr="004276DD">
        <w:rPr>
          <w:rFonts w:ascii="Times New Roman" w:hAnsi="Times New Roman" w:cs="Times New Roman"/>
        </w:rPr>
        <w:t>on a 12-hour light/12-hour dark cycle that began at 7:30 am. Following arrival, the animals were given at least 6 days to acclimate to these conditions before experiments began. All experimental protocols were approved by the Mount Allison Animal Care Committee (protocol #10</w:t>
      </w:r>
      <w:r>
        <w:rPr>
          <w:rFonts w:ascii="Times New Roman" w:hAnsi="Times New Roman" w:cs="Times New Roman"/>
        </w:rPr>
        <w:t>4140</w:t>
      </w:r>
      <w:r w:rsidRPr="004276DD">
        <w:rPr>
          <w:rFonts w:ascii="Times New Roman" w:hAnsi="Times New Roman" w:cs="Times New Roman"/>
        </w:rPr>
        <w:t>) and in accordance with the Canadian Council on Animal Care guidelines.</w:t>
      </w:r>
      <w:r w:rsidR="00F328E1">
        <w:rPr>
          <w:rFonts w:ascii="Times New Roman" w:hAnsi="Times New Roman" w:cs="Times New Roman"/>
        </w:rPr>
        <w:t xml:space="preserve"> </w:t>
      </w:r>
    </w:p>
    <w:p w14:paraId="4953FA57" w14:textId="58A03740" w:rsidR="00856033" w:rsidRPr="00856033" w:rsidRDefault="00856033" w:rsidP="00660D02">
      <w:pPr>
        <w:spacing w:line="360" w:lineRule="auto"/>
        <w:rPr>
          <w:rFonts w:ascii="Times New Roman" w:hAnsi="Times New Roman" w:cs="Times New Roman"/>
          <w:b/>
          <w:bCs/>
        </w:rPr>
      </w:pPr>
      <w:r w:rsidRPr="00856033">
        <w:rPr>
          <w:rFonts w:ascii="Times New Roman" w:hAnsi="Times New Roman" w:cs="Times New Roman"/>
          <w:b/>
          <w:bCs/>
        </w:rPr>
        <w:t>2.</w:t>
      </w:r>
      <w:r>
        <w:rPr>
          <w:rFonts w:ascii="Times New Roman" w:hAnsi="Times New Roman" w:cs="Times New Roman"/>
          <w:b/>
          <w:bCs/>
        </w:rPr>
        <w:t>2</w:t>
      </w:r>
      <w:r w:rsidRPr="00856033">
        <w:rPr>
          <w:rFonts w:ascii="Times New Roman" w:hAnsi="Times New Roman" w:cs="Times New Roman"/>
          <w:b/>
          <w:bCs/>
        </w:rPr>
        <w:t xml:space="preserve"> Restraint Stress</w:t>
      </w:r>
    </w:p>
    <w:p w14:paraId="24AA3FBD" w14:textId="42F0DCE7" w:rsidR="00A419C3" w:rsidRDefault="00A419C3" w:rsidP="00660D02">
      <w:pPr>
        <w:spacing w:line="360" w:lineRule="auto"/>
        <w:ind w:firstLine="720"/>
        <w:rPr>
          <w:rFonts w:ascii="Times New Roman" w:hAnsi="Times New Roman" w:cs="Times New Roman"/>
        </w:rPr>
      </w:pPr>
      <w:r>
        <w:rPr>
          <w:rFonts w:ascii="Times New Roman" w:hAnsi="Times New Roman" w:cs="Times New Roman"/>
        </w:rPr>
        <w:t xml:space="preserve">Rats </w:t>
      </w:r>
      <w:r w:rsidR="001853DD">
        <w:rPr>
          <w:rFonts w:ascii="Times New Roman" w:hAnsi="Times New Roman" w:cs="Times New Roman"/>
        </w:rPr>
        <w:t>were randomly assigned</w:t>
      </w:r>
      <w:r>
        <w:rPr>
          <w:rFonts w:ascii="Times New Roman" w:hAnsi="Times New Roman" w:cs="Times New Roman"/>
        </w:rPr>
        <w:t xml:space="preserve"> into one of three groups: </w:t>
      </w:r>
      <w:r w:rsidR="00B61E76">
        <w:rPr>
          <w:rFonts w:ascii="Times New Roman" w:hAnsi="Times New Roman" w:cs="Times New Roman"/>
        </w:rPr>
        <w:t>naive</w:t>
      </w:r>
      <w:r>
        <w:rPr>
          <w:rFonts w:ascii="Times New Roman" w:hAnsi="Times New Roman" w:cs="Times New Roman"/>
        </w:rPr>
        <w:t xml:space="preserve">, acute stress, or repeated stress. </w:t>
      </w:r>
      <w:r w:rsidR="001D5BDF">
        <w:rPr>
          <w:rFonts w:ascii="Times New Roman" w:hAnsi="Times New Roman" w:cs="Times New Roman"/>
        </w:rPr>
        <w:t xml:space="preserve">All animals were weighed prior to the restraint. </w:t>
      </w:r>
      <w:r>
        <w:rPr>
          <w:rFonts w:ascii="Times New Roman" w:hAnsi="Times New Roman" w:cs="Times New Roman"/>
        </w:rPr>
        <w:t xml:space="preserve">Animals in the acute stress group </w:t>
      </w:r>
      <w:r w:rsidR="000621C9">
        <w:rPr>
          <w:rFonts w:ascii="Times New Roman" w:hAnsi="Times New Roman" w:cs="Times New Roman"/>
        </w:rPr>
        <w:t xml:space="preserve">were removed from their home cage and </w:t>
      </w:r>
      <w:r>
        <w:rPr>
          <w:rFonts w:ascii="Times New Roman" w:hAnsi="Times New Roman" w:cs="Times New Roman"/>
        </w:rPr>
        <w:t>underwent a single 30-minute restraint</w:t>
      </w:r>
      <w:r w:rsidR="005C5340">
        <w:rPr>
          <w:rFonts w:ascii="Times New Roman" w:hAnsi="Times New Roman" w:cs="Times New Roman"/>
        </w:rPr>
        <w:t xml:space="preserve"> on a bench top in a room different to the holding room</w:t>
      </w:r>
      <w:r w:rsidR="000621C9">
        <w:rPr>
          <w:rFonts w:ascii="Times New Roman" w:hAnsi="Times New Roman" w:cs="Times New Roman"/>
        </w:rPr>
        <w:t xml:space="preserve">. Animals </w:t>
      </w:r>
      <w:r>
        <w:rPr>
          <w:rFonts w:ascii="Times New Roman" w:hAnsi="Times New Roman" w:cs="Times New Roman"/>
        </w:rPr>
        <w:t xml:space="preserve">in the repeated stress group underwent five </w:t>
      </w:r>
      <w:r w:rsidR="00856033">
        <w:rPr>
          <w:rFonts w:ascii="Times New Roman" w:hAnsi="Times New Roman" w:cs="Times New Roman"/>
        </w:rPr>
        <w:t>consecutive</w:t>
      </w:r>
      <w:r>
        <w:rPr>
          <w:rFonts w:ascii="Times New Roman" w:hAnsi="Times New Roman" w:cs="Times New Roman"/>
        </w:rPr>
        <w:t xml:space="preserve"> days of a 30-minute </w:t>
      </w:r>
      <w:r w:rsidR="005D7FA1">
        <w:rPr>
          <w:rFonts w:ascii="Times New Roman" w:hAnsi="Times New Roman" w:cs="Times New Roman"/>
        </w:rPr>
        <w:t>restraint and were housed individually after the first restraint</w:t>
      </w:r>
      <w:r>
        <w:rPr>
          <w:rFonts w:ascii="Times New Roman" w:hAnsi="Times New Roman" w:cs="Times New Roman"/>
        </w:rPr>
        <w:t>.</w:t>
      </w:r>
      <w:r w:rsidR="00856033" w:rsidRPr="00856033">
        <w:rPr>
          <w:rFonts w:ascii="Times New Roman" w:hAnsi="Times New Roman" w:cs="Times New Roman"/>
        </w:rPr>
        <w:t xml:space="preserve"> </w:t>
      </w:r>
      <w:r w:rsidR="00856033">
        <w:rPr>
          <w:rFonts w:ascii="Times New Roman" w:hAnsi="Times New Roman" w:cs="Times New Roman"/>
        </w:rPr>
        <w:t xml:space="preserve">Restraint was performed at the same time each morning for the five consecutive </w:t>
      </w:r>
      <w:r w:rsidR="00B61E76">
        <w:rPr>
          <w:rFonts w:ascii="Times New Roman" w:hAnsi="Times New Roman" w:cs="Times New Roman"/>
        </w:rPr>
        <w:t>days</w:t>
      </w:r>
      <w:r w:rsidR="00C67B5B">
        <w:rPr>
          <w:rFonts w:ascii="Times New Roman" w:hAnsi="Times New Roman" w:cs="Times New Roman"/>
        </w:rPr>
        <w:t>, in the same location,</w:t>
      </w:r>
      <w:r w:rsidR="00B61E76">
        <w:rPr>
          <w:rFonts w:ascii="Times New Roman" w:hAnsi="Times New Roman" w:cs="Times New Roman"/>
        </w:rPr>
        <w:t xml:space="preserve"> and</w:t>
      </w:r>
      <w:r w:rsidR="00856033">
        <w:rPr>
          <w:rFonts w:ascii="Times New Roman" w:hAnsi="Times New Roman" w:cs="Times New Roman"/>
        </w:rPr>
        <w:t xml:space="preserve"> </w:t>
      </w:r>
      <w:r w:rsidR="00C53724">
        <w:rPr>
          <w:rFonts w:ascii="Times New Roman" w:hAnsi="Times New Roman" w:cs="Times New Roman"/>
        </w:rPr>
        <w:t xml:space="preserve">the timing </w:t>
      </w:r>
      <w:r w:rsidR="00856033">
        <w:rPr>
          <w:rFonts w:ascii="Times New Roman" w:hAnsi="Times New Roman" w:cs="Times New Roman"/>
        </w:rPr>
        <w:t xml:space="preserve">was kept as close as possible across animals (between </w:t>
      </w:r>
      <w:r w:rsidR="00856033" w:rsidRPr="00856033">
        <w:rPr>
          <w:rFonts w:ascii="Times New Roman" w:hAnsi="Times New Roman" w:cs="Times New Roman"/>
          <w:highlight w:val="yellow"/>
        </w:rPr>
        <w:t>time</w:t>
      </w:r>
      <w:r w:rsidR="00856033">
        <w:rPr>
          <w:rFonts w:ascii="Times New Roman" w:hAnsi="Times New Roman" w:cs="Times New Roman"/>
        </w:rPr>
        <w:t xml:space="preserve"> and </w:t>
      </w:r>
      <w:r w:rsidR="00856033" w:rsidRPr="00856033">
        <w:rPr>
          <w:rFonts w:ascii="Times New Roman" w:hAnsi="Times New Roman" w:cs="Times New Roman"/>
          <w:highlight w:val="yellow"/>
        </w:rPr>
        <w:t>time</w:t>
      </w:r>
      <w:r w:rsidR="00856033">
        <w:rPr>
          <w:rFonts w:ascii="Times New Roman" w:hAnsi="Times New Roman" w:cs="Times New Roman"/>
        </w:rPr>
        <w:t>).</w:t>
      </w:r>
      <w:r w:rsidR="005C5340">
        <w:rPr>
          <w:rFonts w:ascii="Times New Roman" w:hAnsi="Times New Roman" w:cs="Times New Roman"/>
        </w:rPr>
        <w:t xml:space="preserve"> The restraint</w:t>
      </w:r>
      <w:r w:rsidR="00856033">
        <w:rPr>
          <w:rFonts w:ascii="Times New Roman" w:hAnsi="Times New Roman" w:cs="Times New Roman"/>
        </w:rPr>
        <w:t xml:space="preserve"> </w:t>
      </w:r>
      <w:r w:rsidR="001D5BDF">
        <w:rPr>
          <w:rFonts w:ascii="Times New Roman" w:hAnsi="Times New Roman" w:cs="Times New Roman"/>
        </w:rPr>
        <w:t>was performed using</w:t>
      </w:r>
      <w:r w:rsidR="00644A4A" w:rsidRPr="00644A4A">
        <w:t xml:space="preserve"> </w:t>
      </w:r>
      <w:r w:rsidR="00644A4A" w:rsidRPr="00644A4A">
        <w:rPr>
          <w:rFonts w:ascii="Times New Roman" w:hAnsi="Times New Roman" w:cs="Times New Roman"/>
        </w:rPr>
        <w:t xml:space="preserve">Flat-Bottom Rodent </w:t>
      </w:r>
      <w:r w:rsidR="00644A4A" w:rsidRPr="00DD486F">
        <w:rPr>
          <w:rFonts w:ascii="Times New Roman" w:hAnsi="Times New Roman" w:cs="Times New Roman"/>
        </w:rPr>
        <w:t>Restrainers (</w:t>
      </w:r>
      <w:r w:rsidR="005637BC" w:rsidRPr="00DD486F">
        <w:rPr>
          <w:rFonts w:ascii="Times New Roman" w:hAnsi="Times New Roman" w:cs="Times New Roman"/>
        </w:rPr>
        <w:t>Braintree</w:t>
      </w:r>
      <w:r w:rsidR="006C77CB" w:rsidRPr="00DD486F">
        <w:rPr>
          <w:rFonts w:ascii="Times New Roman" w:hAnsi="Times New Roman" w:cs="Times New Roman"/>
        </w:rPr>
        <w:t xml:space="preserve"> </w:t>
      </w:r>
      <w:r w:rsidR="00E6666C" w:rsidRPr="00DD486F">
        <w:rPr>
          <w:rFonts w:ascii="Times New Roman" w:hAnsi="Times New Roman" w:cs="Times New Roman"/>
        </w:rPr>
        <w:t>Scientific</w:t>
      </w:r>
      <w:r w:rsidR="00644A4A" w:rsidRPr="00DD486F">
        <w:rPr>
          <w:rFonts w:ascii="Times New Roman" w:hAnsi="Times New Roman" w:cs="Times New Roman"/>
        </w:rPr>
        <w:t>)</w:t>
      </w:r>
      <w:r w:rsidR="001D5BDF" w:rsidRPr="00DD486F">
        <w:rPr>
          <w:rFonts w:ascii="Times New Roman" w:hAnsi="Times New Roman" w:cs="Times New Roman"/>
        </w:rPr>
        <w:t xml:space="preserve">, </w:t>
      </w:r>
      <w:r w:rsidR="002D2F23">
        <w:rPr>
          <w:rFonts w:ascii="Times New Roman" w:hAnsi="Times New Roman" w:cs="Times New Roman"/>
        </w:rPr>
        <w:t>with size selection based on animal weight (</w:t>
      </w:r>
      <w:r w:rsidR="005637BC" w:rsidRPr="00DD486F">
        <w:rPr>
          <w:rFonts w:ascii="Times New Roman" w:hAnsi="Times New Roman" w:cs="Times New Roman"/>
        </w:rPr>
        <w:t>2</w:t>
      </w:r>
      <w:r w:rsidR="002D2F23">
        <w:rPr>
          <w:rFonts w:ascii="Times New Roman" w:hAnsi="Times New Roman" w:cs="Times New Roman"/>
        </w:rPr>
        <w:t xml:space="preserve"> </w:t>
      </w:r>
      <w:r w:rsidR="005637BC" w:rsidRPr="00DD486F">
        <w:rPr>
          <w:rFonts w:ascii="Times New Roman" w:hAnsi="Times New Roman" w:cs="Times New Roman"/>
        </w:rPr>
        <w:t>x</w:t>
      </w:r>
      <w:r w:rsidR="002D2F23">
        <w:rPr>
          <w:rFonts w:ascii="Times New Roman" w:hAnsi="Times New Roman" w:cs="Times New Roman"/>
        </w:rPr>
        <w:t xml:space="preserve"> </w:t>
      </w:r>
      <w:r w:rsidR="005637BC" w:rsidRPr="00DD486F">
        <w:rPr>
          <w:rFonts w:ascii="Times New Roman" w:hAnsi="Times New Roman" w:cs="Times New Roman"/>
        </w:rPr>
        <w:t>5</w:t>
      </w:r>
      <w:r w:rsidR="00B74496">
        <w:rPr>
          <w:rFonts w:ascii="Times New Roman" w:hAnsi="Times New Roman" w:cs="Times New Roman"/>
        </w:rPr>
        <w:t xml:space="preserve"> </w:t>
      </w:r>
      <w:r w:rsidR="005637BC">
        <w:rPr>
          <w:rFonts w:ascii="Times New Roman" w:hAnsi="Times New Roman" w:cs="Times New Roman"/>
        </w:rPr>
        <w:t xml:space="preserve">” </w:t>
      </w:r>
      <w:r w:rsidR="001D5BDF">
        <w:rPr>
          <w:rFonts w:ascii="Times New Roman" w:hAnsi="Times New Roman" w:cs="Times New Roman"/>
        </w:rPr>
        <w:t xml:space="preserve">for </w:t>
      </w:r>
      <w:r w:rsidR="006C77CB">
        <w:rPr>
          <w:rFonts w:ascii="Times New Roman" w:hAnsi="Times New Roman" w:cs="Times New Roman"/>
        </w:rPr>
        <w:t>30</w:t>
      </w:r>
      <w:r w:rsidR="002D2F23">
        <w:rPr>
          <w:rFonts w:ascii="Times New Roman" w:hAnsi="Times New Roman" w:cs="Times New Roman"/>
        </w:rPr>
        <w:t xml:space="preserve"> </w:t>
      </w:r>
      <w:r w:rsidR="001D5BDF">
        <w:rPr>
          <w:rFonts w:ascii="Times New Roman" w:hAnsi="Times New Roman" w:cs="Times New Roman"/>
        </w:rPr>
        <w:t>-</w:t>
      </w:r>
      <w:r w:rsidR="002D2F23">
        <w:rPr>
          <w:rFonts w:ascii="Times New Roman" w:hAnsi="Times New Roman" w:cs="Times New Roman"/>
        </w:rPr>
        <w:t xml:space="preserve"> </w:t>
      </w:r>
      <w:r w:rsidR="006C77CB">
        <w:rPr>
          <w:rFonts w:ascii="Times New Roman" w:hAnsi="Times New Roman" w:cs="Times New Roman"/>
        </w:rPr>
        <w:t>125g</w:t>
      </w:r>
      <w:r w:rsidR="002D2F23">
        <w:rPr>
          <w:rFonts w:ascii="Times New Roman" w:hAnsi="Times New Roman" w:cs="Times New Roman"/>
        </w:rPr>
        <w:t xml:space="preserve">; </w:t>
      </w:r>
      <w:r w:rsidR="005637BC">
        <w:rPr>
          <w:rFonts w:ascii="Times New Roman" w:hAnsi="Times New Roman" w:cs="Times New Roman"/>
        </w:rPr>
        <w:t>2.5</w:t>
      </w:r>
      <w:r w:rsidR="002D2F23">
        <w:rPr>
          <w:rFonts w:ascii="Times New Roman" w:hAnsi="Times New Roman" w:cs="Times New Roman"/>
        </w:rPr>
        <w:t xml:space="preserve"> </w:t>
      </w:r>
      <w:r w:rsidR="005637BC">
        <w:rPr>
          <w:rFonts w:ascii="Times New Roman" w:hAnsi="Times New Roman" w:cs="Times New Roman"/>
        </w:rPr>
        <w:t>x</w:t>
      </w:r>
      <w:r w:rsidR="002D2F23">
        <w:rPr>
          <w:rFonts w:ascii="Times New Roman" w:hAnsi="Times New Roman" w:cs="Times New Roman"/>
        </w:rPr>
        <w:t xml:space="preserve"> </w:t>
      </w:r>
      <w:r w:rsidR="005637BC">
        <w:rPr>
          <w:rFonts w:ascii="Times New Roman" w:hAnsi="Times New Roman" w:cs="Times New Roman"/>
        </w:rPr>
        <w:t>6</w:t>
      </w:r>
      <w:r w:rsidR="00B74496">
        <w:rPr>
          <w:rFonts w:ascii="Times New Roman" w:hAnsi="Times New Roman" w:cs="Times New Roman"/>
        </w:rPr>
        <w:t xml:space="preserve"> </w:t>
      </w:r>
      <w:r w:rsidR="005637BC">
        <w:rPr>
          <w:rFonts w:ascii="Times New Roman" w:hAnsi="Times New Roman" w:cs="Times New Roman"/>
        </w:rPr>
        <w:t>”</w:t>
      </w:r>
      <w:r w:rsidR="001D5BDF">
        <w:rPr>
          <w:rFonts w:ascii="Times New Roman" w:hAnsi="Times New Roman" w:cs="Times New Roman"/>
        </w:rPr>
        <w:t xml:space="preserve"> for </w:t>
      </w:r>
      <w:r w:rsidR="006C77CB">
        <w:rPr>
          <w:rFonts w:ascii="Times New Roman" w:hAnsi="Times New Roman" w:cs="Times New Roman"/>
        </w:rPr>
        <w:t>125</w:t>
      </w:r>
      <w:r w:rsidR="002D2F23">
        <w:rPr>
          <w:rFonts w:ascii="Times New Roman" w:hAnsi="Times New Roman" w:cs="Times New Roman"/>
        </w:rPr>
        <w:t xml:space="preserve"> </w:t>
      </w:r>
      <w:r w:rsidR="001D5BDF">
        <w:rPr>
          <w:rFonts w:ascii="Times New Roman" w:hAnsi="Times New Roman" w:cs="Times New Roman"/>
        </w:rPr>
        <w:t>-</w:t>
      </w:r>
      <w:r w:rsidR="002D2F23">
        <w:rPr>
          <w:rFonts w:ascii="Times New Roman" w:hAnsi="Times New Roman" w:cs="Times New Roman"/>
        </w:rPr>
        <w:t xml:space="preserve"> </w:t>
      </w:r>
      <w:r w:rsidR="006C77CB">
        <w:rPr>
          <w:rFonts w:ascii="Times New Roman" w:hAnsi="Times New Roman" w:cs="Times New Roman"/>
        </w:rPr>
        <w:t>250g</w:t>
      </w:r>
      <w:r w:rsidR="002D2F23">
        <w:rPr>
          <w:rFonts w:ascii="Times New Roman" w:hAnsi="Times New Roman" w:cs="Times New Roman"/>
        </w:rPr>
        <w:t>)</w:t>
      </w:r>
      <w:r w:rsidR="001D5BDF">
        <w:rPr>
          <w:rFonts w:ascii="Times New Roman" w:hAnsi="Times New Roman" w:cs="Times New Roman"/>
        </w:rPr>
        <w:t>.</w:t>
      </w:r>
    </w:p>
    <w:p w14:paraId="1A2B85ED" w14:textId="0B704C95" w:rsidR="00426EF6" w:rsidRDefault="00DD486F" w:rsidP="00AA03FD">
      <w:pPr>
        <w:spacing w:line="360" w:lineRule="auto"/>
        <w:rPr>
          <w:rFonts w:ascii="Times New Roman" w:hAnsi="Times New Roman" w:cs="Times New Roman"/>
        </w:rPr>
      </w:pPr>
      <w:r>
        <w:rPr>
          <w:rFonts w:ascii="Times New Roman" w:hAnsi="Times New Roman" w:cs="Times New Roman"/>
          <w:noProof/>
        </w:rPr>
        <w:lastRenderedPageBreak/>
        <w:drawing>
          <wp:inline distT="0" distB="0" distL="0" distR="0" wp14:anchorId="6E36BA15" wp14:editId="56E0EC01">
            <wp:extent cx="5473065" cy="4043680"/>
            <wp:effectExtent l="0" t="0" r="635" b="0"/>
            <wp:docPr id="1764497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497817" name="Picture 1764497817"/>
                    <pic:cNvPicPr/>
                  </pic:nvPicPr>
                  <pic:blipFill>
                    <a:blip r:embed="rId5" cstate="print">
                      <a:extLst>
                        <a:ext uri="{28A0092B-C50C-407E-A947-70E740481C1C}">
                          <a14:useLocalDpi xmlns:a14="http://schemas.microsoft.com/office/drawing/2010/main" val="0"/>
                        </a:ext>
                      </a:extLst>
                    </a:blip>
                    <a:stretch>
                      <a:fillRect/>
                    </a:stretch>
                  </pic:blipFill>
                  <pic:spPr>
                    <a:xfrm>
                      <a:off x="0" y="0"/>
                      <a:ext cx="5473065" cy="4043680"/>
                    </a:xfrm>
                    <a:prstGeom prst="rect">
                      <a:avLst/>
                    </a:prstGeom>
                  </pic:spPr>
                </pic:pic>
              </a:graphicData>
            </a:graphic>
          </wp:inline>
        </w:drawing>
      </w:r>
    </w:p>
    <w:p w14:paraId="4765822F" w14:textId="2DAC51E3" w:rsidR="00BA1690" w:rsidRDefault="00BA1690" w:rsidP="00DF2F70">
      <w:pPr>
        <w:spacing w:line="360" w:lineRule="auto"/>
        <w:rPr>
          <w:rFonts w:ascii="Times New Roman" w:hAnsi="Times New Roman" w:cs="Times New Roman"/>
        </w:rPr>
      </w:pPr>
      <w:commentRangeStart w:id="0"/>
      <w:r w:rsidRPr="00426EF6">
        <w:rPr>
          <w:rFonts w:ascii="Times New Roman" w:hAnsi="Times New Roman" w:cs="Times New Roman"/>
          <w:b/>
          <w:bCs/>
        </w:rPr>
        <w:t>Figure #</w:t>
      </w:r>
      <w:commentRangeEnd w:id="0"/>
      <w:r w:rsidR="00CC3FD2" w:rsidRPr="00426EF6">
        <w:rPr>
          <w:rStyle w:val="CommentReference"/>
          <w:rFonts w:ascii="Times New Roman" w:hAnsi="Times New Roman" w:cs="Times New Roman"/>
          <w:b/>
          <w:bCs/>
          <w:sz w:val="24"/>
          <w:szCs w:val="24"/>
        </w:rPr>
        <w:commentReference w:id="0"/>
      </w:r>
      <w:r w:rsidRPr="00426EF6">
        <w:rPr>
          <w:rFonts w:ascii="Times New Roman" w:hAnsi="Times New Roman" w:cs="Times New Roman"/>
          <w:b/>
          <w:bCs/>
        </w:rPr>
        <w:t>:</w:t>
      </w:r>
      <w:r>
        <w:rPr>
          <w:rFonts w:ascii="Times New Roman" w:hAnsi="Times New Roman" w:cs="Times New Roman"/>
        </w:rPr>
        <w:t xml:space="preserve"> </w:t>
      </w:r>
      <w:r w:rsidR="008C236B">
        <w:rPr>
          <w:rFonts w:ascii="Times New Roman" w:hAnsi="Times New Roman" w:cs="Times New Roman"/>
        </w:rPr>
        <w:t xml:space="preserve">ROUGH (and </w:t>
      </w:r>
      <w:r w:rsidR="00942955">
        <w:rPr>
          <w:rFonts w:ascii="Times New Roman" w:hAnsi="Times New Roman" w:cs="Times New Roman"/>
        </w:rPr>
        <w:t>UGLY</w:t>
      </w:r>
      <w:r w:rsidR="008C236B">
        <w:rPr>
          <w:rFonts w:ascii="Times New Roman" w:hAnsi="Times New Roman" w:cs="Times New Roman"/>
        </w:rPr>
        <w:t xml:space="preserve">) version of a flow chart that </w:t>
      </w:r>
      <w:r w:rsidR="00DD486F">
        <w:rPr>
          <w:rFonts w:ascii="Times New Roman" w:hAnsi="Times New Roman" w:cs="Times New Roman"/>
        </w:rPr>
        <w:t>could</w:t>
      </w:r>
      <w:r w:rsidR="008C236B">
        <w:rPr>
          <w:rFonts w:ascii="Times New Roman" w:hAnsi="Times New Roman" w:cs="Times New Roman"/>
        </w:rPr>
        <w:t xml:space="preserve"> be helpful to include</w:t>
      </w:r>
      <w:r w:rsidR="00164BB7">
        <w:rPr>
          <w:rFonts w:ascii="Times New Roman" w:hAnsi="Times New Roman" w:cs="Times New Roman"/>
        </w:rPr>
        <w:t xml:space="preserve"> for the different </w:t>
      </w:r>
      <w:r w:rsidR="00B313C0">
        <w:rPr>
          <w:rFonts w:ascii="Times New Roman" w:hAnsi="Times New Roman" w:cs="Times New Roman"/>
        </w:rPr>
        <w:t xml:space="preserve">group </w:t>
      </w:r>
      <w:r w:rsidR="00164BB7">
        <w:rPr>
          <w:rFonts w:ascii="Times New Roman" w:hAnsi="Times New Roman" w:cs="Times New Roman"/>
        </w:rPr>
        <w:t>categories</w:t>
      </w:r>
      <w:r w:rsidR="008C236B">
        <w:rPr>
          <w:rFonts w:ascii="Times New Roman" w:hAnsi="Times New Roman" w:cs="Times New Roman"/>
        </w:rPr>
        <w:t>?</w:t>
      </w:r>
      <w:r w:rsidR="007A5079">
        <w:rPr>
          <w:rFonts w:ascii="Times New Roman" w:hAnsi="Times New Roman" w:cs="Times New Roman"/>
        </w:rPr>
        <w:t xml:space="preserve"> </w:t>
      </w:r>
      <w:r w:rsidR="00DD486F" w:rsidRPr="002618AE">
        <w:rPr>
          <w:rFonts w:ascii="Times New Roman" w:hAnsi="Times New Roman" w:cs="Times New Roman"/>
          <w:highlight w:val="yellow"/>
        </w:rPr>
        <w:t xml:space="preserve">I don’t know if it may be confusing because in contrast to AM251 is control, and I don’t specify control solutions in any other </w:t>
      </w:r>
      <w:r w:rsidR="00C00F68" w:rsidRPr="002618AE">
        <w:rPr>
          <w:rFonts w:ascii="Times New Roman" w:hAnsi="Times New Roman" w:cs="Times New Roman"/>
          <w:highlight w:val="yellow"/>
        </w:rPr>
        <w:t>category</w:t>
      </w:r>
      <w:r w:rsidR="007A5079" w:rsidRPr="002618AE">
        <w:rPr>
          <w:rFonts w:ascii="Times New Roman" w:hAnsi="Times New Roman" w:cs="Times New Roman"/>
          <w:highlight w:val="yellow"/>
        </w:rPr>
        <w:t>.</w:t>
      </w:r>
    </w:p>
    <w:p w14:paraId="1477E693" w14:textId="77777777" w:rsidR="00BA1690" w:rsidRPr="00682479" w:rsidRDefault="00BA1690" w:rsidP="00660D02">
      <w:pPr>
        <w:spacing w:line="360" w:lineRule="auto"/>
        <w:ind w:firstLine="720"/>
        <w:rPr>
          <w:rFonts w:ascii="Times New Roman" w:hAnsi="Times New Roman" w:cs="Times New Roman"/>
        </w:rPr>
      </w:pPr>
    </w:p>
    <w:p w14:paraId="552F6601" w14:textId="24906601" w:rsidR="00341F6E" w:rsidRPr="00BA1690" w:rsidRDefault="00856033" w:rsidP="00660D02">
      <w:pPr>
        <w:spacing w:line="360" w:lineRule="auto"/>
        <w:rPr>
          <w:rFonts w:ascii="Times New Roman" w:hAnsi="Times New Roman" w:cs="Times New Roman"/>
          <w:b/>
          <w:bCs/>
        </w:rPr>
      </w:pPr>
      <w:r w:rsidRPr="00BA1690">
        <w:rPr>
          <w:rFonts w:ascii="Times New Roman" w:hAnsi="Times New Roman" w:cs="Times New Roman"/>
          <w:b/>
          <w:bCs/>
        </w:rPr>
        <w:t xml:space="preserve">2.3 </w:t>
      </w:r>
      <w:r w:rsidR="00341F6E" w:rsidRPr="00BA1690">
        <w:rPr>
          <w:rFonts w:ascii="Times New Roman" w:hAnsi="Times New Roman" w:cs="Times New Roman"/>
          <w:b/>
          <w:bCs/>
        </w:rPr>
        <w:t xml:space="preserve">Brain </w:t>
      </w:r>
      <w:r w:rsidR="005F2729" w:rsidRPr="00BA1690">
        <w:rPr>
          <w:rFonts w:ascii="Times New Roman" w:hAnsi="Times New Roman" w:cs="Times New Roman"/>
          <w:b/>
          <w:bCs/>
        </w:rPr>
        <w:t xml:space="preserve">Removal and </w:t>
      </w:r>
      <w:r w:rsidR="00341F6E" w:rsidRPr="00BA1690">
        <w:rPr>
          <w:rFonts w:ascii="Times New Roman" w:hAnsi="Times New Roman" w:cs="Times New Roman"/>
          <w:b/>
          <w:bCs/>
        </w:rPr>
        <w:t>Slice Preparation</w:t>
      </w:r>
    </w:p>
    <w:p w14:paraId="46BE929A" w14:textId="64714DBD" w:rsidR="00856033" w:rsidRDefault="00856033" w:rsidP="00660D02">
      <w:pPr>
        <w:spacing w:line="360" w:lineRule="auto"/>
        <w:ind w:firstLine="720"/>
        <w:rPr>
          <w:rFonts w:ascii="Times New Roman" w:hAnsi="Times New Roman" w:cs="Times New Roman"/>
        </w:rPr>
      </w:pPr>
      <w:r>
        <w:rPr>
          <w:rFonts w:ascii="Times New Roman" w:hAnsi="Times New Roman" w:cs="Times New Roman"/>
        </w:rPr>
        <w:t xml:space="preserve">Between </w:t>
      </w:r>
      <w:r w:rsidRPr="00856033">
        <w:rPr>
          <w:rFonts w:ascii="Times New Roman" w:hAnsi="Times New Roman" w:cs="Times New Roman"/>
          <w:highlight w:val="yellow"/>
        </w:rPr>
        <w:t>time</w:t>
      </w:r>
      <w:r>
        <w:rPr>
          <w:rFonts w:ascii="Times New Roman" w:hAnsi="Times New Roman" w:cs="Times New Roman"/>
        </w:rPr>
        <w:t xml:space="preserve"> and </w:t>
      </w:r>
      <w:r w:rsidRPr="00856033">
        <w:rPr>
          <w:rFonts w:ascii="Times New Roman" w:hAnsi="Times New Roman" w:cs="Times New Roman"/>
          <w:highlight w:val="yellow"/>
        </w:rPr>
        <w:t>time</w:t>
      </w:r>
      <w:r>
        <w:rPr>
          <w:rFonts w:ascii="Times New Roman" w:hAnsi="Times New Roman" w:cs="Times New Roman"/>
        </w:rPr>
        <w:t>, immediately f</w:t>
      </w:r>
      <w:r w:rsidRPr="004276DD">
        <w:rPr>
          <w:rFonts w:ascii="Times New Roman" w:hAnsi="Times New Roman" w:cs="Times New Roman"/>
        </w:rPr>
        <w:t xml:space="preserve">ollowing the </w:t>
      </w:r>
      <w:r>
        <w:rPr>
          <w:rFonts w:ascii="Times New Roman" w:hAnsi="Times New Roman" w:cs="Times New Roman"/>
        </w:rPr>
        <w:t>single (acute) or fifth day of restraint (repeated) for the stress groups</w:t>
      </w:r>
      <w:r w:rsidRPr="004276DD">
        <w:rPr>
          <w:rFonts w:ascii="Times New Roman" w:hAnsi="Times New Roman" w:cs="Times New Roman"/>
        </w:rPr>
        <w:t xml:space="preserve">, the animal </w:t>
      </w:r>
      <w:r>
        <w:rPr>
          <w:rFonts w:ascii="Times New Roman" w:hAnsi="Times New Roman" w:cs="Times New Roman"/>
        </w:rPr>
        <w:t>was</w:t>
      </w:r>
      <w:r w:rsidRPr="004276DD">
        <w:rPr>
          <w:rFonts w:ascii="Times New Roman" w:hAnsi="Times New Roman" w:cs="Times New Roman"/>
        </w:rPr>
        <w:t xml:space="preserve"> anesthetized with 5% </w:t>
      </w:r>
      <w:r>
        <w:rPr>
          <w:rFonts w:ascii="Times New Roman" w:hAnsi="Times New Roman" w:cs="Times New Roman"/>
        </w:rPr>
        <w:t xml:space="preserve">gaseous </w:t>
      </w:r>
      <w:r w:rsidRPr="004276DD">
        <w:rPr>
          <w:rFonts w:ascii="Times New Roman" w:hAnsi="Times New Roman" w:cs="Times New Roman"/>
        </w:rPr>
        <w:t>isoflurane</w:t>
      </w:r>
      <w:r>
        <w:rPr>
          <w:rFonts w:ascii="Times New Roman" w:hAnsi="Times New Roman" w:cs="Times New Roman"/>
        </w:rPr>
        <w:t xml:space="preserve"> in oxygen</w:t>
      </w:r>
      <w:r w:rsidRPr="004276DD">
        <w:rPr>
          <w:rFonts w:ascii="Times New Roman" w:hAnsi="Times New Roman" w:cs="Times New Roman"/>
        </w:rPr>
        <w:t xml:space="preserve"> (</w:t>
      </w:r>
      <w:commentRangeStart w:id="1"/>
      <w:commentRangeStart w:id="2"/>
      <w:r>
        <w:rPr>
          <w:rFonts w:ascii="Times New Roman" w:hAnsi="Times New Roman" w:cs="Times New Roman"/>
        </w:rPr>
        <w:t>Dechra Veterinary Products</w:t>
      </w:r>
      <w:commentRangeEnd w:id="1"/>
      <w:r w:rsidR="00C53724" w:rsidRPr="004276DD">
        <w:rPr>
          <w:rStyle w:val="CommentReference"/>
          <w:rFonts w:ascii="Times New Roman" w:hAnsi="Times New Roman" w:cs="Times New Roman"/>
          <w:sz w:val="24"/>
          <w:szCs w:val="24"/>
        </w:rPr>
        <w:commentReference w:id="1"/>
      </w:r>
      <w:commentRangeEnd w:id="2"/>
      <w:r w:rsidR="00316857" w:rsidRPr="004276DD">
        <w:rPr>
          <w:rStyle w:val="CommentReference"/>
          <w:rFonts w:ascii="Times New Roman" w:hAnsi="Times New Roman" w:cs="Times New Roman"/>
          <w:sz w:val="24"/>
          <w:szCs w:val="24"/>
        </w:rPr>
        <w:commentReference w:id="2"/>
      </w:r>
      <w:r w:rsidRPr="004276DD">
        <w:rPr>
          <w:rFonts w:ascii="Times New Roman" w:hAnsi="Times New Roman" w:cs="Times New Roman"/>
        </w:rPr>
        <w:t>)</w:t>
      </w:r>
      <w:r w:rsidR="00316857">
        <w:rPr>
          <w:rFonts w:ascii="Times New Roman" w:hAnsi="Times New Roman" w:cs="Times New Roman"/>
        </w:rPr>
        <w:t>, and approximately 2mL of liquid added to the corner of the chamber</w:t>
      </w:r>
      <w:r w:rsidR="005F2729">
        <w:rPr>
          <w:rFonts w:ascii="Times New Roman" w:hAnsi="Times New Roman" w:cs="Times New Roman"/>
        </w:rPr>
        <w:t xml:space="preserve">. To confirm anesthesia, a toe pinch reflex test was </w:t>
      </w:r>
      <w:r w:rsidR="00AE3144">
        <w:rPr>
          <w:rFonts w:ascii="Times New Roman" w:hAnsi="Times New Roman" w:cs="Times New Roman"/>
        </w:rPr>
        <w:t>performed</w:t>
      </w:r>
      <w:r w:rsidR="005F2729">
        <w:rPr>
          <w:rFonts w:ascii="Times New Roman" w:hAnsi="Times New Roman" w:cs="Times New Roman"/>
        </w:rPr>
        <w:t xml:space="preserve">. When no reflex was present, the animal was </w:t>
      </w:r>
      <w:r w:rsidRPr="004276DD">
        <w:rPr>
          <w:rFonts w:ascii="Times New Roman" w:hAnsi="Times New Roman" w:cs="Times New Roman"/>
        </w:rPr>
        <w:t>decapitated</w:t>
      </w:r>
      <w:r>
        <w:rPr>
          <w:rFonts w:ascii="Times New Roman" w:hAnsi="Times New Roman" w:cs="Times New Roman"/>
        </w:rPr>
        <w:t xml:space="preserve"> using a guillotine (</w:t>
      </w:r>
      <w:r w:rsidRPr="00D92F83">
        <w:rPr>
          <w:rFonts w:ascii="Times New Roman" w:hAnsi="Times New Roman" w:cs="Times New Roman"/>
        </w:rPr>
        <w:t>World Precision Instruments</w:t>
      </w:r>
      <w:r>
        <w:rPr>
          <w:rFonts w:ascii="Times New Roman" w:hAnsi="Times New Roman" w:cs="Times New Roman"/>
        </w:rPr>
        <w:t>)</w:t>
      </w:r>
      <w:r w:rsidRPr="004276DD">
        <w:rPr>
          <w:rFonts w:ascii="Times New Roman" w:hAnsi="Times New Roman" w:cs="Times New Roman"/>
        </w:rPr>
        <w:t xml:space="preserve">, </w:t>
      </w:r>
      <w:r>
        <w:rPr>
          <w:rFonts w:ascii="Times New Roman" w:hAnsi="Times New Roman" w:cs="Times New Roman"/>
        </w:rPr>
        <w:t>a</w:t>
      </w:r>
      <w:r w:rsidR="008A3143">
        <w:rPr>
          <w:rFonts w:ascii="Times New Roman" w:hAnsi="Times New Roman" w:cs="Times New Roman"/>
        </w:rPr>
        <w:t>nd a</w:t>
      </w:r>
      <w:r>
        <w:rPr>
          <w:rFonts w:ascii="Times New Roman" w:hAnsi="Times New Roman" w:cs="Times New Roman"/>
        </w:rPr>
        <w:t xml:space="preserve"> carotid blood sample was obtained</w:t>
      </w:r>
      <w:r w:rsidR="008A3143">
        <w:rPr>
          <w:rFonts w:ascii="Times New Roman" w:hAnsi="Times New Roman" w:cs="Times New Roman"/>
        </w:rPr>
        <w:t>. The</w:t>
      </w:r>
      <w:r w:rsidRPr="004276DD">
        <w:rPr>
          <w:rFonts w:ascii="Times New Roman" w:hAnsi="Times New Roman" w:cs="Times New Roman"/>
        </w:rPr>
        <w:t xml:space="preserve"> brain </w:t>
      </w:r>
      <w:r w:rsidR="008A3143">
        <w:rPr>
          <w:rFonts w:ascii="Times New Roman" w:hAnsi="Times New Roman" w:cs="Times New Roman"/>
        </w:rPr>
        <w:t xml:space="preserve">was </w:t>
      </w:r>
      <w:r>
        <w:rPr>
          <w:rFonts w:ascii="Times New Roman" w:hAnsi="Times New Roman" w:cs="Times New Roman"/>
        </w:rPr>
        <w:t xml:space="preserve">quickly </w:t>
      </w:r>
      <w:r w:rsidRPr="004276DD">
        <w:rPr>
          <w:rFonts w:ascii="Times New Roman" w:hAnsi="Times New Roman" w:cs="Times New Roman"/>
        </w:rPr>
        <w:t xml:space="preserve">removed and </w:t>
      </w:r>
      <w:r>
        <w:rPr>
          <w:rFonts w:ascii="Times New Roman" w:hAnsi="Times New Roman" w:cs="Times New Roman"/>
        </w:rPr>
        <w:t>immersed</w:t>
      </w:r>
      <w:r w:rsidRPr="004276DD">
        <w:rPr>
          <w:rFonts w:ascii="Times New Roman" w:hAnsi="Times New Roman" w:cs="Times New Roman"/>
        </w:rPr>
        <w:t xml:space="preserve"> in ice-cold </w:t>
      </w:r>
      <w:r w:rsidR="0061317F">
        <w:rPr>
          <w:rFonts w:ascii="Times New Roman" w:hAnsi="Times New Roman" w:cs="Times New Roman"/>
        </w:rPr>
        <w:t xml:space="preserve">slicing solution </w:t>
      </w:r>
      <w:r w:rsidRPr="004276DD">
        <w:rPr>
          <w:rFonts w:ascii="Times New Roman" w:hAnsi="Times New Roman" w:cs="Times New Roman"/>
        </w:rPr>
        <w:t>that contained (in mM): 75 sucrose, 25 glucose, 87 NaCl, 25 NaHCO</w:t>
      </w:r>
      <w:r w:rsidRPr="004276DD">
        <w:rPr>
          <w:rFonts w:ascii="Times New Roman" w:hAnsi="Times New Roman" w:cs="Times New Roman"/>
          <w:vertAlign w:val="subscript"/>
        </w:rPr>
        <w:t>3</w:t>
      </w:r>
      <w:r w:rsidRPr="004276DD">
        <w:rPr>
          <w:rFonts w:ascii="Times New Roman" w:hAnsi="Times New Roman" w:cs="Times New Roman"/>
        </w:rPr>
        <w:t>, 2.5 KCl, 0.5 CaCl</w:t>
      </w:r>
      <w:r w:rsidRPr="004276DD">
        <w:rPr>
          <w:rFonts w:ascii="Times New Roman" w:hAnsi="Times New Roman" w:cs="Times New Roman"/>
          <w:vertAlign w:val="subscript"/>
        </w:rPr>
        <w:t xml:space="preserve">2 </w:t>
      </w:r>
      <w:r w:rsidRPr="004276DD">
        <w:rPr>
          <w:rFonts w:ascii="Times New Roman" w:hAnsi="Times New Roman" w:cs="Times New Roman"/>
        </w:rPr>
        <w:t>* 2 H</w:t>
      </w:r>
      <w:r w:rsidRPr="004276DD">
        <w:rPr>
          <w:rFonts w:ascii="Times New Roman" w:hAnsi="Times New Roman" w:cs="Times New Roman"/>
          <w:vertAlign w:val="subscript"/>
        </w:rPr>
        <w:t>2</w:t>
      </w:r>
      <w:r w:rsidRPr="004276DD">
        <w:rPr>
          <w:rFonts w:ascii="Times New Roman" w:hAnsi="Times New Roman" w:cs="Times New Roman"/>
        </w:rPr>
        <w:t>O, 7 MgCl</w:t>
      </w:r>
      <w:r w:rsidRPr="004276DD">
        <w:rPr>
          <w:rFonts w:ascii="Times New Roman" w:hAnsi="Times New Roman" w:cs="Times New Roman"/>
          <w:vertAlign w:val="subscript"/>
        </w:rPr>
        <w:t xml:space="preserve">2 </w:t>
      </w:r>
      <w:r w:rsidRPr="004276DD">
        <w:rPr>
          <w:rFonts w:ascii="Times New Roman" w:hAnsi="Times New Roman" w:cs="Times New Roman"/>
        </w:rPr>
        <w:t xml:space="preserve">* 6 </w:t>
      </w:r>
      <w:r w:rsidRPr="004276DD">
        <w:rPr>
          <w:rFonts w:ascii="Times New Roman" w:hAnsi="Times New Roman" w:cs="Times New Roman"/>
        </w:rPr>
        <w:lastRenderedPageBreak/>
        <w:t>H</w:t>
      </w:r>
      <w:r w:rsidRPr="004276DD">
        <w:rPr>
          <w:rFonts w:ascii="Times New Roman" w:hAnsi="Times New Roman" w:cs="Times New Roman"/>
          <w:vertAlign w:val="subscript"/>
        </w:rPr>
        <w:t>2</w:t>
      </w:r>
      <w:r w:rsidRPr="004276DD">
        <w:rPr>
          <w:rFonts w:ascii="Times New Roman" w:hAnsi="Times New Roman" w:cs="Times New Roman"/>
        </w:rPr>
        <w:t>O, 1.25 NaH</w:t>
      </w:r>
      <w:r w:rsidRPr="004276DD">
        <w:rPr>
          <w:rFonts w:ascii="Times New Roman" w:hAnsi="Times New Roman" w:cs="Times New Roman"/>
          <w:vertAlign w:val="subscript"/>
        </w:rPr>
        <w:t>2</w:t>
      </w:r>
      <w:r w:rsidRPr="004276DD">
        <w:rPr>
          <w:rFonts w:ascii="Times New Roman" w:hAnsi="Times New Roman" w:cs="Times New Roman"/>
        </w:rPr>
        <w:t>PO</w:t>
      </w:r>
      <w:r w:rsidRPr="004276DD">
        <w:rPr>
          <w:rFonts w:ascii="Times New Roman" w:hAnsi="Times New Roman" w:cs="Times New Roman"/>
          <w:vertAlign w:val="subscript"/>
        </w:rPr>
        <w:t>4</w:t>
      </w:r>
      <w:r w:rsidRPr="004276DD">
        <w:rPr>
          <w:rFonts w:ascii="Times New Roman" w:hAnsi="Times New Roman" w:cs="Times New Roman"/>
        </w:rPr>
        <w:t>, saturated with 95% O</w:t>
      </w:r>
      <w:r w:rsidRPr="004276DD">
        <w:rPr>
          <w:rFonts w:ascii="Times New Roman" w:hAnsi="Times New Roman" w:cs="Times New Roman"/>
          <w:vertAlign w:val="subscript"/>
        </w:rPr>
        <w:t>2</w:t>
      </w:r>
      <w:r w:rsidRPr="004276DD">
        <w:rPr>
          <w:rFonts w:ascii="Times New Roman" w:hAnsi="Times New Roman" w:cs="Times New Roman"/>
        </w:rPr>
        <w:t xml:space="preserve"> and 5% CO</w:t>
      </w:r>
      <w:r w:rsidRPr="004276DD">
        <w:rPr>
          <w:rFonts w:ascii="Times New Roman" w:hAnsi="Times New Roman" w:cs="Times New Roman"/>
          <w:vertAlign w:val="subscript"/>
        </w:rPr>
        <w:t>2</w:t>
      </w:r>
      <w:r w:rsidR="008A3143">
        <w:rPr>
          <w:rFonts w:ascii="Times New Roman" w:hAnsi="Times New Roman" w:cs="Times New Roman"/>
        </w:rPr>
        <w:t xml:space="preserve"> for a minimum of </w:t>
      </w:r>
      <w:r w:rsidR="00475E48">
        <w:rPr>
          <w:rFonts w:ascii="Times New Roman" w:hAnsi="Times New Roman" w:cs="Times New Roman"/>
        </w:rPr>
        <w:t>20</w:t>
      </w:r>
      <w:r w:rsidR="008A3143">
        <w:rPr>
          <w:rFonts w:ascii="Times New Roman" w:hAnsi="Times New Roman" w:cs="Times New Roman"/>
        </w:rPr>
        <w:t xml:space="preserve"> minutes prior</w:t>
      </w:r>
      <w:r w:rsidR="00C53724">
        <w:rPr>
          <w:rFonts w:ascii="Times New Roman" w:hAnsi="Times New Roman" w:cs="Times New Roman"/>
        </w:rPr>
        <w:t xml:space="preserve"> to brain removal</w:t>
      </w:r>
      <w:r w:rsidR="008A3143">
        <w:rPr>
          <w:rFonts w:ascii="Times New Roman" w:hAnsi="Times New Roman" w:cs="Times New Roman"/>
        </w:rPr>
        <w:t>.</w:t>
      </w:r>
      <w:r w:rsidRPr="004276DD">
        <w:rPr>
          <w:rFonts w:ascii="Times New Roman" w:hAnsi="Times New Roman" w:cs="Times New Roman"/>
        </w:rPr>
        <w:t xml:space="preserve"> </w:t>
      </w:r>
    </w:p>
    <w:p w14:paraId="0829021C" w14:textId="74DC051C" w:rsidR="001A2EE4" w:rsidRDefault="00C8083A" w:rsidP="00660D02">
      <w:pPr>
        <w:spacing w:line="360" w:lineRule="auto"/>
        <w:ind w:firstLine="720"/>
        <w:rPr>
          <w:rFonts w:ascii="Times New Roman" w:hAnsi="Times New Roman" w:cs="Times New Roman"/>
        </w:rPr>
      </w:pPr>
      <w:r>
        <w:rPr>
          <w:rFonts w:ascii="Times New Roman" w:hAnsi="Times New Roman" w:cs="Times New Roman"/>
        </w:rPr>
        <w:t>The</w:t>
      </w:r>
      <w:r w:rsidR="0061317F">
        <w:rPr>
          <w:rFonts w:ascii="Times New Roman" w:hAnsi="Times New Roman" w:cs="Times New Roman"/>
        </w:rPr>
        <w:t xml:space="preserve"> brain was </w:t>
      </w:r>
      <w:r>
        <w:rPr>
          <w:rFonts w:ascii="Times New Roman" w:hAnsi="Times New Roman" w:cs="Times New Roman"/>
        </w:rPr>
        <w:t xml:space="preserve">then </w:t>
      </w:r>
      <w:r w:rsidR="0061317F">
        <w:rPr>
          <w:rFonts w:ascii="Times New Roman" w:hAnsi="Times New Roman" w:cs="Times New Roman"/>
        </w:rPr>
        <w:t xml:space="preserve">placed on a petri </w:t>
      </w:r>
      <w:r w:rsidR="00942955">
        <w:rPr>
          <w:rFonts w:ascii="Times New Roman" w:hAnsi="Times New Roman" w:cs="Times New Roman"/>
        </w:rPr>
        <w:t>dish,</w:t>
      </w:r>
      <w:r w:rsidR="0061317F">
        <w:rPr>
          <w:rFonts w:ascii="Times New Roman" w:hAnsi="Times New Roman" w:cs="Times New Roman"/>
        </w:rPr>
        <w:t xml:space="preserve"> and the anterior, posterior, and dorsal (cortex) regions were cut off. The brain was glued (Krazy Glue) to a vibratome plate with the posterior side down. A small piece of agar was glued on the ventral side of the brain to prevent movement during slicing.</w:t>
      </w:r>
      <w:r w:rsidR="0061317F" w:rsidRPr="0061317F">
        <w:rPr>
          <w:rFonts w:ascii="Times New Roman" w:hAnsi="Times New Roman" w:cs="Times New Roman"/>
        </w:rPr>
        <w:t xml:space="preserve"> </w:t>
      </w:r>
      <w:r w:rsidR="0061317F">
        <w:rPr>
          <w:rFonts w:ascii="Times New Roman" w:hAnsi="Times New Roman" w:cs="Times New Roman"/>
        </w:rPr>
        <w:t>The vibratome plate was placed such that the brain was submerged in the ice-cold slicing solution and a line with</w:t>
      </w:r>
      <w:r w:rsidR="0061317F" w:rsidRPr="004276DD">
        <w:rPr>
          <w:rFonts w:ascii="Times New Roman" w:hAnsi="Times New Roman" w:cs="Times New Roman"/>
        </w:rPr>
        <w:t xml:space="preserve"> 95% O</w:t>
      </w:r>
      <w:r w:rsidR="0061317F" w:rsidRPr="004276DD">
        <w:rPr>
          <w:rFonts w:ascii="Times New Roman" w:hAnsi="Times New Roman" w:cs="Times New Roman"/>
          <w:vertAlign w:val="subscript"/>
        </w:rPr>
        <w:t>2</w:t>
      </w:r>
      <w:r w:rsidR="0061317F" w:rsidRPr="004276DD">
        <w:rPr>
          <w:rFonts w:ascii="Times New Roman" w:hAnsi="Times New Roman" w:cs="Times New Roman"/>
        </w:rPr>
        <w:t xml:space="preserve"> and 5% CO</w:t>
      </w:r>
      <w:r w:rsidR="0061317F" w:rsidRPr="004276DD">
        <w:rPr>
          <w:rFonts w:ascii="Times New Roman" w:hAnsi="Times New Roman" w:cs="Times New Roman"/>
          <w:vertAlign w:val="subscript"/>
        </w:rPr>
        <w:t>2</w:t>
      </w:r>
      <w:r w:rsidR="0061317F">
        <w:rPr>
          <w:rFonts w:ascii="Times New Roman" w:hAnsi="Times New Roman" w:cs="Times New Roman"/>
        </w:rPr>
        <w:t xml:space="preserve"> was inserted. </w:t>
      </w:r>
      <w:r w:rsidR="0061317F" w:rsidRPr="004276DD">
        <w:rPr>
          <w:rFonts w:ascii="Times New Roman" w:hAnsi="Times New Roman" w:cs="Times New Roman"/>
        </w:rPr>
        <w:t xml:space="preserve">Coronal slices (250 µm) containing the DMH, identified using </w:t>
      </w:r>
      <w:r w:rsidR="0061317F">
        <w:rPr>
          <w:rFonts w:ascii="Times New Roman" w:hAnsi="Times New Roman" w:cs="Times New Roman"/>
        </w:rPr>
        <w:t>a rat atlas (</w:t>
      </w:r>
      <w:r w:rsidR="0061317F" w:rsidRPr="00CE7641">
        <w:rPr>
          <w:rFonts w:ascii="Times New Roman" w:hAnsi="Times New Roman" w:cs="Times New Roman"/>
          <w:noProof/>
        </w:rPr>
        <w:t>Paxinos &amp; Watson, 2009</w:t>
      </w:r>
      <w:r w:rsidR="0061317F">
        <w:rPr>
          <w:rFonts w:ascii="Times New Roman" w:hAnsi="Times New Roman" w:cs="Times New Roman"/>
        </w:rPr>
        <w:t>)</w:t>
      </w:r>
      <w:r w:rsidR="0061317F" w:rsidRPr="004276DD">
        <w:rPr>
          <w:rFonts w:ascii="Times New Roman" w:hAnsi="Times New Roman" w:cs="Times New Roman"/>
        </w:rPr>
        <w:t>, were obtained using a vibrating slicer (Le</w:t>
      </w:r>
      <w:r w:rsidR="00C53724">
        <w:rPr>
          <w:rFonts w:ascii="Times New Roman" w:hAnsi="Times New Roman" w:cs="Times New Roman"/>
        </w:rPr>
        <w:t>i</w:t>
      </w:r>
      <w:r w:rsidR="0061317F" w:rsidRPr="004276DD">
        <w:rPr>
          <w:rFonts w:ascii="Times New Roman" w:hAnsi="Times New Roman" w:cs="Times New Roman"/>
        </w:rPr>
        <w:t>ca)</w:t>
      </w:r>
      <w:r w:rsidR="0040414B">
        <w:rPr>
          <w:rFonts w:ascii="Times New Roman" w:hAnsi="Times New Roman" w:cs="Times New Roman"/>
        </w:rPr>
        <w:t xml:space="preserve"> and cut into hemi-sections along the midline</w:t>
      </w:r>
      <w:r w:rsidR="0061317F" w:rsidRPr="004276DD">
        <w:rPr>
          <w:rFonts w:ascii="Times New Roman" w:hAnsi="Times New Roman" w:cs="Times New Roman"/>
        </w:rPr>
        <w:t>.</w:t>
      </w:r>
      <w:r w:rsidR="001A2EE4" w:rsidRPr="001A2EE4">
        <w:rPr>
          <w:rFonts w:ascii="Times New Roman" w:hAnsi="Times New Roman" w:cs="Times New Roman"/>
        </w:rPr>
        <w:t xml:space="preserve"> </w:t>
      </w:r>
      <w:r w:rsidR="001A2EE4" w:rsidRPr="004276DD">
        <w:rPr>
          <w:rFonts w:ascii="Times New Roman" w:hAnsi="Times New Roman" w:cs="Times New Roman"/>
        </w:rPr>
        <w:t>Slices were incubated in 32.5°C artificial cerebrospinal fluid (aCSF) that contained (in mM): 10 glucose, 126 NaCl, 26 NaHCO</w:t>
      </w:r>
      <w:r w:rsidR="001A2EE4" w:rsidRPr="004276DD">
        <w:rPr>
          <w:rFonts w:ascii="Times New Roman" w:hAnsi="Times New Roman" w:cs="Times New Roman"/>
          <w:vertAlign w:val="subscript"/>
        </w:rPr>
        <w:t>3</w:t>
      </w:r>
      <w:r w:rsidR="001A2EE4" w:rsidRPr="004276DD">
        <w:rPr>
          <w:rFonts w:ascii="Times New Roman" w:hAnsi="Times New Roman" w:cs="Times New Roman"/>
        </w:rPr>
        <w:t>, 2.5 KCl, 2.5 CaCl</w:t>
      </w:r>
      <w:r w:rsidR="001A2EE4" w:rsidRPr="004276DD">
        <w:rPr>
          <w:rFonts w:ascii="Times New Roman" w:hAnsi="Times New Roman" w:cs="Times New Roman"/>
          <w:vertAlign w:val="subscript"/>
        </w:rPr>
        <w:t xml:space="preserve">2 </w:t>
      </w:r>
      <w:r w:rsidR="001A2EE4" w:rsidRPr="004276DD">
        <w:rPr>
          <w:rFonts w:ascii="Times New Roman" w:hAnsi="Times New Roman" w:cs="Times New Roman"/>
        </w:rPr>
        <w:t>* 2 H</w:t>
      </w:r>
      <w:r w:rsidR="001A2EE4" w:rsidRPr="004276DD">
        <w:rPr>
          <w:rFonts w:ascii="Times New Roman" w:hAnsi="Times New Roman" w:cs="Times New Roman"/>
          <w:vertAlign w:val="subscript"/>
        </w:rPr>
        <w:t>2</w:t>
      </w:r>
      <w:r w:rsidR="001A2EE4" w:rsidRPr="004276DD">
        <w:rPr>
          <w:rFonts w:ascii="Times New Roman" w:hAnsi="Times New Roman" w:cs="Times New Roman"/>
        </w:rPr>
        <w:t>O, 1.5 MgCl</w:t>
      </w:r>
      <w:r w:rsidR="001A2EE4" w:rsidRPr="004276DD">
        <w:rPr>
          <w:rFonts w:ascii="Times New Roman" w:hAnsi="Times New Roman" w:cs="Times New Roman"/>
          <w:vertAlign w:val="subscript"/>
        </w:rPr>
        <w:t xml:space="preserve">2 </w:t>
      </w:r>
      <w:r w:rsidR="001A2EE4" w:rsidRPr="004276DD">
        <w:rPr>
          <w:rFonts w:ascii="Times New Roman" w:hAnsi="Times New Roman" w:cs="Times New Roman"/>
        </w:rPr>
        <w:t>* 6 H</w:t>
      </w:r>
      <w:r w:rsidR="001A2EE4" w:rsidRPr="004276DD">
        <w:rPr>
          <w:rFonts w:ascii="Times New Roman" w:hAnsi="Times New Roman" w:cs="Times New Roman"/>
          <w:vertAlign w:val="subscript"/>
        </w:rPr>
        <w:t>2</w:t>
      </w:r>
      <w:r w:rsidR="001A2EE4" w:rsidRPr="004276DD">
        <w:rPr>
          <w:rFonts w:ascii="Times New Roman" w:hAnsi="Times New Roman" w:cs="Times New Roman"/>
        </w:rPr>
        <w:t>O, 1.25 NaH</w:t>
      </w:r>
      <w:r w:rsidR="001A2EE4" w:rsidRPr="004276DD">
        <w:rPr>
          <w:rFonts w:ascii="Times New Roman" w:hAnsi="Times New Roman" w:cs="Times New Roman"/>
          <w:vertAlign w:val="subscript"/>
        </w:rPr>
        <w:t>2</w:t>
      </w:r>
      <w:r w:rsidR="001A2EE4" w:rsidRPr="004276DD">
        <w:rPr>
          <w:rFonts w:ascii="Times New Roman" w:hAnsi="Times New Roman" w:cs="Times New Roman"/>
        </w:rPr>
        <w:t>PO</w:t>
      </w:r>
      <w:r w:rsidR="001A2EE4" w:rsidRPr="004276DD">
        <w:rPr>
          <w:rFonts w:ascii="Times New Roman" w:hAnsi="Times New Roman" w:cs="Times New Roman"/>
          <w:vertAlign w:val="subscript"/>
        </w:rPr>
        <w:t>4</w:t>
      </w:r>
      <w:r w:rsidR="001A2EE4" w:rsidRPr="004276DD">
        <w:rPr>
          <w:rFonts w:ascii="Times New Roman" w:hAnsi="Times New Roman" w:cs="Times New Roman"/>
        </w:rPr>
        <w:t>, saturated with 95% O</w:t>
      </w:r>
      <w:r w:rsidR="001A2EE4" w:rsidRPr="004276DD">
        <w:rPr>
          <w:rFonts w:ascii="Times New Roman" w:hAnsi="Times New Roman" w:cs="Times New Roman"/>
          <w:vertAlign w:val="subscript"/>
        </w:rPr>
        <w:t>2</w:t>
      </w:r>
      <w:r w:rsidR="001A2EE4" w:rsidRPr="004276DD">
        <w:rPr>
          <w:rFonts w:ascii="Times New Roman" w:hAnsi="Times New Roman" w:cs="Times New Roman"/>
        </w:rPr>
        <w:t xml:space="preserve"> and 5% CO</w:t>
      </w:r>
      <w:r w:rsidR="001A2EE4" w:rsidRPr="004276DD">
        <w:rPr>
          <w:rFonts w:ascii="Times New Roman" w:hAnsi="Times New Roman" w:cs="Times New Roman"/>
          <w:vertAlign w:val="subscript"/>
        </w:rPr>
        <w:t>2</w:t>
      </w:r>
      <w:r w:rsidR="001A2EE4" w:rsidRPr="004276DD">
        <w:rPr>
          <w:rFonts w:ascii="Times New Roman" w:hAnsi="Times New Roman" w:cs="Times New Roman"/>
        </w:rPr>
        <w:t>, for a minimum of 60 minutes, until recording began.</w:t>
      </w:r>
    </w:p>
    <w:p w14:paraId="52DB03D7" w14:textId="77777777" w:rsidR="0040414B" w:rsidRDefault="0040414B" w:rsidP="00660D02">
      <w:pPr>
        <w:spacing w:line="360" w:lineRule="auto"/>
        <w:rPr>
          <w:rFonts w:ascii="Times New Roman" w:hAnsi="Times New Roman" w:cs="Times New Roman"/>
        </w:rPr>
      </w:pPr>
    </w:p>
    <w:p w14:paraId="57A62BB6" w14:textId="58286364" w:rsidR="0040414B" w:rsidRPr="005A2E8F" w:rsidRDefault="0040414B" w:rsidP="00660D02">
      <w:pPr>
        <w:spacing w:line="360" w:lineRule="auto"/>
        <w:rPr>
          <w:rFonts w:ascii="Times New Roman" w:hAnsi="Times New Roman" w:cs="Times New Roman"/>
          <w:b/>
          <w:bCs/>
        </w:rPr>
      </w:pPr>
      <w:r w:rsidRPr="005A2E8F">
        <w:rPr>
          <w:rFonts w:ascii="Times New Roman" w:hAnsi="Times New Roman" w:cs="Times New Roman"/>
          <w:b/>
          <w:bCs/>
        </w:rPr>
        <w:t>2.4 Electrophysiology</w:t>
      </w:r>
    </w:p>
    <w:p w14:paraId="13B67B81" w14:textId="7BCE32F0" w:rsidR="0093440F" w:rsidRDefault="0040414B" w:rsidP="00660D02">
      <w:pPr>
        <w:spacing w:line="360" w:lineRule="auto"/>
        <w:rPr>
          <w:rFonts w:ascii="Times New Roman" w:hAnsi="Times New Roman" w:cs="Times New Roman"/>
        </w:rPr>
      </w:pPr>
      <w:r w:rsidRPr="004276DD">
        <w:rPr>
          <w:rFonts w:ascii="Times New Roman" w:hAnsi="Times New Roman" w:cs="Times New Roman"/>
        </w:rPr>
        <w:tab/>
      </w:r>
      <w:r>
        <w:rPr>
          <w:rFonts w:ascii="Times New Roman" w:hAnsi="Times New Roman" w:cs="Times New Roman"/>
        </w:rPr>
        <w:t>Hypothalamic</w:t>
      </w:r>
      <w:r w:rsidRPr="004276DD">
        <w:rPr>
          <w:rFonts w:ascii="Times New Roman" w:hAnsi="Times New Roman" w:cs="Times New Roman"/>
        </w:rPr>
        <w:t xml:space="preserve"> slices were submerged in a recording chamber and superfused with aCSF</w:t>
      </w:r>
      <w:r w:rsidR="0093440F">
        <w:rPr>
          <w:rFonts w:ascii="Times New Roman" w:hAnsi="Times New Roman" w:cs="Times New Roman"/>
        </w:rPr>
        <w:t xml:space="preserve">. The solution, continuously bubbled with </w:t>
      </w:r>
      <w:r w:rsidR="0093440F" w:rsidRPr="004276DD">
        <w:rPr>
          <w:rFonts w:ascii="Times New Roman" w:hAnsi="Times New Roman" w:cs="Times New Roman"/>
        </w:rPr>
        <w:t>95% O</w:t>
      </w:r>
      <w:r w:rsidR="0093440F" w:rsidRPr="004276DD">
        <w:rPr>
          <w:rFonts w:ascii="Times New Roman" w:hAnsi="Times New Roman" w:cs="Times New Roman"/>
          <w:vertAlign w:val="subscript"/>
        </w:rPr>
        <w:t>2</w:t>
      </w:r>
      <w:r w:rsidR="0093440F" w:rsidRPr="004276DD">
        <w:rPr>
          <w:rFonts w:ascii="Times New Roman" w:hAnsi="Times New Roman" w:cs="Times New Roman"/>
        </w:rPr>
        <w:t xml:space="preserve"> and 5% CO</w:t>
      </w:r>
      <w:r w:rsidR="0093440F" w:rsidRPr="004276DD">
        <w:rPr>
          <w:rFonts w:ascii="Times New Roman" w:hAnsi="Times New Roman" w:cs="Times New Roman"/>
          <w:vertAlign w:val="subscript"/>
        </w:rPr>
        <w:t>2</w:t>
      </w:r>
      <w:r w:rsidR="0093440F" w:rsidRPr="004276DD">
        <w:rPr>
          <w:rFonts w:ascii="Times New Roman" w:hAnsi="Times New Roman" w:cs="Times New Roman"/>
        </w:rPr>
        <w:t>,</w:t>
      </w:r>
      <w:r w:rsidR="0093440F">
        <w:rPr>
          <w:rFonts w:ascii="Times New Roman" w:hAnsi="Times New Roman" w:cs="Times New Roman"/>
        </w:rPr>
        <w:t xml:space="preserve"> was</w:t>
      </w:r>
      <w:r w:rsidRPr="004276DD">
        <w:rPr>
          <w:rFonts w:ascii="Times New Roman" w:hAnsi="Times New Roman" w:cs="Times New Roman"/>
        </w:rPr>
        <w:t xml:space="preserve"> </w:t>
      </w:r>
      <w:r w:rsidR="0093440F">
        <w:rPr>
          <w:rFonts w:ascii="Times New Roman" w:hAnsi="Times New Roman" w:cs="Times New Roman"/>
        </w:rPr>
        <w:t>delivered at</w:t>
      </w:r>
      <w:r w:rsidR="004E0DE3">
        <w:rPr>
          <w:rFonts w:ascii="Times New Roman" w:hAnsi="Times New Roman" w:cs="Times New Roman"/>
        </w:rPr>
        <w:t xml:space="preserve"> a</w:t>
      </w:r>
      <w:r w:rsidRPr="004276DD">
        <w:rPr>
          <w:rFonts w:ascii="Times New Roman" w:hAnsi="Times New Roman" w:cs="Times New Roman"/>
        </w:rPr>
        <w:t xml:space="preserve"> flow rate of 1</w:t>
      </w:r>
      <w:r>
        <w:rPr>
          <w:rFonts w:ascii="Times New Roman" w:hAnsi="Times New Roman" w:cs="Times New Roman"/>
        </w:rPr>
        <w:t xml:space="preserve"> </w:t>
      </w:r>
      <w:r w:rsidRPr="004276DD">
        <w:rPr>
          <w:rFonts w:ascii="Times New Roman" w:hAnsi="Times New Roman" w:cs="Times New Roman"/>
        </w:rPr>
        <w:t>mL/min</w:t>
      </w:r>
      <w:r w:rsidR="0093440F">
        <w:rPr>
          <w:rFonts w:ascii="Times New Roman" w:hAnsi="Times New Roman" w:cs="Times New Roman"/>
        </w:rPr>
        <w:t xml:space="preserve"> and kept at </w:t>
      </w:r>
      <w:r w:rsidR="0093440F" w:rsidRPr="004276DD">
        <w:rPr>
          <w:rFonts w:ascii="Times New Roman" w:hAnsi="Times New Roman" w:cs="Times New Roman"/>
        </w:rPr>
        <w:t>32.5°C</w:t>
      </w:r>
      <w:r w:rsidR="007F48F5">
        <w:rPr>
          <w:rFonts w:ascii="Times New Roman" w:hAnsi="Times New Roman" w:cs="Times New Roman"/>
        </w:rPr>
        <w:t xml:space="preserve"> using</w:t>
      </w:r>
      <w:r w:rsidR="001876D2">
        <w:rPr>
          <w:rFonts w:ascii="Times New Roman" w:hAnsi="Times New Roman" w:cs="Times New Roman"/>
        </w:rPr>
        <w:t xml:space="preserve"> </w:t>
      </w:r>
      <w:r w:rsidR="001876D2" w:rsidRPr="007F48F5">
        <w:rPr>
          <w:rFonts w:ascii="Times New Roman" w:hAnsi="Times New Roman" w:cs="Times New Roman"/>
          <w:highlight w:val="yellow"/>
        </w:rPr>
        <w:t>TC-344C Automatic Temperature Controller/Inline Heater</w:t>
      </w:r>
      <w:r w:rsidR="007F48F5">
        <w:rPr>
          <w:rFonts w:ascii="Times New Roman" w:hAnsi="Times New Roman" w:cs="Times New Roman"/>
        </w:rPr>
        <w:t xml:space="preserve"> (</w:t>
      </w:r>
      <w:r w:rsidR="001876D2">
        <w:rPr>
          <w:rFonts w:ascii="Times New Roman" w:hAnsi="Times New Roman" w:cs="Times New Roman"/>
        </w:rPr>
        <w:t>Warner Instruments</w:t>
      </w:r>
      <w:r w:rsidR="0093440F">
        <w:rPr>
          <w:rFonts w:ascii="Times New Roman" w:hAnsi="Times New Roman" w:cs="Times New Roman"/>
        </w:rPr>
        <w:t>)</w:t>
      </w:r>
      <w:r w:rsidRPr="004276DD">
        <w:rPr>
          <w:rFonts w:ascii="Times New Roman" w:hAnsi="Times New Roman" w:cs="Times New Roman"/>
        </w:rPr>
        <w:t xml:space="preserve">. </w:t>
      </w:r>
      <w:r w:rsidR="0093440F">
        <w:rPr>
          <w:rFonts w:ascii="Times New Roman" w:hAnsi="Times New Roman" w:cs="Times New Roman"/>
        </w:rPr>
        <w:t>The brain slice was kept still using two ~1</w:t>
      </w:r>
      <w:r w:rsidR="00082A07">
        <w:rPr>
          <w:rFonts w:ascii="Times New Roman" w:hAnsi="Times New Roman" w:cs="Times New Roman"/>
        </w:rPr>
        <w:t xml:space="preserve"> </w:t>
      </w:r>
      <w:r w:rsidR="0093440F">
        <w:rPr>
          <w:rFonts w:ascii="Times New Roman" w:hAnsi="Times New Roman" w:cs="Times New Roman"/>
        </w:rPr>
        <w:t>cm metal weights placed horizontally on each end and was visualized</w:t>
      </w:r>
      <w:r w:rsidRPr="004276DD">
        <w:rPr>
          <w:rFonts w:ascii="Times New Roman" w:hAnsi="Times New Roman" w:cs="Times New Roman"/>
        </w:rPr>
        <w:t xml:space="preserve"> with an upright microscope</w:t>
      </w:r>
      <w:r>
        <w:rPr>
          <w:rFonts w:ascii="Times New Roman" w:hAnsi="Times New Roman" w:cs="Times New Roman"/>
        </w:rPr>
        <w:t xml:space="preserve"> (</w:t>
      </w:r>
      <w:r w:rsidRPr="00A928B1">
        <w:rPr>
          <w:rFonts w:ascii="Times New Roman" w:hAnsi="Times New Roman" w:cs="Times New Roman"/>
        </w:rPr>
        <w:t>Olympus BX51</w:t>
      </w:r>
      <w:r>
        <w:rPr>
          <w:rFonts w:ascii="Times New Roman" w:hAnsi="Times New Roman" w:cs="Times New Roman"/>
        </w:rPr>
        <w:t xml:space="preserve"> </w:t>
      </w:r>
      <w:r w:rsidRPr="00A928B1">
        <w:rPr>
          <w:rFonts w:ascii="Times New Roman" w:hAnsi="Times New Roman" w:cs="Times New Roman"/>
        </w:rPr>
        <w:t>WI</w:t>
      </w:r>
      <w:r>
        <w:rPr>
          <w:rFonts w:ascii="Times New Roman" w:hAnsi="Times New Roman" w:cs="Times New Roman"/>
        </w:rPr>
        <w:t>)</w:t>
      </w:r>
      <w:r w:rsidRPr="004276DD">
        <w:rPr>
          <w:rFonts w:ascii="Times New Roman" w:hAnsi="Times New Roman" w:cs="Times New Roman"/>
        </w:rPr>
        <w:t xml:space="preserve"> and Infinity</w:t>
      </w:r>
      <w:r w:rsidR="0093440F">
        <w:rPr>
          <w:rFonts w:ascii="Times New Roman" w:hAnsi="Times New Roman" w:cs="Times New Roman"/>
        </w:rPr>
        <w:t xml:space="preserve"> 2</w:t>
      </w:r>
      <w:r w:rsidRPr="004276DD">
        <w:rPr>
          <w:rFonts w:ascii="Times New Roman" w:hAnsi="Times New Roman" w:cs="Times New Roman"/>
        </w:rPr>
        <w:t xml:space="preserve"> Camera</w:t>
      </w:r>
      <w:r w:rsidR="0093440F">
        <w:rPr>
          <w:rFonts w:ascii="Times New Roman" w:hAnsi="Times New Roman" w:cs="Times New Roman"/>
        </w:rPr>
        <w:t>, live footage of which was projected onto a computer monitor</w:t>
      </w:r>
      <w:r w:rsidRPr="004276DD">
        <w:rPr>
          <w:rFonts w:ascii="Times New Roman" w:hAnsi="Times New Roman" w:cs="Times New Roman"/>
        </w:rPr>
        <w:t xml:space="preserve">. </w:t>
      </w:r>
      <w:r w:rsidR="0093440F">
        <w:rPr>
          <w:rFonts w:ascii="Times New Roman" w:hAnsi="Times New Roman" w:cs="Times New Roman"/>
        </w:rPr>
        <w:t>The DMH was located by using the third ventricle as a landmark.</w:t>
      </w:r>
    </w:p>
    <w:p w14:paraId="6F078768" w14:textId="1DA84742" w:rsidR="00F24FBC" w:rsidRDefault="0040414B" w:rsidP="00660D02">
      <w:pPr>
        <w:spacing w:line="360" w:lineRule="auto"/>
        <w:ind w:firstLine="720"/>
        <w:rPr>
          <w:rFonts w:ascii="Times New Roman" w:hAnsi="Times New Roman" w:cs="Times New Roman"/>
        </w:rPr>
      </w:pPr>
      <w:r w:rsidRPr="004276DD">
        <w:rPr>
          <w:rFonts w:ascii="Times New Roman" w:hAnsi="Times New Roman" w:cs="Times New Roman"/>
        </w:rPr>
        <w:t xml:space="preserve">Whole-cell patch clamp electrophysiological recordings were obtained </w:t>
      </w:r>
      <w:r>
        <w:rPr>
          <w:rFonts w:ascii="Times New Roman" w:hAnsi="Times New Roman" w:cs="Times New Roman"/>
        </w:rPr>
        <w:t xml:space="preserve">(Fig. 1) </w:t>
      </w:r>
      <w:r w:rsidRPr="004276DD">
        <w:rPr>
          <w:rFonts w:ascii="Times New Roman" w:hAnsi="Times New Roman" w:cs="Times New Roman"/>
        </w:rPr>
        <w:t xml:space="preserve">using borosilicate glass microelectrodes </w:t>
      </w:r>
      <w:r>
        <w:rPr>
          <w:rFonts w:ascii="Times New Roman" w:hAnsi="Times New Roman" w:cs="Times New Roman"/>
        </w:rPr>
        <w:t xml:space="preserve">with </w:t>
      </w:r>
      <w:r w:rsidRPr="004276DD">
        <w:rPr>
          <w:rFonts w:ascii="Times New Roman" w:hAnsi="Times New Roman" w:cs="Times New Roman"/>
        </w:rPr>
        <w:t>tip resistance</w:t>
      </w:r>
      <w:r>
        <w:rPr>
          <w:rFonts w:ascii="Times New Roman" w:hAnsi="Times New Roman" w:cs="Times New Roman"/>
        </w:rPr>
        <w:t xml:space="preserve">s ranging from </w:t>
      </w:r>
      <w:r w:rsidRPr="004276DD">
        <w:rPr>
          <w:rFonts w:ascii="Times New Roman" w:hAnsi="Times New Roman" w:cs="Times New Roman"/>
        </w:rPr>
        <w:t>4</w:t>
      </w:r>
      <w:r>
        <w:rPr>
          <w:rFonts w:ascii="Times New Roman" w:hAnsi="Times New Roman" w:cs="Times New Roman"/>
        </w:rPr>
        <w:t xml:space="preserve">.0 to </w:t>
      </w:r>
      <w:r w:rsidRPr="004276DD">
        <w:rPr>
          <w:rFonts w:ascii="Times New Roman" w:hAnsi="Times New Roman" w:cs="Times New Roman"/>
        </w:rPr>
        <w:t>6</w:t>
      </w:r>
      <w:r>
        <w:rPr>
          <w:rFonts w:ascii="Times New Roman" w:hAnsi="Times New Roman" w:cs="Times New Roman"/>
        </w:rPr>
        <w:t>.0</w:t>
      </w:r>
      <w:r w:rsidRPr="004276DD">
        <w:rPr>
          <w:rFonts w:ascii="Times New Roman" w:hAnsi="Times New Roman" w:cs="Times New Roman"/>
        </w:rPr>
        <w:t xml:space="preserve"> MΩ</w:t>
      </w:r>
      <w:r>
        <w:rPr>
          <w:rFonts w:ascii="Times New Roman" w:hAnsi="Times New Roman" w:cs="Times New Roman"/>
        </w:rPr>
        <w:t xml:space="preserve"> (</w:t>
      </w:r>
      <w:r w:rsidRPr="00D625FC">
        <w:rPr>
          <w:rFonts w:ascii="Times New Roman" w:hAnsi="Times New Roman" w:cs="Times New Roman"/>
        </w:rPr>
        <w:t xml:space="preserve">Model P-1000 </w:t>
      </w:r>
      <w:r w:rsidR="00A06DFB">
        <w:rPr>
          <w:rFonts w:ascii="Times New Roman" w:hAnsi="Times New Roman" w:cs="Times New Roman"/>
        </w:rPr>
        <w:t>P</w:t>
      </w:r>
      <w:r w:rsidRPr="00D625FC">
        <w:rPr>
          <w:rFonts w:ascii="Times New Roman" w:hAnsi="Times New Roman" w:cs="Times New Roman"/>
        </w:rPr>
        <w:t xml:space="preserve">ipette </w:t>
      </w:r>
      <w:r w:rsidR="00A06DFB">
        <w:rPr>
          <w:rFonts w:ascii="Times New Roman" w:hAnsi="Times New Roman" w:cs="Times New Roman"/>
        </w:rPr>
        <w:t>P</w:t>
      </w:r>
      <w:r w:rsidRPr="00D625FC">
        <w:rPr>
          <w:rFonts w:ascii="Times New Roman" w:hAnsi="Times New Roman" w:cs="Times New Roman"/>
        </w:rPr>
        <w:t>uller, Sutter Instruments</w:t>
      </w:r>
      <w:r w:rsidRPr="004276DD">
        <w:rPr>
          <w:rFonts w:ascii="Times New Roman" w:hAnsi="Times New Roman" w:cs="Times New Roman"/>
        </w:rPr>
        <w:t>)</w:t>
      </w:r>
      <w:r w:rsidR="0093440F">
        <w:rPr>
          <w:rFonts w:ascii="Times New Roman" w:hAnsi="Times New Roman" w:cs="Times New Roman"/>
        </w:rPr>
        <w:t xml:space="preserve">. Two </w:t>
      </w:r>
      <w:r w:rsidR="009779A3" w:rsidRPr="004276DD">
        <w:rPr>
          <w:rFonts w:ascii="Times New Roman" w:hAnsi="Times New Roman" w:cs="Times New Roman"/>
        </w:rPr>
        <w:t xml:space="preserve">microelectrodes </w:t>
      </w:r>
      <w:r w:rsidR="0093440F">
        <w:rPr>
          <w:rFonts w:ascii="Times New Roman" w:hAnsi="Times New Roman" w:cs="Times New Roman"/>
        </w:rPr>
        <w:t xml:space="preserve">were used for each recording, one for stimulating and one for recording. </w:t>
      </w:r>
      <w:r w:rsidRPr="004276DD">
        <w:rPr>
          <w:rFonts w:ascii="Times New Roman" w:hAnsi="Times New Roman" w:cs="Times New Roman"/>
        </w:rPr>
        <w:t>Neurons were stimulated extracellularly</w:t>
      </w:r>
      <w:r w:rsidR="0093440F">
        <w:rPr>
          <w:rFonts w:ascii="Times New Roman" w:hAnsi="Times New Roman" w:cs="Times New Roman"/>
        </w:rPr>
        <w:t>,</w:t>
      </w:r>
      <w:r w:rsidRPr="004276DD">
        <w:rPr>
          <w:rFonts w:ascii="Times New Roman" w:hAnsi="Times New Roman" w:cs="Times New Roman"/>
        </w:rPr>
        <w:t xml:space="preserve"> using a microelectrode filled with aCSF</w:t>
      </w:r>
      <w:r w:rsidR="0093440F">
        <w:rPr>
          <w:rFonts w:ascii="Times New Roman" w:hAnsi="Times New Roman" w:cs="Times New Roman"/>
        </w:rPr>
        <w:t xml:space="preserve">, while the recording electrode in a neuron of interest </w:t>
      </w:r>
      <w:r w:rsidR="000305F4">
        <w:rPr>
          <w:rFonts w:ascii="Times New Roman" w:hAnsi="Times New Roman" w:cs="Times New Roman"/>
        </w:rPr>
        <w:t>was</w:t>
      </w:r>
      <w:r w:rsidR="000305F4" w:rsidRPr="004276DD">
        <w:rPr>
          <w:rFonts w:ascii="Times New Roman" w:hAnsi="Times New Roman" w:cs="Times New Roman"/>
        </w:rPr>
        <w:t xml:space="preserve"> filled with an internal solution that contained (in mM): 108 </w:t>
      </w:r>
      <w:r w:rsidR="000305F4" w:rsidRPr="004276DD">
        <w:rPr>
          <w:rFonts w:ascii="Times New Roman" w:hAnsi="Times New Roman" w:cs="Times New Roman"/>
        </w:rPr>
        <w:lastRenderedPageBreak/>
        <w:t>KGluconate, 8 KCl, 8 NaGluconate, 10 HEPES, 2 MgCl</w:t>
      </w:r>
      <w:r w:rsidR="000305F4" w:rsidRPr="004276DD">
        <w:rPr>
          <w:rFonts w:ascii="Times New Roman" w:hAnsi="Times New Roman" w:cs="Times New Roman"/>
          <w:vertAlign w:val="subscript"/>
        </w:rPr>
        <w:t>2</w:t>
      </w:r>
      <w:r w:rsidR="000305F4" w:rsidRPr="004276DD">
        <w:rPr>
          <w:rFonts w:ascii="Times New Roman" w:hAnsi="Times New Roman" w:cs="Times New Roman"/>
        </w:rPr>
        <w:t>, 1 K</w:t>
      </w:r>
      <w:r w:rsidR="000305F4" w:rsidRPr="004276DD">
        <w:rPr>
          <w:rFonts w:ascii="Times New Roman" w:hAnsi="Times New Roman" w:cs="Times New Roman"/>
          <w:vertAlign w:val="subscript"/>
        </w:rPr>
        <w:t>2</w:t>
      </w:r>
      <w:r w:rsidR="000305F4" w:rsidRPr="004276DD">
        <w:rPr>
          <w:rFonts w:ascii="Times New Roman" w:hAnsi="Times New Roman" w:cs="Times New Roman"/>
        </w:rPr>
        <w:t>EG</w:t>
      </w:r>
      <w:r w:rsidR="004956F7">
        <w:rPr>
          <w:rFonts w:ascii="Times New Roman" w:hAnsi="Times New Roman" w:cs="Times New Roman"/>
        </w:rPr>
        <w:t>T</w:t>
      </w:r>
      <w:r w:rsidR="000305F4" w:rsidRPr="004276DD">
        <w:rPr>
          <w:rFonts w:ascii="Times New Roman" w:hAnsi="Times New Roman" w:cs="Times New Roman"/>
        </w:rPr>
        <w:t>A, 4 K</w:t>
      </w:r>
      <w:r w:rsidR="000305F4" w:rsidRPr="004276DD">
        <w:rPr>
          <w:rFonts w:ascii="Times New Roman" w:hAnsi="Times New Roman" w:cs="Times New Roman"/>
          <w:vertAlign w:val="subscript"/>
        </w:rPr>
        <w:t>2</w:t>
      </w:r>
      <w:r w:rsidR="000305F4" w:rsidRPr="004276DD">
        <w:rPr>
          <w:rFonts w:ascii="Times New Roman" w:hAnsi="Times New Roman" w:cs="Times New Roman"/>
        </w:rPr>
        <w:t>ATP, 0.3 Na</w:t>
      </w:r>
      <w:r w:rsidR="000305F4" w:rsidRPr="004276DD">
        <w:rPr>
          <w:rFonts w:ascii="Times New Roman" w:hAnsi="Times New Roman" w:cs="Times New Roman"/>
          <w:vertAlign w:val="subscript"/>
        </w:rPr>
        <w:t>3</w:t>
      </w:r>
      <w:r w:rsidR="000305F4" w:rsidRPr="004276DD">
        <w:rPr>
          <w:rFonts w:ascii="Times New Roman" w:hAnsi="Times New Roman" w:cs="Times New Roman"/>
        </w:rPr>
        <w:t>GTP, corrected to pH 7.2 with KOH</w:t>
      </w:r>
      <w:r w:rsidR="000305F4">
        <w:rPr>
          <w:rFonts w:ascii="Times New Roman" w:hAnsi="Times New Roman" w:cs="Times New Roman"/>
        </w:rPr>
        <w:t>, and between 285-300 mOsm with sterile water</w:t>
      </w:r>
      <w:r w:rsidR="000305F4" w:rsidRPr="004276DD">
        <w:rPr>
          <w:rFonts w:ascii="Times New Roman" w:hAnsi="Times New Roman" w:cs="Times New Roman"/>
        </w:rPr>
        <w:t xml:space="preserve">. </w:t>
      </w:r>
      <w:r w:rsidR="005A2E8F">
        <w:rPr>
          <w:rFonts w:ascii="Times New Roman" w:hAnsi="Times New Roman" w:cs="Times New Roman"/>
        </w:rPr>
        <w:t xml:space="preserve">The recording </w:t>
      </w:r>
      <w:r w:rsidR="009779A3" w:rsidRPr="004276DD">
        <w:rPr>
          <w:rFonts w:ascii="Times New Roman" w:hAnsi="Times New Roman" w:cs="Times New Roman"/>
        </w:rPr>
        <w:t xml:space="preserve">microelectrode </w:t>
      </w:r>
      <w:r w:rsidR="005A2E8F">
        <w:rPr>
          <w:rFonts w:ascii="Times New Roman" w:hAnsi="Times New Roman" w:cs="Times New Roman"/>
        </w:rPr>
        <w:t xml:space="preserve">was connected to a positive pressure line, </w:t>
      </w:r>
      <w:r w:rsidR="00C53724" w:rsidRPr="0048794C">
        <w:rPr>
          <w:rFonts w:ascii="Times New Roman" w:hAnsi="Times New Roman" w:cs="Times New Roman"/>
        </w:rPr>
        <w:t xml:space="preserve">and ~1.5 </w:t>
      </w:r>
      <w:r w:rsidR="005A2E8F" w:rsidRPr="0048794C">
        <w:rPr>
          <w:rFonts w:ascii="Times New Roman" w:hAnsi="Times New Roman" w:cs="Times New Roman"/>
        </w:rPr>
        <w:t>mLs of</w:t>
      </w:r>
      <w:r w:rsidR="005A2E8F">
        <w:rPr>
          <w:rFonts w:ascii="Times New Roman" w:hAnsi="Times New Roman" w:cs="Times New Roman"/>
        </w:rPr>
        <w:t xml:space="preserve"> positive pressure was </w:t>
      </w:r>
      <w:r w:rsidR="00D209CB">
        <w:rPr>
          <w:rFonts w:ascii="Times New Roman" w:hAnsi="Times New Roman" w:cs="Times New Roman"/>
        </w:rPr>
        <w:t>applied</w:t>
      </w:r>
      <w:r w:rsidR="005A2E8F">
        <w:rPr>
          <w:rFonts w:ascii="Times New Roman" w:hAnsi="Times New Roman" w:cs="Times New Roman"/>
        </w:rPr>
        <w:t xml:space="preserve"> before the recording </w:t>
      </w:r>
      <w:r w:rsidR="005A2E8F" w:rsidRPr="004276DD">
        <w:rPr>
          <w:rFonts w:ascii="Times New Roman" w:hAnsi="Times New Roman" w:cs="Times New Roman"/>
        </w:rPr>
        <w:t xml:space="preserve">microelectrode </w:t>
      </w:r>
      <w:r w:rsidR="00AF42AD">
        <w:rPr>
          <w:rFonts w:ascii="Times New Roman" w:hAnsi="Times New Roman" w:cs="Times New Roman"/>
        </w:rPr>
        <w:t>was submerged</w:t>
      </w:r>
      <w:r w:rsidR="005A2E8F">
        <w:rPr>
          <w:rFonts w:ascii="Times New Roman" w:hAnsi="Times New Roman" w:cs="Times New Roman"/>
        </w:rPr>
        <w:t xml:space="preserve"> </w:t>
      </w:r>
      <w:r w:rsidR="00AF42AD">
        <w:rPr>
          <w:rFonts w:ascii="Times New Roman" w:hAnsi="Times New Roman" w:cs="Times New Roman"/>
        </w:rPr>
        <w:t>in</w:t>
      </w:r>
      <w:r w:rsidR="005A2E8F">
        <w:rPr>
          <w:rFonts w:ascii="Times New Roman" w:hAnsi="Times New Roman" w:cs="Times New Roman"/>
        </w:rPr>
        <w:t xml:space="preserve"> the bath. When a DMH neuron of interest was located, the recording </w:t>
      </w:r>
      <w:r w:rsidR="005A2E8F" w:rsidRPr="004276DD">
        <w:rPr>
          <w:rFonts w:ascii="Times New Roman" w:hAnsi="Times New Roman" w:cs="Times New Roman"/>
        </w:rPr>
        <w:t>microelectrode</w:t>
      </w:r>
      <w:r w:rsidR="005A2E8F">
        <w:rPr>
          <w:rFonts w:ascii="Times New Roman" w:hAnsi="Times New Roman" w:cs="Times New Roman"/>
        </w:rPr>
        <w:t xml:space="preserve"> was </w:t>
      </w:r>
      <w:r w:rsidR="00734069">
        <w:rPr>
          <w:rFonts w:ascii="Times New Roman" w:hAnsi="Times New Roman" w:cs="Times New Roman"/>
        </w:rPr>
        <w:t>gently pushed</w:t>
      </w:r>
      <w:r w:rsidR="005A2E8F">
        <w:rPr>
          <w:rFonts w:ascii="Times New Roman" w:hAnsi="Times New Roman" w:cs="Times New Roman"/>
        </w:rPr>
        <w:t xml:space="preserve"> </w:t>
      </w:r>
      <w:r w:rsidR="009779A3">
        <w:rPr>
          <w:rFonts w:ascii="Times New Roman" w:hAnsi="Times New Roman" w:cs="Times New Roman"/>
        </w:rPr>
        <w:t>towards</w:t>
      </w:r>
      <w:r w:rsidR="005A2E8F">
        <w:rPr>
          <w:rFonts w:ascii="Times New Roman" w:hAnsi="Times New Roman" w:cs="Times New Roman"/>
        </w:rPr>
        <w:t xml:space="preserve"> the neuron </w:t>
      </w:r>
      <w:r w:rsidR="00886A10">
        <w:rPr>
          <w:rFonts w:ascii="Times New Roman" w:hAnsi="Times New Roman" w:cs="Times New Roman"/>
        </w:rPr>
        <w:t>until</w:t>
      </w:r>
      <w:r w:rsidR="005A2E8F">
        <w:rPr>
          <w:rFonts w:ascii="Times New Roman" w:hAnsi="Times New Roman" w:cs="Times New Roman"/>
        </w:rPr>
        <w:t xml:space="preserve"> a dimple was formed in the cell membrane, then the positive pressure was released and the neuron sealed around the electrode. When the seal reached the giga-ohm range, the neuron was held at -70mV in voltage-clamp mode, and suction was used to break into the cell. If the initial access (Ra) to the cell was between 1 and </w:t>
      </w:r>
      <w:r w:rsidR="005A2E8F" w:rsidRPr="00D355EC">
        <w:rPr>
          <w:rFonts w:ascii="Times New Roman" w:hAnsi="Times New Roman" w:cs="Times New Roman"/>
          <w:highlight w:val="yellow"/>
        </w:rPr>
        <w:t>2.5</w:t>
      </w:r>
      <w:r w:rsidR="00C26BBA">
        <w:rPr>
          <w:rFonts w:ascii="Times New Roman" w:hAnsi="Times New Roman" w:cs="Times New Roman"/>
        </w:rPr>
        <w:t xml:space="preserve"> M</w:t>
      </w:r>
      <w:r w:rsidR="00C26BBA" w:rsidRPr="00C26BBA">
        <w:rPr>
          <w:rFonts w:ascii="Times New Roman" w:hAnsi="Times New Roman" w:cs="Times New Roman"/>
        </w:rPr>
        <w:t>Ω</w:t>
      </w:r>
      <w:r w:rsidR="005A2E8F">
        <w:rPr>
          <w:rFonts w:ascii="Times New Roman" w:hAnsi="Times New Roman" w:cs="Times New Roman"/>
        </w:rPr>
        <w:t xml:space="preserve">, the recording proceeded. </w:t>
      </w:r>
      <w:r w:rsidR="00FE32E6">
        <w:rPr>
          <w:rFonts w:ascii="Times New Roman" w:hAnsi="Times New Roman" w:cs="Times New Roman"/>
        </w:rPr>
        <w:t xml:space="preserve">To </w:t>
      </w:r>
      <w:r w:rsidR="005A2E8F">
        <w:rPr>
          <w:rFonts w:ascii="Times New Roman" w:hAnsi="Times New Roman" w:cs="Times New Roman"/>
        </w:rPr>
        <w:t>measure</w:t>
      </w:r>
      <w:r w:rsidR="00FE32E6">
        <w:rPr>
          <w:rFonts w:ascii="Times New Roman" w:hAnsi="Times New Roman" w:cs="Times New Roman"/>
        </w:rPr>
        <w:t xml:space="preserve"> excitatory currents, </w:t>
      </w:r>
      <w:r w:rsidR="00FE32E6" w:rsidRPr="004276DD">
        <w:rPr>
          <w:rFonts w:ascii="Times New Roman" w:hAnsi="Times New Roman" w:cs="Times New Roman"/>
        </w:rPr>
        <w:t>picrotoxin</w:t>
      </w:r>
      <w:r w:rsidR="00FE32E6">
        <w:rPr>
          <w:rFonts w:ascii="Times New Roman" w:hAnsi="Times New Roman" w:cs="Times New Roman"/>
        </w:rPr>
        <w:t xml:space="preserve"> (</w:t>
      </w:r>
      <w:r w:rsidR="00FE32E6" w:rsidRPr="004276DD">
        <w:rPr>
          <w:rFonts w:ascii="Times New Roman" w:hAnsi="Times New Roman" w:cs="Times New Roman"/>
        </w:rPr>
        <w:t>50 µM</w:t>
      </w:r>
      <w:r w:rsidR="00FE32E6">
        <w:rPr>
          <w:rFonts w:ascii="Times New Roman" w:hAnsi="Times New Roman" w:cs="Times New Roman"/>
        </w:rPr>
        <w:t xml:space="preserve">), a </w:t>
      </w:r>
      <w:r w:rsidR="00FE32E6" w:rsidRPr="004276DD">
        <w:rPr>
          <w:rFonts w:ascii="Times New Roman" w:hAnsi="Times New Roman" w:cs="Times New Roman"/>
        </w:rPr>
        <w:t>GABA</w:t>
      </w:r>
      <w:r w:rsidR="00FE32E6" w:rsidRPr="004276DD">
        <w:rPr>
          <w:rFonts w:ascii="Times New Roman" w:hAnsi="Times New Roman" w:cs="Times New Roman"/>
          <w:vertAlign w:val="subscript"/>
        </w:rPr>
        <w:t>A</w:t>
      </w:r>
      <w:r w:rsidR="00FE32E6" w:rsidRPr="004276DD">
        <w:rPr>
          <w:rFonts w:ascii="Times New Roman" w:hAnsi="Times New Roman" w:cs="Times New Roman"/>
        </w:rPr>
        <w:t xml:space="preserve"> antagonist</w:t>
      </w:r>
      <w:r w:rsidR="00FE32E6">
        <w:rPr>
          <w:rFonts w:ascii="Times New Roman" w:hAnsi="Times New Roman" w:cs="Times New Roman"/>
        </w:rPr>
        <w:t>, was included in all treatment solutions</w:t>
      </w:r>
      <w:r w:rsidR="005A2E8F">
        <w:rPr>
          <w:rFonts w:ascii="Times New Roman" w:hAnsi="Times New Roman" w:cs="Times New Roman"/>
        </w:rPr>
        <w:t>. Picrotoxin</w:t>
      </w:r>
      <w:r w:rsidR="00FE32E6">
        <w:rPr>
          <w:rFonts w:ascii="Times New Roman" w:hAnsi="Times New Roman" w:cs="Times New Roman"/>
        </w:rPr>
        <w:t xml:space="preserve"> </w:t>
      </w:r>
      <w:r w:rsidR="005A2E8F">
        <w:rPr>
          <w:rFonts w:ascii="Times New Roman" w:hAnsi="Times New Roman" w:cs="Times New Roman"/>
        </w:rPr>
        <w:t>blocked</w:t>
      </w:r>
      <w:r w:rsidR="00FE32E6">
        <w:rPr>
          <w:rFonts w:ascii="Times New Roman" w:hAnsi="Times New Roman" w:cs="Times New Roman"/>
        </w:rPr>
        <w:t xml:space="preserve"> inhibitory GABA</w:t>
      </w:r>
      <w:r w:rsidR="0083697D">
        <w:rPr>
          <w:rFonts w:ascii="Times New Roman" w:hAnsi="Times New Roman" w:cs="Times New Roman"/>
        </w:rPr>
        <w:t>ergic</w:t>
      </w:r>
      <w:r w:rsidR="00FE32E6">
        <w:rPr>
          <w:rFonts w:ascii="Times New Roman" w:hAnsi="Times New Roman" w:cs="Times New Roman"/>
        </w:rPr>
        <w:t xml:space="preserve"> currents</w:t>
      </w:r>
      <w:r w:rsidR="005A2E8F">
        <w:rPr>
          <w:rFonts w:ascii="Times New Roman" w:hAnsi="Times New Roman" w:cs="Times New Roman"/>
        </w:rPr>
        <w:t xml:space="preserve">, </w:t>
      </w:r>
      <w:r w:rsidR="00FE32E6">
        <w:rPr>
          <w:rFonts w:ascii="Times New Roman" w:hAnsi="Times New Roman" w:cs="Times New Roman"/>
        </w:rPr>
        <w:t>allowing for only excitatory, glutamate</w:t>
      </w:r>
      <w:r w:rsidR="00D355EC">
        <w:rPr>
          <w:rFonts w:ascii="Times New Roman" w:hAnsi="Times New Roman" w:cs="Times New Roman"/>
        </w:rPr>
        <w:t>rgic</w:t>
      </w:r>
      <w:r w:rsidR="00FE32E6">
        <w:rPr>
          <w:rFonts w:ascii="Times New Roman" w:hAnsi="Times New Roman" w:cs="Times New Roman"/>
        </w:rPr>
        <w:t xml:space="preserve"> currents to be recorded.</w:t>
      </w:r>
      <w:r w:rsidR="005A2E8F">
        <w:rPr>
          <w:rFonts w:ascii="Times New Roman" w:hAnsi="Times New Roman" w:cs="Times New Roman"/>
        </w:rPr>
        <w:t xml:space="preserve"> </w:t>
      </w:r>
    </w:p>
    <w:p w14:paraId="39FC814A" w14:textId="77777777" w:rsidR="00F24FBC" w:rsidRDefault="00F24FBC" w:rsidP="00660D02">
      <w:pPr>
        <w:spacing w:line="360" w:lineRule="auto"/>
        <w:rPr>
          <w:rFonts w:ascii="Times New Roman" w:hAnsi="Times New Roman" w:cs="Times New Roman"/>
        </w:rPr>
      </w:pPr>
    </w:p>
    <w:p w14:paraId="26F8D96A" w14:textId="50F5750F" w:rsidR="00F24FBC" w:rsidRDefault="00F24FBC" w:rsidP="00660D02">
      <w:pPr>
        <w:spacing w:line="360" w:lineRule="auto"/>
        <w:rPr>
          <w:rFonts w:ascii="Times New Roman" w:hAnsi="Times New Roman" w:cs="Times New Roman"/>
        </w:rPr>
      </w:pPr>
      <w:r>
        <w:rPr>
          <w:rFonts w:ascii="Times New Roman" w:hAnsi="Times New Roman" w:cs="Times New Roman"/>
          <w:noProof/>
        </w:rPr>
        <w:drawing>
          <wp:inline distT="0" distB="0" distL="0" distR="0" wp14:anchorId="33B96FB5" wp14:editId="6BFF2F12">
            <wp:extent cx="5943600" cy="2156460"/>
            <wp:effectExtent l="0" t="0" r="0" b="2540"/>
            <wp:docPr id="2052491311" name="Picture 2" descr="A close-up of a grey and pink im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491311" name="Picture 2" descr="A close-up of a grey and pink image&#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156460"/>
                    </a:xfrm>
                    <a:prstGeom prst="rect">
                      <a:avLst/>
                    </a:prstGeom>
                  </pic:spPr>
                </pic:pic>
              </a:graphicData>
            </a:graphic>
          </wp:inline>
        </w:drawing>
      </w:r>
      <w:r w:rsidRPr="003C0448">
        <w:rPr>
          <w:rFonts w:ascii="Times New Roman" w:hAnsi="Times New Roman" w:cs="Times New Roman"/>
          <w:b/>
          <w:bCs/>
        </w:rPr>
        <w:t>Figure 1:</w:t>
      </w:r>
      <w:r>
        <w:rPr>
          <w:rFonts w:ascii="Times New Roman" w:hAnsi="Times New Roman" w:cs="Times New Roman"/>
        </w:rPr>
        <w:t xml:space="preserve"> </w:t>
      </w:r>
      <w:r w:rsidR="00C341DE">
        <w:rPr>
          <w:rFonts w:ascii="Times New Roman" w:hAnsi="Times New Roman" w:cs="Times New Roman"/>
          <w:b/>
          <w:bCs/>
        </w:rPr>
        <w:t>Patch-clamp recording configuration of</w:t>
      </w:r>
      <w:r>
        <w:rPr>
          <w:rFonts w:ascii="Times New Roman" w:hAnsi="Times New Roman" w:cs="Times New Roman"/>
          <w:b/>
          <w:bCs/>
        </w:rPr>
        <w:t xml:space="preserve"> live neuron</w:t>
      </w:r>
      <w:r w:rsidR="00C341DE">
        <w:rPr>
          <w:rFonts w:ascii="Times New Roman" w:hAnsi="Times New Roman" w:cs="Times New Roman"/>
          <w:b/>
          <w:bCs/>
        </w:rPr>
        <w:t xml:space="preserve"> recording</w:t>
      </w:r>
      <w:r w:rsidRPr="0019596F">
        <w:rPr>
          <w:rFonts w:ascii="Times New Roman" w:hAnsi="Times New Roman" w:cs="Times New Roman"/>
          <w:b/>
          <w:bCs/>
        </w:rPr>
        <w:t>.</w:t>
      </w:r>
      <w:r w:rsidR="00157909">
        <w:rPr>
          <w:rFonts w:ascii="Times New Roman" w:hAnsi="Times New Roman" w:cs="Times New Roman"/>
        </w:rPr>
        <w:t xml:space="preserve"> On the left, a schematic showing the</w:t>
      </w:r>
      <w:r>
        <w:rPr>
          <w:rFonts w:ascii="Times New Roman" w:hAnsi="Times New Roman" w:cs="Times New Roman"/>
        </w:rPr>
        <w:t xml:space="preserve"> </w:t>
      </w:r>
      <w:r w:rsidR="00157909">
        <w:rPr>
          <w:rFonts w:ascii="Times New Roman" w:hAnsi="Times New Roman" w:cs="Times New Roman"/>
        </w:rPr>
        <w:t>s</w:t>
      </w:r>
      <w:r>
        <w:rPr>
          <w:rFonts w:ascii="Times New Roman" w:hAnsi="Times New Roman" w:cs="Times New Roman"/>
        </w:rPr>
        <w:t xml:space="preserve">timulating </w:t>
      </w:r>
      <w:r w:rsidR="007D2221">
        <w:rPr>
          <w:rFonts w:ascii="Times New Roman" w:hAnsi="Times New Roman" w:cs="Times New Roman"/>
        </w:rPr>
        <w:t>micro</w:t>
      </w:r>
      <w:r>
        <w:rPr>
          <w:rFonts w:ascii="Times New Roman" w:hAnsi="Times New Roman" w:cs="Times New Roman"/>
        </w:rPr>
        <w:t xml:space="preserve">electrode (light blue) </w:t>
      </w:r>
      <w:r w:rsidR="00157909">
        <w:rPr>
          <w:rFonts w:ascii="Times New Roman" w:hAnsi="Times New Roman" w:cs="Times New Roman"/>
        </w:rPr>
        <w:t>stimulating</w:t>
      </w:r>
      <w:r>
        <w:rPr>
          <w:rFonts w:ascii="Times New Roman" w:hAnsi="Times New Roman" w:cs="Times New Roman"/>
        </w:rPr>
        <w:t xml:space="preserve"> DMH neurons (gray) in the surrounding tissue to release neurotransmitter, while the recording </w:t>
      </w:r>
      <w:r w:rsidR="007D2221">
        <w:rPr>
          <w:rFonts w:ascii="Times New Roman" w:hAnsi="Times New Roman" w:cs="Times New Roman"/>
        </w:rPr>
        <w:t>micro</w:t>
      </w:r>
      <w:r>
        <w:rPr>
          <w:rFonts w:ascii="Times New Roman" w:hAnsi="Times New Roman" w:cs="Times New Roman"/>
        </w:rPr>
        <w:t>electrode (dark blue) records from the target DMH neuron (pink)</w:t>
      </w:r>
      <w:r w:rsidR="00157909">
        <w:rPr>
          <w:rFonts w:ascii="Times New Roman" w:hAnsi="Times New Roman" w:cs="Times New Roman"/>
        </w:rPr>
        <w:t>. On the right, a differential interference contrast image</w:t>
      </w:r>
      <w:r w:rsidR="00C57036">
        <w:rPr>
          <w:rFonts w:ascii="Times New Roman" w:hAnsi="Times New Roman" w:cs="Times New Roman"/>
        </w:rPr>
        <w:t xml:space="preserve"> </w:t>
      </w:r>
      <w:r>
        <w:rPr>
          <w:rFonts w:ascii="Times New Roman" w:hAnsi="Times New Roman" w:cs="Times New Roman"/>
        </w:rPr>
        <w:t xml:space="preserve">visualized at 40X magnification. </w:t>
      </w:r>
    </w:p>
    <w:p w14:paraId="2D4579FA" w14:textId="619109E1" w:rsidR="0093440F" w:rsidRDefault="0093440F" w:rsidP="00660D02">
      <w:pPr>
        <w:spacing w:line="360" w:lineRule="auto"/>
        <w:ind w:firstLine="720"/>
        <w:rPr>
          <w:rFonts w:ascii="Times New Roman" w:hAnsi="Times New Roman" w:cs="Times New Roman"/>
        </w:rPr>
      </w:pPr>
    </w:p>
    <w:p w14:paraId="7E10E1A6" w14:textId="68315C6F" w:rsidR="0040414B" w:rsidRPr="004276DD" w:rsidRDefault="0040414B" w:rsidP="00660D02">
      <w:pPr>
        <w:spacing w:line="360" w:lineRule="auto"/>
        <w:ind w:firstLine="720"/>
        <w:rPr>
          <w:rFonts w:ascii="Times New Roman" w:hAnsi="Times New Roman" w:cs="Times New Roman"/>
        </w:rPr>
      </w:pPr>
      <w:r w:rsidRPr="004276DD">
        <w:rPr>
          <w:rFonts w:ascii="Times New Roman" w:hAnsi="Times New Roman" w:cs="Times New Roman"/>
        </w:rPr>
        <w:lastRenderedPageBreak/>
        <w:t>Electrophysiological signals were amplified using the Multiclamp700B amplifier (Molecular Devices) filtered at 1 kHz, digitized at 10 kHz using the Digidata 1</w:t>
      </w:r>
      <w:r>
        <w:rPr>
          <w:rFonts w:ascii="Times New Roman" w:hAnsi="Times New Roman" w:cs="Times New Roman"/>
        </w:rPr>
        <w:t>550B</w:t>
      </w:r>
      <w:r w:rsidRPr="004276DD">
        <w:rPr>
          <w:rFonts w:ascii="Times New Roman" w:hAnsi="Times New Roman" w:cs="Times New Roman"/>
        </w:rPr>
        <w:t xml:space="preserve"> system (Molecular Devices), and </w:t>
      </w:r>
      <w:r w:rsidRPr="00D625FC">
        <w:rPr>
          <w:rFonts w:ascii="Times New Roman" w:hAnsi="Times New Roman" w:cs="Times New Roman"/>
        </w:rPr>
        <w:t xml:space="preserve">pCLAMP </w:t>
      </w:r>
      <w:r w:rsidRPr="004276DD">
        <w:rPr>
          <w:rFonts w:ascii="Times New Roman" w:hAnsi="Times New Roman" w:cs="Times New Roman"/>
        </w:rPr>
        <w:t xml:space="preserve">acquisition </w:t>
      </w:r>
      <w:r w:rsidRPr="00D625FC">
        <w:rPr>
          <w:rFonts w:ascii="Times New Roman" w:hAnsi="Times New Roman" w:cs="Times New Roman"/>
        </w:rPr>
        <w:t>software (</w:t>
      </w:r>
      <w:r w:rsidR="008F1B53">
        <w:rPr>
          <w:rFonts w:ascii="Times New Roman" w:hAnsi="Times New Roman" w:cs="Times New Roman"/>
        </w:rPr>
        <w:t xml:space="preserve">Version </w:t>
      </w:r>
      <w:r w:rsidR="008F1B53" w:rsidRPr="008F1B53">
        <w:rPr>
          <w:rFonts w:ascii="Times New Roman" w:hAnsi="Times New Roman" w:cs="Times New Roman"/>
          <w:highlight w:val="yellow"/>
        </w:rPr>
        <w:t>#</w:t>
      </w:r>
      <w:r w:rsidR="008F1B53">
        <w:rPr>
          <w:rFonts w:ascii="Times New Roman" w:hAnsi="Times New Roman" w:cs="Times New Roman"/>
        </w:rPr>
        <w:t xml:space="preserve">, </w:t>
      </w:r>
      <w:r w:rsidRPr="00D625FC">
        <w:rPr>
          <w:rFonts w:ascii="Times New Roman" w:hAnsi="Times New Roman" w:cs="Times New Roman"/>
        </w:rPr>
        <w:t>Molecular Devices)</w:t>
      </w:r>
      <w:r>
        <w:rPr>
          <w:rFonts w:ascii="Times New Roman" w:hAnsi="Times New Roman" w:cs="Times New Roman"/>
        </w:rPr>
        <w:t xml:space="preserve">. </w:t>
      </w:r>
    </w:p>
    <w:p w14:paraId="6A197AE2" w14:textId="2842A784" w:rsidR="0061317F" w:rsidRPr="004276DD" w:rsidRDefault="0061317F" w:rsidP="00660D02">
      <w:pPr>
        <w:spacing w:line="360" w:lineRule="auto"/>
        <w:ind w:firstLine="720"/>
        <w:rPr>
          <w:rFonts w:ascii="Times New Roman" w:hAnsi="Times New Roman" w:cs="Times New Roman"/>
        </w:rPr>
      </w:pPr>
    </w:p>
    <w:p w14:paraId="2DF5F488" w14:textId="7900B409" w:rsidR="00856033" w:rsidRPr="00734069" w:rsidRDefault="006E461E" w:rsidP="00660D02">
      <w:pPr>
        <w:spacing w:line="360" w:lineRule="auto"/>
        <w:rPr>
          <w:rFonts w:ascii="Times New Roman" w:hAnsi="Times New Roman" w:cs="Times New Roman"/>
          <w:b/>
          <w:bCs/>
        </w:rPr>
      </w:pPr>
      <w:r w:rsidRPr="00734069">
        <w:rPr>
          <w:rFonts w:ascii="Times New Roman" w:hAnsi="Times New Roman" w:cs="Times New Roman"/>
          <w:b/>
          <w:bCs/>
        </w:rPr>
        <w:t>2.</w:t>
      </w:r>
      <w:r w:rsidR="00734069" w:rsidRPr="00734069">
        <w:rPr>
          <w:rFonts w:ascii="Times New Roman" w:hAnsi="Times New Roman" w:cs="Times New Roman"/>
          <w:b/>
          <w:bCs/>
        </w:rPr>
        <w:t>5</w:t>
      </w:r>
      <w:r w:rsidRPr="00734069">
        <w:rPr>
          <w:rFonts w:ascii="Times New Roman" w:hAnsi="Times New Roman" w:cs="Times New Roman"/>
          <w:b/>
          <w:bCs/>
        </w:rPr>
        <w:t xml:space="preserve"> Electrophysiological Measurements</w:t>
      </w:r>
    </w:p>
    <w:p w14:paraId="176D660B" w14:textId="5B3592D4" w:rsidR="00AA7217" w:rsidRDefault="00AA7217" w:rsidP="00660D02">
      <w:pPr>
        <w:spacing w:line="360" w:lineRule="auto"/>
        <w:ind w:firstLine="720"/>
        <w:rPr>
          <w:rFonts w:ascii="Times New Roman" w:hAnsi="Times New Roman" w:cs="Times New Roman"/>
        </w:rPr>
      </w:pPr>
      <w:r>
        <w:rPr>
          <w:rFonts w:ascii="Times New Roman" w:hAnsi="Times New Roman" w:cs="Times New Roman"/>
        </w:rPr>
        <w:t xml:space="preserve">To determine the effects of acute and repeated </w:t>
      </w:r>
      <w:r w:rsidR="00E67A3E">
        <w:rPr>
          <w:rFonts w:ascii="Times New Roman" w:hAnsi="Times New Roman" w:cs="Times New Roman"/>
        </w:rPr>
        <w:t>stress</w:t>
      </w:r>
      <w:r>
        <w:rPr>
          <w:rFonts w:ascii="Times New Roman" w:hAnsi="Times New Roman" w:cs="Times New Roman"/>
        </w:rPr>
        <w:t xml:space="preserve"> on glutamate transmission in the DMH, the following parameters were measured: evoked current</w:t>
      </w:r>
      <w:r w:rsidR="006D22A7">
        <w:rPr>
          <w:rFonts w:ascii="Times New Roman" w:hAnsi="Times New Roman" w:cs="Times New Roman"/>
        </w:rPr>
        <w:t xml:space="preserve"> amplitude</w:t>
      </w:r>
      <w:r>
        <w:rPr>
          <w:rFonts w:ascii="Times New Roman" w:hAnsi="Times New Roman" w:cs="Times New Roman"/>
        </w:rPr>
        <w:t>, paired-pulse ratio, action potential frequency and amplitude</w:t>
      </w:r>
      <w:r w:rsidR="00680143">
        <w:rPr>
          <w:rFonts w:ascii="Times New Roman" w:hAnsi="Times New Roman" w:cs="Times New Roman"/>
        </w:rPr>
        <w:t>.</w:t>
      </w:r>
    </w:p>
    <w:p w14:paraId="3D649DBD" w14:textId="293CB5E6" w:rsidR="00734069" w:rsidRPr="00734069" w:rsidRDefault="00734069" w:rsidP="00660D02">
      <w:pPr>
        <w:spacing w:line="360" w:lineRule="auto"/>
        <w:rPr>
          <w:rFonts w:ascii="Times New Roman" w:hAnsi="Times New Roman" w:cs="Times New Roman"/>
          <w:b/>
          <w:bCs/>
        </w:rPr>
      </w:pPr>
      <w:r w:rsidRPr="00734069">
        <w:rPr>
          <w:rFonts w:ascii="Times New Roman" w:hAnsi="Times New Roman" w:cs="Times New Roman"/>
          <w:b/>
          <w:bCs/>
        </w:rPr>
        <w:t xml:space="preserve">2.5.1 Evoked Currents &amp; </w:t>
      </w:r>
      <w:commentRangeStart w:id="3"/>
      <w:commentRangeStart w:id="4"/>
      <w:r w:rsidRPr="00E37E41">
        <w:rPr>
          <w:rFonts w:ascii="Times New Roman" w:hAnsi="Times New Roman" w:cs="Times New Roman"/>
          <w:b/>
          <w:bCs/>
          <w:u w:val="single"/>
        </w:rPr>
        <w:t>Paired Pulse Ratio</w:t>
      </w:r>
      <w:commentRangeEnd w:id="3"/>
      <w:r w:rsidR="00E37E41" w:rsidRPr="00734069">
        <w:rPr>
          <w:rStyle w:val="CommentReference"/>
          <w:rFonts w:ascii="Times New Roman" w:hAnsi="Times New Roman" w:cs="Times New Roman"/>
          <w:b/>
          <w:bCs/>
          <w:sz w:val="24"/>
          <w:szCs w:val="24"/>
        </w:rPr>
        <w:commentReference w:id="3"/>
      </w:r>
      <w:commentRangeEnd w:id="4"/>
      <w:r w:rsidR="00CC3FD2" w:rsidRPr="00734069">
        <w:rPr>
          <w:rStyle w:val="CommentReference"/>
          <w:rFonts w:ascii="Times New Roman" w:hAnsi="Times New Roman" w:cs="Times New Roman"/>
          <w:b/>
          <w:bCs/>
          <w:sz w:val="24"/>
          <w:szCs w:val="24"/>
        </w:rPr>
        <w:commentReference w:id="4"/>
      </w:r>
    </w:p>
    <w:p w14:paraId="07DCE71A" w14:textId="6285F8D9" w:rsidR="00255B57" w:rsidRDefault="007D2221" w:rsidP="00660D02">
      <w:pPr>
        <w:spacing w:line="360" w:lineRule="auto"/>
        <w:ind w:firstLine="720"/>
        <w:rPr>
          <w:rFonts w:ascii="Times New Roman" w:hAnsi="Times New Roman" w:cs="Times New Roman"/>
        </w:rPr>
      </w:pPr>
      <w:r>
        <w:rPr>
          <w:rFonts w:ascii="Times New Roman" w:hAnsi="Times New Roman" w:cs="Times New Roman"/>
        </w:rPr>
        <w:t>In voltage-clamp mode, cells were held at -70m</w:t>
      </w:r>
      <w:r w:rsidR="00886A10">
        <w:rPr>
          <w:rFonts w:ascii="Times New Roman" w:hAnsi="Times New Roman" w:cs="Times New Roman"/>
        </w:rPr>
        <w:t>V.</w:t>
      </w:r>
      <w:r>
        <w:rPr>
          <w:rFonts w:ascii="Times New Roman" w:hAnsi="Times New Roman" w:cs="Times New Roman"/>
        </w:rPr>
        <w:t xml:space="preserve"> </w:t>
      </w:r>
      <w:r w:rsidR="00652839">
        <w:rPr>
          <w:rFonts w:ascii="Times New Roman" w:hAnsi="Times New Roman" w:cs="Times New Roman"/>
        </w:rPr>
        <w:t xml:space="preserve">Evoked excitatory </w:t>
      </w:r>
      <w:r w:rsidR="00886A10">
        <w:rPr>
          <w:rFonts w:ascii="Times New Roman" w:hAnsi="Times New Roman" w:cs="Times New Roman"/>
        </w:rPr>
        <w:t xml:space="preserve">postsynaptic </w:t>
      </w:r>
      <w:r w:rsidR="00652839">
        <w:rPr>
          <w:rFonts w:ascii="Times New Roman" w:hAnsi="Times New Roman" w:cs="Times New Roman"/>
        </w:rPr>
        <w:t>currents (e</w:t>
      </w:r>
      <w:r w:rsidR="00734069">
        <w:rPr>
          <w:rFonts w:ascii="Times New Roman" w:hAnsi="Times New Roman" w:cs="Times New Roman"/>
        </w:rPr>
        <w:t>EPSCs</w:t>
      </w:r>
      <w:r w:rsidR="00652839">
        <w:rPr>
          <w:rFonts w:ascii="Times New Roman" w:hAnsi="Times New Roman" w:cs="Times New Roman"/>
        </w:rPr>
        <w:t>)</w:t>
      </w:r>
      <w:r w:rsidR="00734069">
        <w:rPr>
          <w:rFonts w:ascii="Times New Roman" w:hAnsi="Times New Roman" w:cs="Times New Roman"/>
        </w:rPr>
        <w:t xml:space="preserve"> were evoked </w:t>
      </w:r>
      <w:r>
        <w:rPr>
          <w:rFonts w:ascii="Times New Roman" w:hAnsi="Times New Roman" w:cs="Times New Roman"/>
        </w:rPr>
        <w:t xml:space="preserve">by a stimulating </w:t>
      </w:r>
      <w:r w:rsidRPr="004276DD">
        <w:rPr>
          <w:rFonts w:ascii="Times New Roman" w:hAnsi="Times New Roman" w:cs="Times New Roman"/>
        </w:rPr>
        <w:t>microelectrode</w:t>
      </w:r>
      <w:r>
        <w:rPr>
          <w:rFonts w:ascii="Times New Roman" w:hAnsi="Times New Roman" w:cs="Times New Roman"/>
        </w:rPr>
        <w:t xml:space="preserve">, </w:t>
      </w:r>
      <w:r w:rsidR="00734069">
        <w:rPr>
          <w:rFonts w:ascii="Times New Roman" w:hAnsi="Times New Roman" w:cs="Times New Roman"/>
        </w:rPr>
        <w:t xml:space="preserve">at a frequency of </w:t>
      </w:r>
      <w:r w:rsidR="00734069" w:rsidRPr="004276DD">
        <w:rPr>
          <w:rFonts w:ascii="Times New Roman" w:hAnsi="Times New Roman" w:cs="Times New Roman"/>
        </w:rPr>
        <w:t>0.2</w:t>
      </w:r>
      <w:r w:rsidR="00734069">
        <w:rPr>
          <w:rFonts w:ascii="Times New Roman" w:hAnsi="Times New Roman" w:cs="Times New Roman"/>
        </w:rPr>
        <w:t xml:space="preserve"> </w:t>
      </w:r>
      <w:r w:rsidR="00734069" w:rsidRPr="004276DD">
        <w:rPr>
          <w:rFonts w:ascii="Times New Roman" w:hAnsi="Times New Roman" w:cs="Times New Roman"/>
        </w:rPr>
        <w:t>Hz</w:t>
      </w:r>
      <w:r>
        <w:rPr>
          <w:rFonts w:ascii="Times New Roman" w:hAnsi="Times New Roman" w:cs="Times New Roman"/>
        </w:rPr>
        <w:t>,</w:t>
      </w:r>
      <w:r w:rsidR="00734069">
        <w:rPr>
          <w:rFonts w:ascii="Times New Roman" w:hAnsi="Times New Roman" w:cs="Times New Roman"/>
        </w:rPr>
        <w:t xml:space="preserve"> twice, </w:t>
      </w:r>
      <w:r>
        <w:rPr>
          <w:rFonts w:ascii="Times New Roman" w:hAnsi="Times New Roman" w:cs="Times New Roman"/>
        </w:rPr>
        <w:t>5</w:t>
      </w:r>
      <w:r w:rsidR="009F74D0">
        <w:rPr>
          <w:rFonts w:ascii="Times New Roman" w:hAnsi="Times New Roman" w:cs="Times New Roman"/>
        </w:rPr>
        <w:t>0</w:t>
      </w:r>
      <w:r w:rsidR="00734069">
        <w:rPr>
          <w:rFonts w:ascii="Times New Roman" w:hAnsi="Times New Roman" w:cs="Times New Roman"/>
        </w:rPr>
        <w:t xml:space="preserve"> </w:t>
      </w:r>
      <w:r>
        <w:rPr>
          <w:rFonts w:ascii="Times New Roman" w:hAnsi="Times New Roman" w:cs="Times New Roman"/>
        </w:rPr>
        <w:t>milliseconds</w:t>
      </w:r>
      <w:r w:rsidR="00734069">
        <w:rPr>
          <w:rFonts w:ascii="Times New Roman" w:hAnsi="Times New Roman" w:cs="Times New Roman"/>
        </w:rPr>
        <w:t xml:space="preserve"> apart</w:t>
      </w:r>
      <w:r>
        <w:rPr>
          <w:rFonts w:ascii="Times New Roman" w:hAnsi="Times New Roman" w:cs="Times New Roman"/>
        </w:rPr>
        <w:t>, every 5 seconds</w:t>
      </w:r>
      <w:r w:rsidR="00886A10">
        <w:rPr>
          <w:rFonts w:ascii="Times New Roman" w:hAnsi="Times New Roman" w:cs="Times New Roman"/>
        </w:rPr>
        <w:t xml:space="preserve"> for the duration of the recording</w:t>
      </w:r>
      <w:r w:rsidR="00734069">
        <w:rPr>
          <w:rFonts w:ascii="Times New Roman" w:hAnsi="Times New Roman" w:cs="Times New Roman"/>
        </w:rPr>
        <w:t xml:space="preserve">. </w:t>
      </w:r>
      <w:r w:rsidR="00255B57">
        <w:rPr>
          <w:rFonts w:ascii="Times New Roman" w:hAnsi="Times New Roman" w:cs="Times New Roman"/>
        </w:rPr>
        <w:t>The paired-pulse ratio (PPR), calculated as the amplitude of the second peak divided by the first peak, was used to determine presynaptic release probability. The PPR is inversely proportional to the probability of presynaptic release</w:t>
      </w:r>
      <w:r w:rsidR="00EC15E8">
        <w:rPr>
          <w:rFonts w:ascii="Times New Roman" w:hAnsi="Times New Roman" w:cs="Times New Roman"/>
        </w:rPr>
        <w:t xml:space="preserve"> (</w:t>
      </w:r>
      <w:r w:rsidR="004B7517">
        <w:rPr>
          <w:rFonts w:ascii="Times New Roman" w:hAnsi="Times New Roman" w:cs="Times New Roman"/>
        </w:rPr>
        <w:t>Glasgow et al., 2019</w:t>
      </w:r>
      <w:r w:rsidR="00EC15E8">
        <w:rPr>
          <w:rFonts w:ascii="Times New Roman" w:hAnsi="Times New Roman" w:cs="Times New Roman"/>
        </w:rPr>
        <w:t>)</w:t>
      </w:r>
      <w:r w:rsidR="00255B57">
        <w:rPr>
          <w:rFonts w:ascii="Times New Roman" w:hAnsi="Times New Roman" w:cs="Times New Roman"/>
        </w:rPr>
        <w:t>.</w:t>
      </w:r>
    </w:p>
    <w:p w14:paraId="67EA6FCA" w14:textId="281D064C" w:rsidR="00255B57" w:rsidRDefault="00255B57" w:rsidP="00660D02">
      <w:pPr>
        <w:spacing w:line="360" w:lineRule="auto"/>
        <w:ind w:firstLine="720"/>
        <w:rPr>
          <w:rFonts w:ascii="Times New Roman" w:hAnsi="Times New Roman" w:cs="Times New Roman"/>
        </w:rPr>
      </w:pPr>
      <w:r>
        <w:rPr>
          <w:rFonts w:ascii="Times New Roman" w:hAnsi="Times New Roman" w:cs="Times New Roman"/>
        </w:rPr>
        <w:t>The eEPSCs were recorded for a</w:t>
      </w:r>
      <w:r w:rsidR="00E37E41" w:rsidRPr="00255B57">
        <w:rPr>
          <w:rFonts w:ascii="Times New Roman" w:hAnsi="Times New Roman" w:cs="Times New Roman"/>
        </w:rPr>
        <w:t xml:space="preserve"> </w:t>
      </w:r>
      <w:r w:rsidR="003D17A1" w:rsidRPr="00255B57">
        <w:rPr>
          <w:rFonts w:ascii="Times New Roman" w:hAnsi="Times New Roman" w:cs="Times New Roman"/>
        </w:rPr>
        <w:t>5-minute</w:t>
      </w:r>
      <w:r w:rsidR="00E37E41" w:rsidRPr="00255B57">
        <w:rPr>
          <w:rFonts w:ascii="Times New Roman" w:hAnsi="Times New Roman" w:cs="Times New Roman"/>
        </w:rPr>
        <w:t xml:space="preserve"> baseline period</w:t>
      </w:r>
      <w:r>
        <w:rPr>
          <w:rFonts w:ascii="Times New Roman" w:hAnsi="Times New Roman" w:cs="Times New Roman"/>
        </w:rPr>
        <w:t>, then to</w:t>
      </w:r>
      <w:r w:rsidRPr="00255B57">
        <w:rPr>
          <w:rFonts w:ascii="Times New Roman" w:hAnsi="Times New Roman" w:cs="Times New Roman"/>
        </w:rPr>
        <w:t xml:space="preserve"> </w:t>
      </w:r>
      <w:r>
        <w:rPr>
          <w:rFonts w:ascii="Times New Roman" w:hAnsi="Times New Roman" w:cs="Times New Roman"/>
        </w:rPr>
        <w:t>study activity-dependent plasticity in the DMH, h</w:t>
      </w:r>
      <w:r w:rsidRPr="004276DD">
        <w:rPr>
          <w:rFonts w:ascii="Times New Roman" w:hAnsi="Times New Roman" w:cs="Times New Roman"/>
        </w:rPr>
        <w:t>igh-frequency stimulation (HFS) was applied at 100 Hz for 4 seconds, repeated twice, 20 seconds apart</w:t>
      </w:r>
      <w:r>
        <w:rPr>
          <w:rFonts w:ascii="Times New Roman" w:hAnsi="Times New Roman" w:cs="Times New Roman"/>
        </w:rPr>
        <w:t xml:space="preserve"> </w:t>
      </w:r>
      <w:r w:rsidRPr="004276DD">
        <w:rPr>
          <w:rFonts w:ascii="Times New Roman" w:hAnsi="Times New Roman" w:cs="Times New Roman"/>
        </w:rPr>
        <w:t>(</w:t>
      </w:r>
      <w:r w:rsidRPr="00AF2410">
        <w:rPr>
          <w:rFonts w:ascii="Times New Roman" w:hAnsi="Times New Roman" w:cs="Times New Roman"/>
        </w:rPr>
        <w:t>Crosby et al., 2011).</w:t>
      </w:r>
      <w:r>
        <w:rPr>
          <w:rFonts w:ascii="Times New Roman" w:hAnsi="Times New Roman" w:cs="Times New Roman"/>
        </w:rPr>
        <w:t xml:space="preserve"> </w:t>
      </w:r>
      <w:r w:rsidR="00886A10">
        <w:rPr>
          <w:rFonts w:ascii="Times New Roman" w:hAnsi="Times New Roman" w:cs="Times New Roman"/>
        </w:rPr>
        <w:t xml:space="preserve">This protocol has </w:t>
      </w:r>
      <w:r w:rsidR="00020D04">
        <w:rPr>
          <w:rFonts w:ascii="Times New Roman" w:hAnsi="Times New Roman" w:cs="Times New Roman"/>
        </w:rPr>
        <w:t>been previously used to determine the effect of stress on long-lasting changes at GABA synapses</w:t>
      </w:r>
      <w:r w:rsidR="00E16643">
        <w:rPr>
          <w:rFonts w:ascii="Times New Roman" w:hAnsi="Times New Roman" w:cs="Times New Roman"/>
        </w:rPr>
        <w:t xml:space="preserve"> (Crosby et al., 2011</w:t>
      </w:r>
      <w:r w:rsidR="00E576A6">
        <w:rPr>
          <w:rFonts w:ascii="Times New Roman" w:hAnsi="Times New Roman" w:cs="Times New Roman"/>
        </w:rPr>
        <w:t>).</w:t>
      </w:r>
      <w:r w:rsidR="00286EBD">
        <w:rPr>
          <w:rFonts w:ascii="Times New Roman" w:hAnsi="Times New Roman" w:cs="Times New Roman"/>
        </w:rPr>
        <w:t xml:space="preserve"> </w:t>
      </w:r>
      <w:r>
        <w:rPr>
          <w:rFonts w:ascii="Times New Roman" w:hAnsi="Times New Roman" w:cs="Times New Roman"/>
        </w:rPr>
        <w:t xml:space="preserve">After HFS, </w:t>
      </w:r>
      <w:r w:rsidRPr="00D209CB">
        <w:rPr>
          <w:rFonts w:ascii="Times New Roman" w:hAnsi="Times New Roman" w:cs="Times New Roman"/>
        </w:rPr>
        <w:t>eEPSCs were recorded for 25 minutes, for a total of 30 minutes.</w:t>
      </w:r>
      <w:r w:rsidR="009440D9" w:rsidRPr="00D209CB">
        <w:rPr>
          <w:rFonts w:ascii="Times New Roman" w:hAnsi="Times New Roman" w:cs="Times New Roman"/>
        </w:rPr>
        <w:t xml:space="preserve"> </w:t>
      </w:r>
      <w:r w:rsidR="00020D04" w:rsidRPr="00D209CB">
        <w:rPr>
          <w:rFonts w:ascii="Times New Roman" w:hAnsi="Times New Roman" w:cs="Times New Roman"/>
        </w:rPr>
        <w:t>In a subset of experiments, some r</w:t>
      </w:r>
      <w:r w:rsidR="009440D9" w:rsidRPr="00D209CB">
        <w:rPr>
          <w:rFonts w:ascii="Times New Roman" w:hAnsi="Times New Roman" w:cs="Times New Roman"/>
        </w:rPr>
        <w:t>ecordings were</w:t>
      </w:r>
      <w:r w:rsidR="009440D9">
        <w:rPr>
          <w:rFonts w:ascii="Times New Roman" w:hAnsi="Times New Roman" w:cs="Times New Roman"/>
        </w:rPr>
        <w:t xml:space="preserve"> also </w:t>
      </w:r>
      <w:r w:rsidR="009440D9" w:rsidRPr="009440D9">
        <w:rPr>
          <w:rFonts w:ascii="Times New Roman" w:hAnsi="Times New Roman" w:cs="Times New Roman"/>
        </w:rPr>
        <w:t>obtained in the presence of an endocannabinoid-CB1 receptor blocker (1-(2,4-Dichlorophenyl)-5-(4-iodophenyl)-4-methyl-N-(1-piperidyl)pyrazole-3-carboxamide; AM251; 5 µM)</w:t>
      </w:r>
      <w:r w:rsidR="009440D9">
        <w:rPr>
          <w:rFonts w:ascii="Times New Roman" w:hAnsi="Times New Roman" w:cs="Times New Roman"/>
        </w:rPr>
        <w:t>.</w:t>
      </w:r>
    </w:p>
    <w:p w14:paraId="60816813" w14:textId="64AA28F2" w:rsidR="00734069" w:rsidRPr="00734069" w:rsidRDefault="00734069" w:rsidP="00660D02">
      <w:pPr>
        <w:spacing w:line="360" w:lineRule="auto"/>
        <w:rPr>
          <w:rFonts w:ascii="Times New Roman" w:hAnsi="Times New Roman" w:cs="Times New Roman"/>
          <w:b/>
          <w:bCs/>
        </w:rPr>
      </w:pPr>
      <w:r w:rsidRPr="00734069">
        <w:rPr>
          <w:rFonts w:ascii="Times New Roman" w:hAnsi="Times New Roman" w:cs="Times New Roman"/>
          <w:b/>
          <w:bCs/>
        </w:rPr>
        <w:t>2.5.2 Action Potentials</w:t>
      </w:r>
    </w:p>
    <w:p w14:paraId="436DB6B8" w14:textId="3B049F75" w:rsidR="00635375" w:rsidRDefault="008B2F72" w:rsidP="00660D02">
      <w:pPr>
        <w:spacing w:line="360" w:lineRule="auto"/>
        <w:ind w:firstLine="720"/>
        <w:rPr>
          <w:rFonts w:ascii="Times New Roman" w:hAnsi="Times New Roman" w:cs="Times New Roman"/>
        </w:rPr>
      </w:pPr>
      <w:r>
        <w:rPr>
          <w:rFonts w:ascii="Times New Roman" w:hAnsi="Times New Roman" w:cs="Times New Roman"/>
        </w:rPr>
        <w:t xml:space="preserve">Action potential data was collected immediately with each new cell as a baseline, and again after 25 minutes of </w:t>
      </w:r>
      <w:r w:rsidR="007B017B">
        <w:rPr>
          <w:rFonts w:ascii="Times New Roman" w:hAnsi="Times New Roman" w:cs="Times New Roman"/>
        </w:rPr>
        <w:t>eEPSC</w:t>
      </w:r>
      <w:r w:rsidR="00636E28">
        <w:rPr>
          <w:rFonts w:ascii="Times New Roman" w:hAnsi="Times New Roman" w:cs="Times New Roman"/>
        </w:rPr>
        <w:t>s</w:t>
      </w:r>
      <w:del w:id="5" w:author="Karen Crosby" w:date="2026-01-20T14:58:00Z" w16du:dateUtc="2026-01-20T18:58:00Z">
        <w:r w:rsidR="007B017B" w:rsidDel="00636E28">
          <w:rPr>
            <w:rFonts w:ascii="Times New Roman" w:hAnsi="Times New Roman" w:cs="Times New Roman"/>
          </w:rPr>
          <w:delText>S</w:delText>
        </w:r>
      </w:del>
      <w:r>
        <w:rPr>
          <w:rFonts w:ascii="Times New Roman" w:hAnsi="Times New Roman" w:cs="Times New Roman"/>
        </w:rPr>
        <w:t xml:space="preserve"> after HFS</w:t>
      </w:r>
      <w:r w:rsidR="007B017B">
        <w:rPr>
          <w:rFonts w:ascii="Times New Roman" w:hAnsi="Times New Roman" w:cs="Times New Roman"/>
        </w:rPr>
        <w:t xml:space="preserve"> (see 2.5.1 Evoked Currents &amp; Paired Pulse Ratio)</w:t>
      </w:r>
      <w:r>
        <w:rPr>
          <w:rFonts w:ascii="Times New Roman" w:hAnsi="Times New Roman" w:cs="Times New Roman"/>
        </w:rPr>
        <w:t xml:space="preserve">. </w:t>
      </w:r>
      <w:r w:rsidR="00635375">
        <w:rPr>
          <w:rFonts w:ascii="Times New Roman" w:hAnsi="Times New Roman" w:cs="Times New Roman"/>
        </w:rPr>
        <w:t>In current-clamp mode the resting membrane potential (V</w:t>
      </w:r>
      <w:r w:rsidR="00635375" w:rsidRPr="00635375">
        <w:rPr>
          <w:rFonts w:ascii="Times New Roman" w:hAnsi="Times New Roman" w:cs="Times New Roman"/>
          <w:vertAlign w:val="subscript"/>
        </w:rPr>
        <w:t>m</w:t>
      </w:r>
      <w:r w:rsidR="00635375">
        <w:rPr>
          <w:rFonts w:ascii="Times New Roman" w:hAnsi="Times New Roman" w:cs="Times New Roman"/>
        </w:rPr>
        <w:t xml:space="preserve">) was noted and </w:t>
      </w:r>
      <w:r w:rsidR="00635375">
        <w:rPr>
          <w:rFonts w:ascii="Times New Roman" w:hAnsi="Times New Roman" w:cs="Times New Roman"/>
        </w:rPr>
        <w:lastRenderedPageBreak/>
        <w:t>any spontaneous action potentials at this voltage/current were noted (</w:t>
      </w:r>
      <w:commentRangeStart w:id="6"/>
      <w:commentRangeStart w:id="7"/>
      <w:commentRangeStart w:id="8"/>
      <w:r w:rsidR="00635375" w:rsidRPr="00635375">
        <w:rPr>
          <w:rFonts w:ascii="Times New Roman" w:hAnsi="Times New Roman" w:cs="Times New Roman"/>
          <w:highlight w:val="magenta"/>
        </w:rPr>
        <w:t>gap free</w:t>
      </w:r>
      <w:commentRangeEnd w:id="6"/>
      <w:r w:rsidR="00636E28">
        <w:rPr>
          <w:rStyle w:val="CommentReference"/>
          <w:rFonts w:ascii="Times New Roman" w:hAnsi="Times New Roman" w:cs="Times New Roman"/>
          <w:sz w:val="24"/>
          <w:szCs w:val="24"/>
        </w:rPr>
        <w:commentReference w:id="6"/>
      </w:r>
      <w:commentRangeEnd w:id="7"/>
      <w:r w:rsidR="00EC15E8">
        <w:rPr>
          <w:rStyle w:val="CommentReference"/>
          <w:rFonts w:ascii="Times New Roman" w:hAnsi="Times New Roman" w:cs="Times New Roman"/>
          <w:sz w:val="24"/>
          <w:szCs w:val="24"/>
        </w:rPr>
        <w:commentReference w:id="7"/>
      </w:r>
      <w:commentRangeEnd w:id="8"/>
      <w:r w:rsidR="00CC3FD2">
        <w:rPr>
          <w:rStyle w:val="CommentReference"/>
          <w:rFonts w:ascii="Times New Roman" w:hAnsi="Times New Roman" w:cs="Times New Roman"/>
          <w:sz w:val="24"/>
          <w:szCs w:val="24"/>
        </w:rPr>
        <w:commentReference w:id="8"/>
      </w:r>
      <w:r w:rsidR="00635375">
        <w:rPr>
          <w:rFonts w:ascii="Times New Roman" w:hAnsi="Times New Roman" w:cs="Times New Roman"/>
        </w:rPr>
        <w:t xml:space="preserve">). Then, a current </w:t>
      </w:r>
      <w:r w:rsidR="00635375" w:rsidRPr="00FE0640">
        <w:rPr>
          <w:rFonts w:ascii="Times New Roman" w:hAnsi="Times New Roman" w:cs="Times New Roman"/>
        </w:rPr>
        <w:t>injection</w:t>
      </w:r>
      <w:r w:rsidR="00635375">
        <w:rPr>
          <w:rFonts w:ascii="Times New Roman" w:hAnsi="Times New Roman" w:cs="Times New Roman"/>
        </w:rPr>
        <w:t xml:space="preserve"> was applied until the V</w:t>
      </w:r>
      <w:r w:rsidR="00635375" w:rsidRPr="00635375">
        <w:rPr>
          <w:rFonts w:ascii="Times New Roman" w:hAnsi="Times New Roman" w:cs="Times New Roman"/>
          <w:vertAlign w:val="subscript"/>
        </w:rPr>
        <w:t>m</w:t>
      </w:r>
      <w:r w:rsidR="00635375">
        <w:rPr>
          <w:rFonts w:ascii="Times New Roman" w:hAnsi="Times New Roman" w:cs="Times New Roman"/>
        </w:rPr>
        <w:t xml:space="preserve"> reached -70mV, and this current was noted. </w:t>
      </w:r>
      <w:r w:rsidR="00D15422">
        <w:rPr>
          <w:rFonts w:ascii="Times New Roman" w:hAnsi="Times New Roman" w:cs="Times New Roman"/>
        </w:rPr>
        <w:t>While holding at -70mV, a</w:t>
      </w:r>
      <w:r w:rsidR="00635375">
        <w:rPr>
          <w:rFonts w:ascii="Times New Roman" w:hAnsi="Times New Roman" w:cs="Times New Roman"/>
        </w:rPr>
        <w:t xml:space="preserve"> current-clamp steps protocol was utilized (</w:t>
      </w:r>
      <w:r w:rsidR="00635375">
        <w:rPr>
          <w:rFonts w:ascii="Times New Roman" w:hAnsi="Times New Roman" w:cs="Times New Roman"/>
          <w:highlight w:val="magenta"/>
        </w:rPr>
        <w:t>current clamp steps</w:t>
      </w:r>
      <w:r w:rsidR="00635375">
        <w:rPr>
          <w:rFonts w:ascii="Times New Roman" w:hAnsi="Times New Roman" w:cs="Times New Roman"/>
        </w:rPr>
        <w:t>)</w:t>
      </w:r>
      <w:r w:rsidR="00636E28">
        <w:rPr>
          <w:rFonts w:ascii="Times New Roman" w:hAnsi="Times New Roman" w:cs="Times New Roman"/>
        </w:rPr>
        <w:t xml:space="preserve"> to assess action potential firing at a series of hyperpolarizing and depolarizing steps</w:t>
      </w:r>
      <w:r w:rsidR="00635375">
        <w:rPr>
          <w:rFonts w:ascii="Times New Roman" w:hAnsi="Times New Roman" w:cs="Times New Roman"/>
        </w:rPr>
        <w:t>.</w:t>
      </w:r>
      <w:r w:rsidR="00010194" w:rsidRPr="00010194">
        <w:rPr>
          <w:rFonts w:ascii="Times New Roman" w:hAnsi="Times New Roman" w:cs="Times New Roman"/>
        </w:rPr>
        <w:t xml:space="preserve"> </w:t>
      </w:r>
      <w:r w:rsidR="00FD050C">
        <w:rPr>
          <w:rFonts w:ascii="Times New Roman" w:hAnsi="Times New Roman" w:cs="Times New Roman"/>
        </w:rPr>
        <w:t xml:space="preserve">The current clamp steps </w:t>
      </w:r>
      <w:r w:rsidR="00D15422">
        <w:rPr>
          <w:rFonts w:ascii="Times New Roman" w:hAnsi="Times New Roman" w:cs="Times New Roman"/>
        </w:rPr>
        <w:t xml:space="preserve">protocol </w:t>
      </w:r>
      <w:r w:rsidR="00FD050C">
        <w:rPr>
          <w:rFonts w:ascii="Times New Roman" w:hAnsi="Times New Roman" w:cs="Times New Roman"/>
        </w:rPr>
        <w:t>stimulate</w:t>
      </w:r>
      <w:r w:rsidR="00D15422">
        <w:rPr>
          <w:rFonts w:ascii="Times New Roman" w:hAnsi="Times New Roman" w:cs="Times New Roman"/>
        </w:rPr>
        <w:t>s</w:t>
      </w:r>
      <w:r w:rsidR="00FD050C">
        <w:rPr>
          <w:rFonts w:ascii="Times New Roman" w:hAnsi="Times New Roman" w:cs="Times New Roman"/>
        </w:rPr>
        <w:t xml:space="preserve"> the cell for 500 milliseconds with current injections that increase in magnitude from </w:t>
      </w:r>
      <w:commentRangeStart w:id="9"/>
      <w:commentRangeStart w:id="10"/>
      <w:r w:rsidR="00FD050C">
        <w:rPr>
          <w:rFonts w:ascii="Times New Roman" w:hAnsi="Times New Roman" w:cs="Times New Roman"/>
        </w:rPr>
        <w:t>-50 pA to 40 pA</w:t>
      </w:r>
      <w:commentRangeEnd w:id="9"/>
      <w:r w:rsidR="00636E28">
        <w:rPr>
          <w:rStyle w:val="CommentReference"/>
          <w:rFonts w:ascii="Times New Roman" w:hAnsi="Times New Roman" w:cs="Times New Roman"/>
          <w:sz w:val="24"/>
          <w:szCs w:val="24"/>
        </w:rPr>
        <w:commentReference w:id="9"/>
      </w:r>
      <w:commentRangeEnd w:id="10"/>
      <w:r w:rsidR="000844AC">
        <w:rPr>
          <w:rStyle w:val="CommentReference"/>
          <w:rFonts w:ascii="Times New Roman" w:hAnsi="Times New Roman" w:cs="Times New Roman"/>
          <w:sz w:val="24"/>
          <w:szCs w:val="24"/>
        </w:rPr>
        <w:commentReference w:id="10"/>
      </w:r>
      <w:r w:rsidR="00FD050C">
        <w:rPr>
          <w:rFonts w:ascii="Times New Roman" w:hAnsi="Times New Roman" w:cs="Times New Roman"/>
        </w:rPr>
        <w:t xml:space="preserve">, </w:t>
      </w:r>
      <w:r w:rsidR="00636E28">
        <w:rPr>
          <w:rFonts w:ascii="Times New Roman" w:hAnsi="Times New Roman" w:cs="Times New Roman"/>
        </w:rPr>
        <w:t xml:space="preserve">with </w:t>
      </w:r>
      <w:r w:rsidR="00FD050C">
        <w:rPr>
          <w:rFonts w:ascii="Times New Roman" w:hAnsi="Times New Roman" w:cs="Times New Roman"/>
        </w:rPr>
        <w:t>250 milliseconds between each step.</w:t>
      </w:r>
    </w:p>
    <w:p w14:paraId="0F93451C" w14:textId="2726FFF0" w:rsidR="003C7BA2" w:rsidRDefault="003C7BA2" w:rsidP="00660D02">
      <w:pPr>
        <w:spacing w:line="360" w:lineRule="auto"/>
        <w:ind w:firstLine="720"/>
        <w:rPr>
          <w:rFonts w:ascii="Times New Roman" w:hAnsi="Times New Roman" w:cs="Times New Roman"/>
        </w:rPr>
      </w:pPr>
      <w:r>
        <w:rPr>
          <w:rFonts w:ascii="Times New Roman" w:hAnsi="Times New Roman" w:cs="Times New Roman"/>
        </w:rPr>
        <w:t xml:space="preserve">The lowest current injection needed to elicit an action potential </w:t>
      </w:r>
      <w:r w:rsidR="008B2F72">
        <w:rPr>
          <w:rFonts w:ascii="Times New Roman" w:hAnsi="Times New Roman" w:cs="Times New Roman"/>
        </w:rPr>
        <w:t>was</w:t>
      </w:r>
      <w:r>
        <w:rPr>
          <w:rFonts w:ascii="Times New Roman" w:hAnsi="Times New Roman" w:cs="Times New Roman"/>
        </w:rPr>
        <w:t xml:space="preserve"> used </w:t>
      </w:r>
      <w:r w:rsidR="008B2F72">
        <w:rPr>
          <w:rFonts w:ascii="Times New Roman" w:hAnsi="Times New Roman" w:cs="Times New Roman"/>
        </w:rPr>
        <w:t>for</w:t>
      </w:r>
      <w:r>
        <w:rPr>
          <w:rFonts w:ascii="Times New Roman" w:hAnsi="Times New Roman" w:cs="Times New Roman"/>
        </w:rPr>
        <w:t xml:space="preserve"> action potential parameter analysis, and the first action potential of that current injection is used for threshold determination</w:t>
      </w:r>
      <w:r w:rsidRPr="00351236">
        <w:rPr>
          <w:rFonts w:ascii="Times New Roman" w:hAnsi="Times New Roman" w:cs="Times New Roman"/>
        </w:rPr>
        <w:t xml:space="preserve">. </w:t>
      </w:r>
      <w:r w:rsidR="000E7FCD" w:rsidRPr="00351236">
        <w:rPr>
          <w:rFonts w:ascii="Times New Roman" w:hAnsi="Times New Roman" w:cs="Times New Roman"/>
        </w:rPr>
        <w:t>Using the first derivative method</w:t>
      </w:r>
      <w:r w:rsidR="00325CE9" w:rsidRPr="00351236">
        <w:rPr>
          <w:rFonts w:ascii="Times New Roman" w:hAnsi="Times New Roman" w:cs="Times New Roman"/>
        </w:rPr>
        <w:t xml:space="preserve"> (</w:t>
      </w:r>
      <w:r w:rsidR="0059473E" w:rsidRPr="00351236">
        <w:rPr>
          <w:rFonts w:ascii="Times New Roman" w:hAnsi="Times New Roman" w:cs="Times New Roman"/>
        </w:rPr>
        <w:t>Farries</w:t>
      </w:r>
      <w:r w:rsidR="0059473E">
        <w:rPr>
          <w:rFonts w:ascii="Times New Roman" w:hAnsi="Times New Roman" w:cs="Times New Roman"/>
        </w:rPr>
        <w:t xml:space="preserve"> et al., 2010</w:t>
      </w:r>
      <w:r w:rsidR="00325CE9">
        <w:rPr>
          <w:rFonts w:ascii="Times New Roman" w:hAnsi="Times New Roman" w:cs="Times New Roman"/>
        </w:rPr>
        <w:t>)</w:t>
      </w:r>
      <w:r w:rsidR="00B86C46">
        <w:rPr>
          <w:rFonts w:ascii="Times New Roman" w:hAnsi="Times New Roman" w:cs="Times New Roman"/>
        </w:rPr>
        <w:t>,</w:t>
      </w:r>
      <w:r w:rsidR="002736CC">
        <w:rPr>
          <w:rFonts w:ascii="Times New Roman" w:hAnsi="Times New Roman" w:cs="Times New Roman"/>
        </w:rPr>
        <w:t xml:space="preserve"> peak amplitude, time to peak amplitude, anti-peak amplitude, time to anti-peak amplitude, and half width </w:t>
      </w:r>
      <w:r w:rsidR="00E411B1">
        <w:rPr>
          <w:rFonts w:ascii="Times New Roman" w:hAnsi="Times New Roman" w:cs="Times New Roman"/>
        </w:rPr>
        <w:t>action potential parameters were</w:t>
      </w:r>
      <w:r w:rsidR="002736CC">
        <w:rPr>
          <w:rFonts w:ascii="Times New Roman" w:hAnsi="Times New Roman" w:cs="Times New Roman"/>
        </w:rPr>
        <w:t xml:space="preserve"> determined</w:t>
      </w:r>
      <w:r w:rsidR="00E411B1">
        <w:rPr>
          <w:rFonts w:ascii="Times New Roman" w:hAnsi="Times New Roman" w:cs="Times New Roman"/>
        </w:rPr>
        <w:t>, relative to threshold</w:t>
      </w:r>
      <w:r w:rsidR="002736CC">
        <w:rPr>
          <w:rFonts w:ascii="Times New Roman" w:hAnsi="Times New Roman" w:cs="Times New Roman"/>
        </w:rPr>
        <w:t>.</w:t>
      </w:r>
    </w:p>
    <w:p w14:paraId="5EC4B272" w14:textId="23F52107" w:rsidR="002736CC" w:rsidRDefault="002736CC" w:rsidP="00660D02">
      <w:pPr>
        <w:spacing w:line="360" w:lineRule="auto"/>
        <w:ind w:firstLine="720"/>
        <w:rPr>
          <w:rFonts w:ascii="Times New Roman" w:hAnsi="Times New Roman" w:cs="Times New Roman"/>
        </w:rPr>
      </w:pPr>
      <w:r>
        <w:rPr>
          <w:rFonts w:ascii="Times New Roman" w:hAnsi="Times New Roman" w:cs="Times New Roman"/>
        </w:rPr>
        <w:t>Action potential frequency (Hz) per current injection was determined by counting the number of action potentials at each current injection.</w:t>
      </w:r>
    </w:p>
    <w:p w14:paraId="2F8F2204" w14:textId="4FFF1264" w:rsidR="00E37E41" w:rsidRPr="00734069" w:rsidRDefault="00E37E41" w:rsidP="00660D02">
      <w:pPr>
        <w:spacing w:line="360" w:lineRule="auto"/>
        <w:rPr>
          <w:rFonts w:ascii="Times New Roman" w:hAnsi="Times New Roman" w:cs="Times New Roman"/>
          <w:b/>
          <w:bCs/>
        </w:rPr>
      </w:pPr>
      <w:commentRangeStart w:id="11"/>
      <w:commentRangeStart w:id="12"/>
      <w:commentRangeStart w:id="13"/>
      <w:r w:rsidRPr="00734069">
        <w:rPr>
          <w:rFonts w:ascii="Times New Roman" w:hAnsi="Times New Roman" w:cs="Times New Roman"/>
          <w:b/>
          <w:bCs/>
        </w:rPr>
        <w:t>2.5.</w:t>
      </w:r>
      <w:r>
        <w:rPr>
          <w:rFonts w:ascii="Times New Roman" w:hAnsi="Times New Roman" w:cs="Times New Roman"/>
          <w:b/>
          <w:bCs/>
        </w:rPr>
        <w:t>3</w:t>
      </w:r>
      <w:r w:rsidRPr="00734069">
        <w:rPr>
          <w:rFonts w:ascii="Times New Roman" w:hAnsi="Times New Roman" w:cs="Times New Roman"/>
          <w:b/>
          <w:bCs/>
        </w:rPr>
        <w:t xml:space="preserve"> </w:t>
      </w:r>
      <w:r>
        <w:rPr>
          <w:rFonts w:ascii="Times New Roman" w:hAnsi="Times New Roman" w:cs="Times New Roman"/>
          <w:b/>
          <w:bCs/>
        </w:rPr>
        <w:t>Membrane</w:t>
      </w:r>
      <w:r w:rsidRPr="00734069">
        <w:rPr>
          <w:rFonts w:ascii="Times New Roman" w:hAnsi="Times New Roman" w:cs="Times New Roman"/>
          <w:b/>
          <w:bCs/>
        </w:rPr>
        <w:t xml:space="preserve"> </w:t>
      </w:r>
      <w:commentRangeEnd w:id="11"/>
      <w:r w:rsidR="002B084F">
        <w:rPr>
          <w:rStyle w:val="CommentReference"/>
          <w:rFonts w:ascii="Times New Roman" w:hAnsi="Times New Roman" w:cs="Times New Roman"/>
          <w:b/>
          <w:bCs/>
          <w:sz w:val="24"/>
          <w:szCs w:val="24"/>
        </w:rPr>
        <w:commentReference w:id="11"/>
      </w:r>
      <w:commentRangeEnd w:id="12"/>
      <w:r w:rsidR="00636E28">
        <w:rPr>
          <w:rStyle w:val="CommentReference"/>
          <w:rFonts w:ascii="Times New Roman" w:hAnsi="Times New Roman" w:cs="Times New Roman"/>
          <w:b/>
          <w:bCs/>
          <w:sz w:val="24"/>
          <w:szCs w:val="24"/>
        </w:rPr>
        <w:commentReference w:id="12"/>
      </w:r>
      <w:commentRangeEnd w:id="13"/>
      <w:r w:rsidR="006D22A7">
        <w:rPr>
          <w:rStyle w:val="CommentReference"/>
          <w:rFonts w:ascii="Times New Roman" w:hAnsi="Times New Roman" w:cs="Times New Roman"/>
          <w:b/>
          <w:bCs/>
          <w:sz w:val="24"/>
          <w:szCs w:val="24"/>
        </w:rPr>
        <w:commentReference w:id="13"/>
      </w:r>
      <w:r w:rsidR="000844AC">
        <w:rPr>
          <w:rFonts w:ascii="Times New Roman" w:hAnsi="Times New Roman" w:cs="Times New Roman"/>
          <w:b/>
          <w:bCs/>
        </w:rPr>
        <w:t>Properties</w:t>
      </w:r>
    </w:p>
    <w:p w14:paraId="69EB2550" w14:textId="6B5F398D" w:rsidR="0015405E" w:rsidRDefault="0015405E" w:rsidP="00660D02">
      <w:pPr>
        <w:spacing w:line="360" w:lineRule="auto"/>
        <w:ind w:firstLine="720"/>
        <w:rPr>
          <w:rFonts w:ascii="Times New Roman" w:hAnsi="Times New Roman" w:cs="Times New Roman"/>
        </w:rPr>
      </w:pPr>
      <w:r>
        <w:rPr>
          <w:rFonts w:ascii="Times New Roman" w:hAnsi="Times New Roman" w:cs="Times New Roman"/>
        </w:rPr>
        <w:t xml:space="preserve">Using the membrane test, after each 5-minute interval the </w:t>
      </w:r>
      <w:r w:rsidRPr="003739CD">
        <w:rPr>
          <w:rFonts w:ascii="Times New Roman" w:hAnsi="Times New Roman" w:cs="Times New Roman"/>
        </w:rPr>
        <w:t>capacitance </w:t>
      </w:r>
      <w:r>
        <w:rPr>
          <w:rFonts w:ascii="Times New Roman" w:hAnsi="Times New Roman" w:cs="Times New Roman"/>
        </w:rPr>
        <w:t>(C</w:t>
      </w:r>
      <w:r w:rsidRPr="009619C1">
        <w:rPr>
          <w:rFonts w:ascii="Times New Roman" w:hAnsi="Times New Roman" w:cs="Times New Roman"/>
          <w:vertAlign w:val="subscript"/>
        </w:rPr>
        <w:t>m</w:t>
      </w:r>
      <w:r>
        <w:rPr>
          <w:rFonts w:ascii="Times New Roman" w:hAnsi="Times New Roman" w:cs="Times New Roman"/>
        </w:rPr>
        <w:t xml:space="preserve">), membrane resistance </w:t>
      </w:r>
      <w:r w:rsidR="000527EF">
        <w:rPr>
          <w:rFonts w:ascii="Times New Roman" w:hAnsi="Times New Roman" w:cs="Times New Roman"/>
        </w:rPr>
        <w:t>(</w:t>
      </w:r>
      <w:r>
        <w:rPr>
          <w:rFonts w:ascii="Times New Roman" w:hAnsi="Times New Roman" w:cs="Times New Roman"/>
        </w:rPr>
        <w:t>R</w:t>
      </w:r>
      <w:r w:rsidRPr="009619C1">
        <w:rPr>
          <w:rFonts w:ascii="Times New Roman" w:hAnsi="Times New Roman" w:cs="Times New Roman"/>
          <w:vertAlign w:val="subscript"/>
        </w:rPr>
        <w:t>m</w:t>
      </w:r>
      <w:r>
        <w:rPr>
          <w:rFonts w:ascii="Times New Roman" w:hAnsi="Times New Roman" w:cs="Times New Roman"/>
        </w:rPr>
        <w:t>), cell access (R</w:t>
      </w:r>
      <w:r w:rsidRPr="009619C1">
        <w:rPr>
          <w:rFonts w:ascii="Times New Roman" w:hAnsi="Times New Roman" w:cs="Times New Roman"/>
          <w:vertAlign w:val="subscript"/>
        </w:rPr>
        <w:t>a</w:t>
      </w:r>
      <w:r>
        <w:rPr>
          <w:rFonts w:ascii="Times New Roman" w:hAnsi="Times New Roman" w:cs="Times New Roman"/>
        </w:rPr>
        <w:t>), membrane time constant (Tau), and holding current (I</w:t>
      </w:r>
      <w:r w:rsidRPr="0015405E">
        <w:rPr>
          <w:rFonts w:ascii="Times New Roman" w:hAnsi="Times New Roman" w:cs="Times New Roman"/>
          <w:vertAlign w:val="subscript"/>
        </w:rPr>
        <w:t>hold</w:t>
      </w:r>
      <w:r>
        <w:rPr>
          <w:rFonts w:ascii="Times New Roman" w:hAnsi="Times New Roman" w:cs="Times New Roman"/>
        </w:rPr>
        <w:t>) were recorded.</w:t>
      </w:r>
      <w:r w:rsidR="000527EF">
        <w:rPr>
          <w:rFonts w:ascii="Times New Roman" w:hAnsi="Times New Roman" w:cs="Times New Roman"/>
        </w:rPr>
        <w:t xml:space="preserve"> </w:t>
      </w:r>
    </w:p>
    <w:p w14:paraId="0F29B624" w14:textId="77777777" w:rsidR="00E37E41" w:rsidRDefault="00E37E41" w:rsidP="00660D02">
      <w:pPr>
        <w:spacing w:line="360" w:lineRule="auto"/>
        <w:rPr>
          <w:rFonts w:ascii="Times New Roman" w:hAnsi="Times New Roman" w:cs="Times New Roman"/>
        </w:rPr>
      </w:pPr>
    </w:p>
    <w:p w14:paraId="0DFA8AFD" w14:textId="39BCC48D" w:rsidR="006E461E" w:rsidRPr="005E3F52" w:rsidRDefault="005E3F52" w:rsidP="00660D02">
      <w:pPr>
        <w:spacing w:line="360" w:lineRule="auto"/>
        <w:rPr>
          <w:rFonts w:ascii="Times New Roman" w:hAnsi="Times New Roman" w:cs="Times New Roman"/>
          <w:b/>
          <w:bCs/>
        </w:rPr>
      </w:pPr>
      <w:r w:rsidRPr="005E3F52">
        <w:rPr>
          <w:rFonts w:ascii="Times New Roman" w:hAnsi="Times New Roman" w:cs="Times New Roman"/>
          <w:b/>
          <w:bCs/>
        </w:rPr>
        <w:t xml:space="preserve">2.6 </w:t>
      </w:r>
      <w:r w:rsidR="006E461E" w:rsidRPr="005E3F52">
        <w:rPr>
          <w:rFonts w:ascii="Times New Roman" w:hAnsi="Times New Roman" w:cs="Times New Roman"/>
          <w:b/>
          <w:bCs/>
        </w:rPr>
        <w:t>Statistical and Data Analysis</w:t>
      </w:r>
      <w:r w:rsidR="00E03FBE">
        <w:rPr>
          <w:rFonts w:ascii="Times New Roman" w:hAnsi="Times New Roman" w:cs="Times New Roman"/>
          <w:b/>
          <w:bCs/>
        </w:rPr>
        <w:t xml:space="preserve"> &amp; Software</w:t>
      </w:r>
    </w:p>
    <w:p w14:paraId="2463CC6F" w14:textId="65976682" w:rsidR="005E3F52" w:rsidRDefault="00091B38" w:rsidP="00660D02">
      <w:pPr>
        <w:spacing w:line="360" w:lineRule="auto"/>
        <w:ind w:firstLine="720"/>
        <w:rPr>
          <w:rFonts w:ascii="Times New Roman" w:hAnsi="Times New Roman" w:cs="Times New Roman"/>
        </w:rPr>
      </w:pPr>
      <w:r>
        <w:rPr>
          <w:rFonts w:ascii="Times New Roman" w:hAnsi="Times New Roman" w:cs="Times New Roman"/>
        </w:rPr>
        <w:t>Data was analyzed using Clampfit (Version #, Molecular Devices).</w:t>
      </w:r>
      <w:r w:rsidR="00BF60DB">
        <w:rPr>
          <w:rFonts w:ascii="Times New Roman" w:hAnsi="Times New Roman" w:cs="Times New Roman"/>
        </w:rPr>
        <w:t xml:space="preserve"> </w:t>
      </w:r>
      <w:r w:rsidR="005007FC">
        <w:rPr>
          <w:rFonts w:ascii="Times New Roman" w:hAnsi="Times New Roman" w:cs="Times New Roman"/>
        </w:rPr>
        <w:t xml:space="preserve">Statistical analysis was performed using </w:t>
      </w:r>
      <w:r w:rsidR="005E3F52">
        <w:rPr>
          <w:rFonts w:ascii="Times New Roman" w:hAnsi="Times New Roman" w:cs="Times New Roman"/>
        </w:rPr>
        <w:t>R</w:t>
      </w:r>
      <w:r w:rsidR="005007FC">
        <w:rPr>
          <w:rFonts w:ascii="Times New Roman" w:hAnsi="Times New Roman" w:cs="Times New Roman"/>
        </w:rPr>
        <w:t>-</w:t>
      </w:r>
      <w:r w:rsidR="005E3F52">
        <w:rPr>
          <w:rFonts w:ascii="Times New Roman" w:hAnsi="Times New Roman" w:cs="Times New Roman"/>
        </w:rPr>
        <w:t>studio</w:t>
      </w:r>
      <w:r w:rsidR="005007FC">
        <w:rPr>
          <w:rFonts w:ascii="Times New Roman" w:hAnsi="Times New Roman" w:cs="Times New Roman"/>
        </w:rPr>
        <w:t xml:space="preserve"> and patchclampplotteR by Christelinda Laureijs (</w:t>
      </w:r>
      <w:r w:rsidR="00B63A51" w:rsidRPr="00B63A51">
        <w:rPr>
          <w:rFonts w:ascii="Times New Roman" w:hAnsi="Times New Roman" w:cs="Times New Roman"/>
        </w:rPr>
        <w:t>Laureijs</w:t>
      </w:r>
      <w:r w:rsidR="00B63A51">
        <w:rPr>
          <w:rFonts w:ascii="Times New Roman" w:hAnsi="Times New Roman" w:cs="Times New Roman"/>
        </w:rPr>
        <w:t>, 2025</w:t>
      </w:r>
      <w:r w:rsidR="005007FC">
        <w:rPr>
          <w:rFonts w:ascii="Times New Roman" w:hAnsi="Times New Roman" w:cs="Times New Roman"/>
        </w:rPr>
        <w:t>).</w:t>
      </w:r>
      <w:r w:rsidR="00BF60DB" w:rsidRPr="00BF60DB">
        <w:rPr>
          <w:rFonts w:ascii="Times New Roman" w:hAnsi="Times New Roman" w:cs="Times New Roman"/>
        </w:rPr>
        <w:t xml:space="preserve"> </w:t>
      </w:r>
      <w:r w:rsidR="00BF60DB">
        <w:rPr>
          <w:rFonts w:ascii="Times New Roman" w:hAnsi="Times New Roman" w:cs="Times New Roman"/>
        </w:rPr>
        <w:t xml:space="preserve">Data is presented as mean </w:t>
      </w:r>
      <w:r w:rsidR="00BF60DB" w:rsidRPr="00B5416F">
        <w:rPr>
          <w:rFonts w:ascii="Times New Roman" w:hAnsi="Times New Roman" w:cs="Times New Roman"/>
          <w:highlight w:val="yellow"/>
        </w:rPr>
        <w:t>± standard error</w:t>
      </w:r>
      <w:r w:rsidR="00BF60DB">
        <w:rPr>
          <w:rFonts w:ascii="Times New Roman" w:hAnsi="Times New Roman" w:cs="Times New Roman"/>
        </w:rPr>
        <w:t xml:space="preserve">, unless otherwise stated. </w:t>
      </w:r>
      <w:r w:rsidR="00EF29A6">
        <w:rPr>
          <w:rFonts w:ascii="Times New Roman" w:hAnsi="Times New Roman" w:cs="Times New Roman"/>
        </w:rPr>
        <w:t xml:space="preserve">Data </w:t>
      </w:r>
      <w:r w:rsidR="00BF60DB" w:rsidRPr="004276DD">
        <w:rPr>
          <w:rFonts w:ascii="Times New Roman" w:hAnsi="Times New Roman" w:cs="Times New Roman"/>
        </w:rPr>
        <w:t>was considered significantly different if the p-value was less than 0.05</w:t>
      </w:r>
      <w:r w:rsidR="00EF29A6">
        <w:rPr>
          <w:rFonts w:ascii="Times New Roman" w:hAnsi="Times New Roman" w:cs="Times New Roman"/>
        </w:rPr>
        <w:t>,</w:t>
      </w:r>
      <w:r w:rsidR="00EF29A6" w:rsidRPr="00EF29A6">
        <w:rPr>
          <w:rFonts w:ascii="Times New Roman" w:hAnsi="Times New Roman" w:cs="Times New Roman"/>
        </w:rPr>
        <w:t xml:space="preserve"> </w:t>
      </w:r>
      <w:r w:rsidR="00EF29A6">
        <w:rPr>
          <w:rFonts w:ascii="Times New Roman" w:hAnsi="Times New Roman" w:cs="Times New Roman"/>
        </w:rPr>
        <w:t>unless otherwise stated (</w:t>
      </w:r>
      <w:r w:rsidR="00EF29A6" w:rsidRPr="00EF29A6">
        <w:rPr>
          <w:rFonts w:ascii="Times New Roman" w:hAnsi="Times New Roman" w:cs="Times New Roman"/>
          <w:highlight w:val="magenta"/>
        </w:rPr>
        <w:t>such as in my linear mixed model where it was 0.01 to account for multiple comparsions</w:t>
      </w:r>
      <w:r w:rsidR="00EF29A6">
        <w:rPr>
          <w:rFonts w:ascii="Times New Roman" w:hAnsi="Times New Roman" w:cs="Times New Roman"/>
        </w:rPr>
        <w:t>)</w:t>
      </w:r>
      <w:r w:rsidR="00BF60DB" w:rsidRPr="004276DD">
        <w:rPr>
          <w:rFonts w:ascii="Times New Roman" w:hAnsi="Times New Roman" w:cs="Times New Roman"/>
        </w:rPr>
        <w:t>.</w:t>
      </w:r>
    </w:p>
    <w:p w14:paraId="7DB861B0" w14:textId="4D70E7CD" w:rsidR="005E3F52" w:rsidRPr="005E3F52" w:rsidRDefault="00D209CB" w:rsidP="00660D02">
      <w:pPr>
        <w:spacing w:line="360" w:lineRule="auto"/>
        <w:rPr>
          <w:rFonts w:ascii="Times New Roman" w:hAnsi="Times New Roman" w:cs="Times New Roman"/>
        </w:rPr>
      </w:pPr>
      <w:r>
        <w:rPr>
          <w:rFonts w:ascii="Times New Roman" w:hAnsi="Times New Roman" w:cs="Times New Roman"/>
        </w:rPr>
        <w:t>*STATS: waiting until finalized*</w:t>
      </w:r>
    </w:p>
    <w:sectPr w:rsidR="005E3F52" w:rsidRPr="005E3F52" w:rsidSect="005C5340">
      <w:pgSz w:w="12219" w:h="15842"/>
      <w:pgMar w:top="1440" w:right="1440" w:bottom="1440" w:left="2160"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Karen Crosby" w:date="2026-04-05T14:56:00Z" w:initials="KC">
    <w:p w14:paraId="7CAEC9FA" w14:textId="77777777" w:rsidR="00CC3FD2" w:rsidRDefault="00CC3FD2" w:rsidP="00CC3FD2">
      <w:pPr>
        <w:pStyle w:val="CommentText"/>
      </w:pPr>
      <w:r>
        <w:rPr>
          <w:rStyle w:val="CommentReference"/>
        </w:rPr>
        <w:annotationRef/>
      </w:r>
      <w:r>
        <w:t>I don’t know about this...or about saying that animals were randomly assigned (earlier).  We never would have done the AM group if there was no difference with stress, so it seems misleading to say this</w:t>
      </w:r>
    </w:p>
  </w:comment>
  <w:comment w:id="1" w:author="Karen Crosby" w:date="2026-01-20T14:30:00Z" w:initials="KC">
    <w:p w14:paraId="05E9FA03" w14:textId="05F35DFB" w:rsidR="00C53724" w:rsidRDefault="00C53724" w:rsidP="00C53724">
      <w:pPr>
        <w:pStyle w:val="CommentText"/>
      </w:pPr>
      <w:r>
        <w:rPr>
          <w:rStyle w:val="CommentReference"/>
        </w:rPr>
        <w:annotationRef/>
      </w:r>
      <w:r>
        <w:t>This doesn’t sound familiar...is this for the oxygen?</w:t>
      </w:r>
    </w:p>
  </w:comment>
  <w:comment w:id="2" w:author="Ruby Muzzatti" w:date="2026-03-27T18:31:00Z" w:initials="RM">
    <w:p w14:paraId="2AAB7D72" w14:textId="77777777" w:rsidR="00316857" w:rsidRDefault="00316857" w:rsidP="00316857">
      <w:r>
        <w:rPr>
          <w:rStyle w:val="CommentReference"/>
        </w:rPr>
        <w:annotationRef/>
      </w:r>
      <w:r>
        <w:rPr>
          <w:sz w:val="20"/>
          <w:szCs w:val="20"/>
        </w:rPr>
        <w:t xml:space="preserve">this is what I had in my independent study report for the iso, I think I got it from the SDS binder in the lab </w:t>
      </w:r>
    </w:p>
  </w:comment>
  <w:comment w:id="3" w:author="Ruby Muzzatti" w:date="2025-10-27T08:07:00Z" w:initials="RM">
    <w:p w14:paraId="6F193DDD" w14:textId="4A994F1E" w:rsidR="00E37E41" w:rsidRDefault="00E37E41" w:rsidP="00E37E41">
      <w:r>
        <w:rPr>
          <w:rStyle w:val="CommentReference"/>
        </w:rPr>
        <w:annotationRef/>
      </w:r>
      <w:r>
        <w:rPr>
          <w:sz w:val="20"/>
          <w:szCs w:val="20"/>
        </w:rPr>
        <w:t>maybe just call the section currents and make subsections for HFS and PPR?</w:t>
      </w:r>
    </w:p>
  </w:comment>
  <w:comment w:id="4" w:author="Karen Crosby" w:date="2026-04-05T14:56:00Z" w:initials="KC">
    <w:p w14:paraId="468AA09A" w14:textId="77777777" w:rsidR="00CC3FD2" w:rsidRDefault="00CC3FD2" w:rsidP="00CC3FD2">
      <w:pPr>
        <w:pStyle w:val="CommentText"/>
      </w:pPr>
      <w:r>
        <w:rPr>
          <w:rStyle w:val="CommentReference"/>
        </w:rPr>
        <w:annotationRef/>
      </w:r>
      <w:r>
        <w:t>Yes, that sounds good</w:t>
      </w:r>
    </w:p>
  </w:comment>
  <w:comment w:id="6" w:author="Karen Crosby" w:date="2026-01-20T15:00:00Z" w:initials="KC">
    <w:p w14:paraId="4128717D" w14:textId="77777777" w:rsidR="00636E28" w:rsidRDefault="00636E28" w:rsidP="00636E28">
      <w:pPr>
        <w:pStyle w:val="CommentText"/>
      </w:pPr>
      <w:r>
        <w:rPr>
          <w:rStyle w:val="CommentReference"/>
        </w:rPr>
        <w:annotationRef/>
      </w:r>
      <w:r>
        <w:t xml:space="preserve">Describe this a bit - indicate that you recorded action potentials at the resting membrane potential using a gap free protocol </w:t>
      </w:r>
    </w:p>
  </w:comment>
  <w:comment w:id="7" w:author="Ruby Muzzatti" w:date="2026-03-27T18:34:00Z" w:initials="RM">
    <w:p w14:paraId="33829807" w14:textId="77777777" w:rsidR="00EC15E8" w:rsidRDefault="00EC15E8" w:rsidP="00EC15E8">
      <w:r>
        <w:rPr>
          <w:rStyle w:val="CommentReference"/>
        </w:rPr>
        <w:annotationRef/>
      </w:r>
      <w:r>
        <w:rPr>
          <w:sz w:val="20"/>
          <w:szCs w:val="20"/>
        </w:rPr>
        <w:t>I describe this in the next section for the APs, is it better to make them into one section?</w:t>
      </w:r>
    </w:p>
  </w:comment>
  <w:comment w:id="8" w:author="Karen Crosby" w:date="2026-04-05T14:57:00Z" w:initials="KC">
    <w:p w14:paraId="4DDD3360" w14:textId="77777777" w:rsidR="00CC3FD2" w:rsidRDefault="00CC3FD2" w:rsidP="00CC3FD2">
      <w:pPr>
        <w:pStyle w:val="CommentText"/>
      </w:pPr>
      <w:r>
        <w:rPr>
          <w:rStyle w:val="CommentReference"/>
        </w:rPr>
        <w:annotationRef/>
      </w:r>
      <w:r>
        <w:t>Or leave out the gap free because you don’t use that data anywhere?</w:t>
      </w:r>
    </w:p>
  </w:comment>
  <w:comment w:id="9" w:author="Karen Crosby" w:date="2026-01-20T15:02:00Z" w:initials="KC">
    <w:p w14:paraId="02C76DB0" w14:textId="77777777" w:rsidR="00636E28" w:rsidRDefault="00636E28" w:rsidP="00636E28">
      <w:pPr>
        <w:pStyle w:val="CommentText"/>
      </w:pPr>
      <w:r>
        <w:rPr>
          <w:rStyle w:val="CommentReference"/>
        </w:rPr>
        <w:annotationRef/>
      </w:r>
      <w:r>
        <w:t>Is this correct?  You are technically going from -100 mV to -10 mV...let’s check this</w:t>
      </w:r>
    </w:p>
  </w:comment>
  <w:comment w:id="10" w:author="Ruby Muzzatti" w:date="2026-03-27T18:37:00Z" w:initials="RM">
    <w:p w14:paraId="5035D1B0" w14:textId="77777777" w:rsidR="000844AC" w:rsidRDefault="000844AC" w:rsidP="000844AC">
      <w:r>
        <w:rPr>
          <w:rStyle w:val="CommentReference"/>
        </w:rPr>
        <w:annotationRef/>
      </w:r>
      <w:r>
        <w:rPr>
          <w:sz w:val="20"/>
          <w:szCs w:val="20"/>
        </w:rPr>
        <w:t>I think I got this from that summary sheet I made for my lab book... will attempt to verify</w:t>
      </w:r>
    </w:p>
  </w:comment>
  <w:comment w:id="11" w:author="Ruby Muzzatti" w:date="2025-10-27T09:21:00Z" w:initials="RM">
    <w:p w14:paraId="71E60232" w14:textId="1D53229E" w:rsidR="00E03FBE" w:rsidRDefault="002B084F" w:rsidP="00E03FBE">
      <w:r>
        <w:rPr>
          <w:rStyle w:val="CommentReference"/>
        </w:rPr>
        <w:annotationRef/>
      </w:r>
      <w:r w:rsidR="00E03FBE">
        <w:rPr>
          <w:sz w:val="20"/>
          <w:szCs w:val="20"/>
        </w:rPr>
        <w:t>do I need this at all?</w:t>
      </w:r>
    </w:p>
  </w:comment>
  <w:comment w:id="12" w:author="Karen Crosby" w:date="2026-01-20T15:03:00Z" w:initials="KC">
    <w:p w14:paraId="128685F1" w14:textId="77777777" w:rsidR="00636E28" w:rsidRDefault="00636E28" w:rsidP="00636E28">
      <w:pPr>
        <w:pStyle w:val="CommentText"/>
      </w:pPr>
      <w:r>
        <w:rPr>
          <w:rStyle w:val="CommentReference"/>
        </w:rPr>
        <w:annotationRef/>
      </w:r>
      <w:r>
        <w:t>Are you going to report any of these variables?  If so, include it but don’t name it membrane test - maybe membrane properties?</w:t>
      </w:r>
    </w:p>
  </w:comment>
  <w:comment w:id="13" w:author="Ruby Muzzatti" w:date="2026-03-27T18:38:00Z" w:initials="RM">
    <w:p w14:paraId="114A43C8" w14:textId="77777777" w:rsidR="006D22A7" w:rsidRDefault="006D22A7" w:rsidP="006D22A7">
      <w:r>
        <w:rPr>
          <w:rStyle w:val="CommentReference"/>
        </w:rPr>
        <w:annotationRef/>
      </w:r>
      <w:r>
        <w:rPr>
          <w:sz w:val="20"/>
          <w:szCs w:val="20"/>
        </w:rPr>
        <w:t>I really only mention Ra in the earlier up in methods but I don't plan on recording any of them in the results or anything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CAEC9FA" w15:done="0"/>
  <w15:commentEx w15:paraId="05E9FA03" w15:done="0"/>
  <w15:commentEx w15:paraId="2AAB7D72" w15:paraIdParent="05E9FA03" w15:done="0"/>
  <w15:commentEx w15:paraId="6F193DDD" w15:done="0"/>
  <w15:commentEx w15:paraId="468AA09A" w15:paraIdParent="6F193DDD" w15:done="0"/>
  <w15:commentEx w15:paraId="4128717D" w15:done="0"/>
  <w15:commentEx w15:paraId="33829807" w15:paraIdParent="4128717D" w15:done="0"/>
  <w15:commentEx w15:paraId="4DDD3360" w15:paraIdParent="4128717D" w15:done="0"/>
  <w15:commentEx w15:paraId="02C76DB0" w15:done="0"/>
  <w15:commentEx w15:paraId="5035D1B0" w15:paraIdParent="02C76DB0" w15:done="0"/>
  <w15:commentEx w15:paraId="71E60232" w15:done="0"/>
  <w15:commentEx w15:paraId="128685F1" w15:paraIdParent="71E60232" w15:done="0"/>
  <w15:commentEx w15:paraId="114A43C8" w15:paraIdParent="71E6023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248D743" w16cex:dateUtc="2026-04-05T17:56:00Z"/>
  <w16cex:commentExtensible w16cex:durableId="574043AF" w16cex:dateUtc="2026-01-20T18:30:00Z"/>
  <w16cex:commentExtensible w16cex:durableId="72DB4F3D" w16cex:dateUtc="2026-03-27T21:31:00Z"/>
  <w16cex:commentExtensible w16cex:durableId="26828EF5" w16cex:dateUtc="2025-10-27T11:07:00Z"/>
  <w16cex:commentExtensible w16cex:durableId="6A100870" w16cex:dateUtc="2026-04-05T17:56:00Z"/>
  <w16cex:commentExtensible w16cex:durableId="5009B097" w16cex:dateUtc="2026-01-20T19:00:00Z"/>
  <w16cex:commentExtensible w16cex:durableId="4AE4059A" w16cex:dateUtc="2026-03-27T21:34:00Z"/>
  <w16cex:commentExtensible w16cex:durableId="30FA9026" w16cex:dateUtc="2026-04-05T17:57:00Z"/>
  <w16cex:commentExtensible w16cex:durableId="2BDFDFF6" w16cex:dateUtc="2026-01-20T19:02:00Z"/>
  <w16cex:commentExtensible w16cex:durableId="572BA20C" w16cex:dateUtc="2026-03-27T21:37:00Z"/>
  <w16cex:commentExtensible w16cex:durableId="4FB9EEFD" w16cex:dateUtc="2025-10-27T12:21:00Z"/>
  <w16cex:commentExtensible w16cex:durableId="2144042E" w16cex:dateUtc="2026-01-20T19:03:00Z"/>
  <w16cex:commentExtensible w16cex:durableId="04924783" w16cex:dateUtc="2026-03-27T21: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CAEC9FA" w16cid:durableId="3248D743"/>
  <w16cid:commentId w16cid:paraId="05E9FA03" w16cid:durableId="574043AF"/>
  <w16cid:commentId w16cid:paraId="2AAB7D72" w16cid:durableId="72DB4F3D"/>
  <w16cid:commentId w16cid:paraId="6F193DDD" w16cid:durableId="26828EF5"/>
  <w16cid:commentId w16cid:paraId="468AA09A" w16cid:durableId="6A100870"/>
  <w16cid:commentId w16cid:paraId="4128717D" w16cid:durableId="5009B097"/>
  <w16cid:commentId w16cid:paraId="33829807" w16cid:durableId="4AE4059A"/>
  <w16cid:commentId w16cid:paraId="4DDD3360" w16cid:durableId="30FA9026"/>
  <w16cid:commentId w16cid:paraId="02C76DB0" w16cid:durableId="2BDFDFF6"/>
  <w16cid:commentId w16cid:paraId="5035D1B0" w16cid:durableId="572BA20C"/>
  <w16cid:commentId w16cid:paraId="71E60232" w16cid:durableId="4FB9EEFD"/>
  <w16cid:commentId w16cid:paraId="128685F1" w16cid:durableId="2144042E"/>
  <w16cid:commentId w16cid:paraId="114A43C8" w16cid:durableId="0492478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1A38B6"/>
    <w:multiLevelType w:val="hybridMultilevel"/>
    <w:tmpl w:val="7458CDBC"/>
    <w:lvl w:ilvl="0" w:tplc="32FEB21C">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722713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aren Crosby">
    <w15:presenceInfo w15:providerId="AD" w15:userId="S::kcrosby@mta.ca::6d3df150-a32e-4e96-aa9e-8b9ee51e6d6d"/>
  </w15:person>
  <w15:person w15:author="Ruby Muzzatti">
    <w15:presenceInfo w15:providerId="AD" w15:userId="S::rmuzzatti@mta.ca::06721fba-56c5-47ec-88bc-4721d552db4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5A9E"/>
    <w:rsid w:val="00010194"/>
    <w:rsid w:val="00020A3A"/>
    <w:rsid w:val="00020D04"/>
    <w:rsid w:val="000305F4"/>
    <w:rsid w:val="000527EF"/>
    <w:rsid w:val="000621C9"/>
    <w:rsid w:val="00082A07"/>
    <w:rsid w:val="000844AC"/>
    <w:rsid w:val="00085DAA"/>
    <w:rsid w:val="00091B38"/>
    <w:rsid w:val="000D39E7"/>
    <w:rsid w:val="000E7FCD"/>
    <w:rsid w:val="000F40BE"/>
    <w:rsid w:val="00101593"/>
    <w:rsid w:val="00112939"/>
    <w:rsid w:val="001377F9"/>
    <w:rsid w:val="0015405E"/>
    <w:rsid w:val="00157909"/>
    <w:rsid w:val="001638D3"/>
    <w:rsid w:val="00164BB7"/>
    <w:rsid w:val="001853DD"/>
    <w:rsid w:val="001876D2"/>
    <w:rsid w:val="0019075C"/>
    <w:rsid w:val="001A2EE4"/>
    <w:rsid w:val="001C2BA9"/>
    <w:rsid w:val="001D5BDF"/>
    <w:rsid w:val="001E3985"/>
    <w:rsid w:val="001F08BD"/>
    <w:rsid w:val="002303BA"/>
    <w:rsid w:val="002463D7"/>
    <w:rsid w:val="00255B57"/>
    <w:rsid w:val="00261329"/>
    <w:rsid w:val="002618AE"/>
    <w:rsid w:val="002736CC"/>
    <w:rsid w:val="002779FE"/>
    <w:rsid w:val="00285141"/>
    <w:rsid w:val="00286EBD"/>
    <w:rsid w:val="00290D93"/>
    <w:rsid w:val="002A6821"/>
    <w:rsid w:val="002B084F"/>
    <w:rsid w:val="002D2F23"/>
    <w:rsid w:val="002D7EAD"/>
    <w:rsid w:val="00316857"/>
    <w:rsid w:val="00325CE9"/>
    <w:rsid w:val="00336AC8"/>
    <w:rsid w:val="00341F6E"/>
    <w:rsid w:val="00351236"/>
    <w:rsid w:val="003A08B4"/>
    <w:rsid w:val="003C2D97"/>
    <w:rsid w:val="003C7BA2"/>
    <w:rsid w:val="003D17A1"/>
    <w:rsid w:val="003D73E0"/>
    <w:rsid w:val="0040414B"/>
    <w:rsid w:val="00426EF6"/>
    <w:rsid w:val="00475E48"/>
    <w:rsid w:val="00484073"/>
    <w:rsid w:val="0048794C"/>
    <w:rsid w:val="004956F7"/>
    <w:rsid w:val="004A684A"/>
    <w:rsid w:val="004B7517"/>
    <w:rsid w:val="004E0DE3"/>
    <w:rsid w:val="005007FC"/>
    <w:rsid w:val="00510426"/>
    <w:rsid w:val="00520F4F"/>
    <w:rsid w:val="005637BC"/>
    <w:rsid w:val="005742F8"/>
    <w:rsid w:val="0059473E"/>
    <w:rsid w:val="005A2E8F"/>
    <w:rsid w:val="005C5340"/>
    <w:rsid w:val="005D7FA1"/>
    <w:rsid w:val="005E3F52"/>
    <w:rsid w:val="005F2729"/>
    <w:rsid w:val="0061317F"/>
    <w:rsid w:val="00635375"/>
    <w:rsid w:val="00636E28"/>
    <w:rsid w:val="00644A4A"/>
    <w:rsid w:val="00652839"/>
    <w:rsid w:val="00660D02"/>
    <w:rsid w:val="00680143"/>
    <w:rsid w:val="00682479"/>
    <w:rsid w:val="00693E3D"/>
    <w:rsid w:val="006C77CB"/>
    <w:rsid w:val="006D22A7"/>
    <w:rsid w:val="006E461E"/>
    <w:rsid w:val="006E759B"/>
    <w:rsid w:val="00723A72"/>
    <w:rsid w:val="00734069"/>
    <w:rsid w:val="007523A1"/>
    <w:rsid w:val="00767844"/>
    <w:rsid w:val="007A5079"/>
    <w:rsid w:val="007B017B"/>
    <w:rsid w:val="007D2221"/>
    <w:rsid w:val="007E2E77"/>
    <w:rsid w:val="007E68E1"/>
    <w:rsid w:val="007F48F5"/>
    <w:rsid w:val="0083697D"/>
    <w:rsid w:val="00856033"/>
    <w:rsid w:val="00886A10"/>
    <w:rsid w:val="008A3143"/>
    <w:rsid w:val="008B2F72"/>
    <w:rsid w:val="008C236B"/>
    <w:rsid w:val="008C5BA7"/>
    <w:rsid w:val="008F1B53"/>
    <w:rsid w:val="008F541B"/>
    <w:rsid w:val="008F7D2D"/>
    <w:rsid w:val="0093440F"/>
    <w:rsid w:val="00942955"/>
    <w:rsid w:val="009440D9"/>
    <w:rsid w:val="0096463F"/>
    <w:rsid w:val="009779A3"/>
    <w:rsid w:val="009B5AF3"/>
    <w:rsid w:val="009D57D6"/>
    <w:rsid w:val="009F74D0"/>
    <w:rsid w:val="00A06DFB"/>
    <w:rsid w:val="00A419C3"/>
    <w:rsid w:val="00A57711"/>
    <w:rsid w:val="00AA03FD"/>
    <w:rsid w:val="00AA5C68"/>
    <w:rsid w:val="00AA7217"/>
    <w:rsid w:val="00AE3144"/>
    <w:rsid w:val="00AF42AD"/>
    <w:rsid w:val="00B313C0"/>
    <w:rsid w:val="00B5416F"/>
    <w:rsid w:val="00B61E76"/>
    <w:rsid w:val="00B63A51"/>
    <w:rsid w:val="00B74496"/>
    <w:rsid w:val="00B749D8"/>
    <w:rsid w:val="00B75ECD"/>
    <w:rsid w:val="00B86C46"/>
    <w:rsid w:val="00BA1690"/>
    <w:rsid w:val="00BB7CAC"/>
    <w:rsid w:val="00BF3922"/>
    <w:rsid w:val="00BF60DB"/>
    <w:rsid w:val="00C00F68"/>
    <w:rsid w:val="00C15A9E"/>
    <w:rsid w:val="00C26BBA"/>
    <w:rsid w:val="00C32561"/>
    <w:rsid w:val="00C341DE"/>
    <w:rsid w:val="00C46ABB"/>
    <w:rsid w:val="00C53724"/>
    <w:rsid w:val="00C57036"/>
    <w:rsid w:val="00C67B5B"/>
    <w:rsid w:val="00C8083A"/>
    <w:rsid w:val="00C86EC5"/>
    <w:rsid w:val="00CC3FD2"/>
    <w:rsid w:val="00CC7C67"/>
    <w:rsid w:val="00D15422"/>
    <w:rsid w:val="00D209CB"/>
    <w:rsid w:val="00D355EC"/>
    <w:rsid w:val="00D911E6"/>
    <w:rsid w:val="00DD486F"/>
    <w:rsid w:val="00DF2F70"/>
    <w:rsid w:val="00E03FBE"/>
    <w:rsid w:val="00E16643"/>
    <w:rsid w:val="00E37E41"/>
    <w:rsid w:val="00E411B1"/>
    <w:rsid w:val="00E576A6"/>
    <w:rsid w:val="00E6666C"/>
    <w:rsid w:val="00E67A3E"/>
    <w:rsid w:val="00E70BC6"/>
    <w:rsid w:val="00E74D4C"/>
    <w:rsid w:val="00E93804"/>
    <w:rsid w:val="00EC15E8"/>
    <w:rsid w:val="00EF29A6"/>
    <w:rsid w:val="00F02616"/>
    <w:rsid w:val="00F2256A"/>
    <w:rsid w:val="00F24FBC"/>
    <w:rsid w:val="00F328E1"/>
    <w:rsid w:val="00F74D7E"/>
    <w:rsid w:val="00FD050C"/>
    <w:rsid w:val="00FE0640"/>
    <w:rsid w:val="00FE32E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4AFB12"/>
  <w15:chartTrackingRefBased/>
  <w15:docId w15:val="{EEC818FF-9A49-E44A-AAED-A0EB45EB5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5A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5A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5A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5A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5A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5A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5A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5A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5A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5A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5A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5A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5A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5A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5A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5A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5A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5A9E"/>
    <w:rPr>
      <w:rFonts w:eastAsiaTheme="majorEastAsia" w:cstheme="majorBidi"/>
      <w:color w:val="272727" w:themeColor="text1" w:themeTint="D8"/>
    </w:rPr>
  </w:style>
  <w:style w:type="paragraph" w:styleId="Title">
    <w:name w:val="Title"/>
    <w:basedOn w:val="Normal"/>
    <w:next w:val="Normal"/>
    <w:link w:val="TitleChar"/>
    <w:uiPriority w:val="10"/>
    <w:qFormat/>
    <w:rsid w:val="00C15A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5A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5A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5A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5A9E"/>
    <w:pPr>
      <w:spacing w:before="160"/>
      <w:jc w:val="center"/>
    </w:pPr>
    <w:rPr>
      <w:i/>
      <w:iCs/>
      <w:color w:val="404040" w:themeColor="text1" w:themeTint="BF"/>
    </w:rPr>
  </w:style>
  <w:style w:type="character" w:customStyle="1" w:styleId="QuoteChar">
    <w:name w:val="Quote Char"/>
    <w:basedOn w:val="DefaultParagraphFont"/>
    <w:link w:val="Quote"/>
    <w:uiPriority w:val="29"/>
    <w:rsid w:val="00C15A9E"/>
    <w:rPr>
      <w:i/>
      <w:iCs/>
      <w:color w:val="404040" w:themeColor="text1" w:themeTint="BF"/>
    </w:rPr>
  </w:style>
  <w:style w:type="paragraph" w:styleId="ListParagraph">
    <w:name w:val="List Paragraph"/>
    <w:basedOn w:val="Normal"/>
    <w:uiPriority w:val="34"/>
    <w:qFormat/>
    <w:rsid w:val="00C15A9E"/>
    <w:pPr>
      <w:ind w:left="720"/>
      <w:contextualSpacing/>
    </w:pPr>
  </w:style>
  <w:style w:type="character" w:styleId="IntenseEmphasis">
    <w:name w:val="Intense Emphasis"/>
    <w:basedOn w:val="DefaultParagraphFont"/>
    <w:uiPriority w:val="21"/>
    <w:qFormat/>
    <w:rsid w:val="00C15A9E"/>
    <w:rPr>
      <w:i/>
      <w:iCs/>
      <w:color w:val="0F4761" w:themeColor="accent1" w:themeShade="BF"/>
    </w:rPr>
  </w:style>
  <w:style w:type="paragraph" w:styleId="IntenseQuote">
    <w:name w:val="Intense Quote"/>
    <w:basedOn w:val="Normal"/>
    <w:next w:val="Normal"/>
    <w:link w:val="IntenseQuoteChar"/>
    <w:uiPriority w:val="30"/>
    <w:qFormat/>
    <w:rsid w:val="00C15A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5A9E"/>
    <w:rPr>
      <w:i/>
      <w:iCs/>
      <w:color w:val="0F4761" w:themeColor="accent1" w:themeShade="BF"/>
    </w:rPr>
  </w:style>
  <w:style w:type="character" w:styleId="IntenseReference">
    <w:name w:val="Intense Reference"/>
    <w:basedOn w:val="DefaultParagraphFont"/>
    <w:uiPriority w:val="32"/>
    <w:qFormat/>
    <w:rsid w:val="00C15A9E"/>
    <w:rPr>
      <w:b/>
      <w:bCs/>
      <w:smallCaps/>
      <w:color w:val="0F4761" w:themeColor="accent1" w:themeShade="BF"/>
      <w:spacing w:val="5"/>
    </w:rPr>
  </w:style>
  <w:style w:type="character" w:styleId="CommentReference">
    <w:name w:val="annotation reference"/>
    <w:basedOn w:val="DefaultParagraphFont"/>
    <w:uiPriority w:val="99"/>
    <w:semiHidden/>
    <w:unhideWhenUsed/>
    <w:rsid w:val="00E37E41"/>
    <w:rPr>
      <w:sz w:val="16"/>
      <w:szCs w:val="16"/>
    </w:rPr>
  </w:style>
  <w:style w:type="paragraph" w:styleId="CommentText">
    <w:name w:val="annotation text"/>
    <w:basedOn w:val="Normal"/>
    <w:link w:val="CommentTextChar"/>
    <w:uiPriority w:val="99"/>
    <w:unhideWhenUsed/>
    <w:rsid w:val="00E37E41"/>
    <w:pPr>
      <w:spacing w:line="240" w:lineRule="auto"/>
    </w:pPr>
    <w:rPr>
      <w:sz w:val="20"/>
      <w:szCs w:val="20"/>
    </w:rPr>
  </w:style>
  <w:style w:type="character" w:customStyle="1" w:styleId="CommentTextChar">
    <w:name w:val="Comment Text Char"/>
    <w:basedOn w:val="DefaultParagraphFont"/>
    <w:link w:val="CommentText"/>
    <w:uiPriority w:val="99"/>
    <w:rsid w:val="00E37E41"/>
    <w:rPr>
      <w:sz w:val="20"/>
      <w:szCs w:val="20"/>
    </w:rPr>
  </w:style>
  <w:style w:type="paragraph" w:styleId="CommentSubject">
    <w:name w:val="annotation subject"/>
    <w:basedOn w:val="CommentText"/>
    <w:next w:val="CommentText"/>
    <w:link w:val="CommentSubjectChar"/>
    <w:uiPriority w:val="99"/>
    <w:semiHidden/>
    <w:unhideWhenUsed/>
    <w:rsid w:val="00E37E41"/>
    <w:rPr>
      <w:b/>
      <w:bCs/>
    </w:rPr>
  </w:style>
  <w:style w:type="character" w:customStyle="1" w:styleId="CommentSubjectChar">
    <w:name w:val="Comment Subject Char"/>
    <w:basedOn w:val="CommentTextChar"/>
    <w:link w:val="CommentSubject"/>
    <w:uiPriority w:val="99"/>
    <w:semiHidden/>
    <w:rsid w:val="00E37E41"/>
    <w:rPr>
      <w:b/>
      <w:bCs/>
      <w:sz w:val="20"/>
      <w:szCs w:val="20"/>
    </w:rPr>
  </w:style>
  <w:style w:type="paragraph" w:styleId="Revision">
    <w:name w:val="Revision"/>
    <w:hidden/>
    <w:uiPriority w:val="99"/>
    <w:semiHidden/>
    <w:rsid w:val="00C5372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theme" Target="theme/theme1.xml"/><Relationship Id="rId3" Type="http://schemas.openxmlformats.org/officeDocument/2006/relationships/settings" Target="settings.xml"/><Relationship Id="rId7" Type="http://schemas.microsoft.com/office/2011/relationships/commentsExtended" Target="commentsExtended.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mments" Target="comments.xm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2.png"/><Relationship Id="rId4" Type="http://schemas.openxmlformats.org/officeDocument/2006/relationships/webSettings" Target="web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6</Pages>
  <Words>1528</Words>
  <Characters>8710</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Ruby Muzzatti</dc:creator>
  <cp:keywords/>
  <dc:description/>
  <cp:lastModifiedBy>Karen Crosby</cp:lastModifiedBy>
  <cp:revision>2</cp:revision>
  <dcterms:created xsi:type="dcterms:W3CDTF">2026-04-05T17:57:00Z</dcterms:created>
  <dcterms:modified xsi:type="dcterms:W3CDTF">2026-04-05T17:57:00Z</dcterms:modified>
</cp:coreProperties>
</file>
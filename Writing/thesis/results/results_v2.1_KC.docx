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DF7A0" w14:textId="77777777" w:rsidR="00E46820" w:rsidRPr="00CB0692" w:rsidRDefault="00E46820" w:rsidP="00E46820">
      <w:pPr>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Chapter 3: </w:t>
      </w:r>
      <w:r w:rsidRPr="00CB0692">
        <w:rPr>
          <w:rFonts w:ascii="Times New Roman" w:hAnsi="Times New Roman" w:cs="Times New Roman"/>
          <w:b/>
          <w:bCs/>
          <w:sz w:val="40"/>
          <w:szCs w:val="40"/>
        </w:rPr>
        <w:t>Results</w:t>
      </w:r>
    </w:p>
    <w:p w14:paraId="44718141" w14:textId="77777777" w:rsidR="00E46820" w:rsidRPr="001F7A40" w:rsidRDefault="00E46820" w:rsidP="00E46820">
      <w:pPr>
        <w:spacing w:line="360" w:lineRule="auto"/>
        <w:rPr>
          <w:rFonts w:ascii="Times New Roman" w:hAnsi="Times New Roman" w:cs="Times New Roman"/>
          <w:b/>
          <w:bCs/>
          <w:sz w:val="28"/>
          <w:szCs w:val="28"/>
        </w:rPr>
      </w:pPr>
      <w:r w:rsidRPr="001F7A40">
        <w:rPr>
          <w:rFonts w:ascii="Times New Roman" w:hAnsi="Times New Roman" w:cs="Times New Roman"/>
          <w:b/>
          <w:bCs/>
          <w:sz w:val="28"/>
          <w:szCs w:val="28"/>
        </w:rPr>
        <w:t xml:space="preserve">3.1 Acute stress decreases basal glutamatergic transmission </w:t>
      </w:r>
    </w:p>
    <w:p w14:paraId="51786311" w14:textId="77777777" w:rsidR="00E46820" w:rsidRDefault="00E46820" w:rsidP="00E46820">
      <w:pPr>
        <w:spacing w:line="360" w:lineRule="auto"/>
        <w:ind w:firstLine="720"/>
        <w:rPr>
          <w:rFonts w:ascii="Times New Roman" w:hAnsi="Times New Roman" w:cs="Times New Roman"/>
        </w:rPr>
      </w:pPr>
      <w:r w:rsidRPr="00541782">
        <w:rPr>
          <w:rFonts w:ascii="Times New Roman" w:hAnsi="Times New Roman" w:cs="Times New Roman"/>
        </w:rPr>
        <w:t>To determine if</w:t>
      </w:r>
      <w:r>
        <w:rPr>
          <w:rFonts w:ascii="Times New Roman" w:hAnsi="Times New Roman" w:cs="Times New Roman"/>
        </w:rPr>
        <w:t xml:space="preserve"> an acute</w:t>
      </w:r>
      <w:r w:rsidRPr="00541782">
        <w:rPr>
          <w:rFonts w:ascii="Times New Roman" w:hAnsi="Times New Roman" w:cs="Times New Roman"/>
        </w:rPr>
        <w:t xml:space="preserve"> </w:t>
      </w:r>
      <w:r>
        <w:rPr>
          <w:rFonts w:ascii="Times New Roman" w:hAnsi="Times New Roman" w:cs="Times New Roman"/>
        </w:rPr>
        <w:t>physical restraint affects glutamate</w:t>
      </w:r>
      <w:r w:rsidRPr="00D1175E">
        <w:rPr>
          <w:rFonts w:ascii="Times New Roman" w:hAnsi="Times New Roman" w:cs="Times New Roman"/>
        </w:rPr>
        <w:t xml:space="preserve"> </w:t>
      </w:r>
      <w:r w:rsidRPr="00E55024">
        <w:rPr>
          <w:rFonts w:ascii="Times New Roman" w:hAnsi="Times New Roman" w:cs="Times New Roman"/>
        </w:rPr>
        <w:t>signalling in the</w:t>
      </w:r>
      <w:r>
        <w:rPr>
          <w:rFonts w:ascii="Times New Roman" w:hAnsi="Times New Roman" w:cs="Times New Roman"/>
        </w:rPr>
        <w:t xml:space="preserve"> </w:t>
      </w:r>
      <w:r w:rsidRPr="00E55024">
        <w:rPr>
          <w:rFonts w:ascii="Times New Roman" w:hAnsi="Times New Roman" w:cs="Times New Roman"/>
        </w:rPr>
        <w:t>DMH, recordings of DMH neurons in hypothalamic slices from female Sprague-Dawley rats</w:t>
      </w:r>
      <w:r>
        <w:rPr>
          <w:rFonts w:ascii="Times New Roman" w:hAnsi="Times New Roman" w:cs="Times New Roman"/>
        </w:rPr>
        <w:t xml:space="preserve"> </w:t>
      </w:r>
      <w:r w:rsidRPr="00E55024">
        <w:rPr>
          <w:rFonts w:ascii="Times New Roman" w:hAnsi="Times New Roman" w:cs="Times New Roman"/>
        </w:rPr>
        <w:t>were obtained</w:t>
      </w:r>
      <w:r>
        <w:rPr>
          <w:rFonts w:ascii="Times New Roman" w:hAnsi="Times New Roman" w:cs="Times New Roman"/>
        </w:rPr>
        <w:t xml:space="preserve"> (Fig. 2). The amplitude </w:t>
      </w:r>
      <w:r w:rsidRPr="00C4467D">
        <w:rPr>
          <w:rFonts w:ascii="Times New Roman" w:hAnsi="Times New Roman" w:cs="Times New Roman"/>
        </w:rPr>
        <w:t xml:space="preserve">of the evoked </w:t>
      </w:r>
      <w:r>
        <w:rPr>
          <w:rFonts w:ascii="Times New Roman" w:hAnsi="Times New Roman" w:cs="Times New Roman"/>
        </w:rPr>
        <w:t>excitatory postsynaptic currents (eEPSC)</w:t>
      </w:r>
      <w:r w:rsidRPr="00C4467D">
        <w:rPr>
          <w:rFonts w:ascii="Times New Roman" w:hAnsi="Times New Roman" w:cs="Times New Roman"/>
        </w:rPr>
        <w:t xml:space="preserve"> </w:t>
      </w:r>
      <w:r>
        <w:rPr>
          <w:rFonts w:ascii="Times New Roman" w:hAnsi="Times New Roman" w:cs="Times New Roman"/>
        </w:rPr>
        <w:t>was</w:t>
      </w:r>
      <w:r w:rsidRPr="00C4467D">
        <w:rPr>
          <w:rFonts w:ascii="Times New Roman" w:hAnsi="Times New Roman" w:cs="Times New Roman"/>
        </w:rPr>
        <w:t xml:space="preserve"> </w:t>
      </w:r>
      <w:r>
        <w:rPr>
          <w:rFonts w:ascii="Times New Roman" w:hAnsi="Times New Roman" w:cs="Times New Roman"/>
        </w:rPr>
        <w:t>greater in acute stress (</w:t>
      </w:r>
      <w:r w:rsidRPr="00F51D50">
        <w:rPr>
          <w:rFonts w:ascii="Times New Roman" w:hAnsi="Times New Roman" w:cs="Times New Roman"/>
        </w:rPr>
        <w:t xml:space="preserve">66.60125 </w:t>
      </w:r>
      <w:r w:rsidRPr="00D328D7">
        <w:rPr>
          <w:rFonts w:ascii="Times New Roman" w:hAnsi="Times New Roman" w:cs="Times New Roman"/>
        </w:rPr>
        <w:t>±</w:t>
      </w:r>
      <w:r>
        <w:rPr>
          <w:rFonts w:ascii="Times New Roman" w:hAnsi="Times New Roman" w:cs="Times New Roman"/>
        </w:rPr>
        <w:t xml:space="preserve"> </w:t>
      </w:r>
      <w:r w:rsidRPr="00B17ACB">
        <w:rPr>
          <w:rFonts w:ascii="Times New Roman" w:hAnsi="Times New Roman" w:cs="Times New Roman"/>
          <w:color w:val="000000" w:themeColor="text1"/>
        </w:rPr>
        <w:t>9.676361 pA) than naïve (41.51900 ± 5.877376 pA) neurons (</w:t>
      </w:r>
      <w:r w:rsidRPr="00503A19">
        <w:rPr>
          <w:rFonts w:ascii="Times New Roman" w:hAnsi="Times New Roman" w:cs="Times New Roman"/>
          <w:i/>
          <w:iCs/>
          <w:color w:val="000000" w:themeColor="text1"/>
        </w:rPr>
        <w:t>t</w:t>
      </w:r>
      <w:r w:rsidRPr="00B17ACB">
        <w:rPr>
          <w:rFonts w:ascii="Times New Roman" w:hAnsi="Times New Roman" w:cs="Times New Roman"/>
          <w:color w:val="000000" w:themeColor="text1"/>
        </w:rPr>
        <w:t xml:space="preserve"> = -2.3144; </w:t>
      </w:r>
      <w:r w:rsidRPr="00503A19">
        <w:rPr>
          <w:rFonts w:ascii="Times New Roman" w:hAnsi="Times New Roman" w:cs="Times New Roman"/>
          <w:i/>
          <w:iCs/>
          <w:color w:val="000000" w:themeColor="text1"/>
        </w:rPr>
        <w:t>df</w:t>
      </w:r>
      <w:r w:rsidRPr="00B17ACB">
        <w:rPr>
          <w:rFonts w:ascii="Times New Roman" w:hAnsi="Times New Roman" w:cs="Times New Roman"/>
          <w:color w:val="000000" w:themeColor="text1"/>
        </w:rPr>
        <w:t xml:space="preserve"> = 16; </w:t>
      </w:r>
      <w:r w:rsidRPr="00B17ACB">
        <w:rPr>
          <w:rFonts w:ascii="Times New Roman" w:hAnsi="Times New Roman" w:cs="Times New Roman"/>
          <w:i/>
          <w:iCs/>
          <w:color w:val="000000" w:themeColor="text1"/>
        </w:rPr>
        <w:t>p</w:t>
      </w:r>
      <w:r w:rsidRPr="00B17ACB">
        <w:rPr>
          <w:rFonts w:ascii="Times New Roman" w:hAnsi="Times New Roman" w:cs="Times New Roman"/>
          <w:color w:val="000000" w:themeColor="text1"/>
        </w:rPr>
        <w:t xml:space="preserve"> = 0.03426</w:t>
      </w:r>
      <w:r>
        <w:rPr>
          <w:rFonts w:ascii="Times New Roman" w:hAnsi="Times New Roman" w:cs="Times New Roman"/>
        </w:rPr>
        <w:t xml:space="preserve">; two sample </w:t>
      </w:r>
      <w:r w:rsidRPr="00503A19">
        <w:rPr>
          <w:rFonts w:ascii="Times New Roman" w:hAnsi="Times New Roman" w:cs="Times New Roman"/>
          <w:i/>
          <w:iCs/>
        </w:rPr>
        <w:t>t</w:t>
      </w:r>
      <w:r>
        <w:rPr>
          <w:rFonts w:ascii="Times New Roman" w:hAnsi="Times New Roman" w:cs="Times New Roman"/>
        </w:rPr>
        <w:t>-test; Fig. 2A). However, this was not accompanied by a difference in the paired pulse ratio (PPR), an inverse measure of presynaptic neurotransmitter release probability, between naïve (</w:t>
      </w:r>
      <w:r w:rsidRPr="00E13742">
        <w:rPr>
          <w:rFonts w:ascii="Times New Roman" w:hAnsi="Times New Roman" w:cs="Times New Roman"/>
        </w:rPr>
        <w:t>1.02 ± 0.12</w:t>
      </w:r>
      <w:r>
        <w:rPr>
          <w:rFonts w:ascii="Times New Roman" w:hAnsi="Times New Roman" w:cs="Times New Roman"/>
        </w:rPr>
        <w:t>) and acute stress (</w:t>
      </w:r>
      <w:r w:rsidRPr="00836DA3">
        <w:rPr>
          <w:rFonts w:ascii="Times New Roman" w:hAnsi="Times New Roman" w:cs="Times New Roman"/>
        </w:rPr>
        <w:t>1.02 ± 0.10</w:t>
      </w:r>
      <w:r>
        <w:rPr>
          <w:rFonts w:ascii="Times New Roman" w:hAnsi="Times New Roman" w:cs="Times New Roman"/>
        </w:rPr>
        <w:t>) neurons (</w:t>
      </w:r>
      <w:r w:rsidRPr="00503A19">
        <w:rPr>
          <w:rFonts w:ascii="Times New Roman" w:hAnsi="Times New Roman" w:cs="Times New Roman"/>
          <w:i/>
          <w:iCs/>
          <w:color w:val="000000" w:themeColor="text1"/>
        </w:rPr>
        <w:t>t</w:t>
      </w:r>
      <w:r w:rsidRPr="00B17ACB">
        <w:rPr>
          <w:rFonts w:ascii="Times New Roman" w:hAnsi="Times New Roman" w:cs="Times New Roman"/>
          <w:color w:val="000000" w:themeColor="text1"/>
        </w:rPr>
        <w:t xml:space="preserve"> = -</w:t>
      </w:r>
      <w:r>
        <w:rPr>
          <w:rFonts w:ascii="Times New Roman" w:hAnsi="Times New Roman" w:cs="Times New Roman"/>
          <w:color w:val="000000" w:themeColor="text1"/>
        </w:rPr>
        <w:t>1.7424</w:t>
      </w:r>
      <w:r w:rsidRPr="00B17ACB">
        <w:rPr>
          <w:rFonts w:ascii="Times New Roman" w:hAnsi="Times New Roman" w:cs="Times New Roman"/>
          <w:color w:val="000000" w:themeColor="text1"/>
        </w:rPr>
        <w:t xml:space="preserve">; </w:t>
      </w:r>
      <w:r w:rsidRPr="00503A19">
        <w:rPr>
          <w:rFonts w:ascii="Times New Roman" w:hAnsi="Times New Roman" w:cs="Times New Roman"/>
          <w:i/>
          <w:iCs/>
          <w:color w:val="000000" w:themeColor="text1"/>
        </w:rPr>
        <w:t>df</w:t>
      </w:r>
      <w:r w:rsidRPr="00B17ACB">
        <w:rPr>
          <w:rFonts w:ascii="Times New Roman" w:hAnsi="Times New Roman" w:cs="Times New Roman"/>
          <w:color w:val="000000" w:themeColor="text1"/>
        </w:rPr>
        <w:t xml:space="preserve"> = </w:t>
      </w:r>
      <w:r>
        <w:rPr>
          <w:rFonts w:ascii="Times New Roman" w:hAnsi="Times New Roman" w:cs="Times New Roman"/>
          <w:color w:val="000000" w:themeColor="text1"/>
        </w:rPr>
        <w:t>34</w:t>
      </w:r>
      <w:r w:rsidRPr="00B17ACB">
        <w:rPr>
          <w:rFonts w:ascii="Times New Roman" w:hAnsi="Times New Roman" w:cs="Times New Roman"/>
          <w:color w:val="000000" w:themeColor="text1"/>
        </w:rPr>
        <w:t xml:space="preserve">; </w:t>
      </w:r>
      <w:r w:rsidRPr="00B17ACB">
        <w:rPr>
          <w:rFonts w:ascii="Times New Roman" w:hAnsi="Times New Roman" w:cs="Times New Roman"/>
          <w:i/>
          <w:iCs/>
          <w:color w:val="000000" w:themeColor="text1"/>
        </w:rPr>
        <w:t>p</w:t>
      </w:r>
      <w:r w:rsidRPr="00B17ACB">
        <w:rPr>
          <w:rFonts w:ascii="Times New Roman" w:hAnsi="Times New Roman" w:cs="Times New Roman"/>
          <w:color w:val="000000" w:themeColor="text1"/>
        </w:rPr>
        <w:t xml:space="preserve"> = 0.</w:t>
      </w:r>
      <w:r>
        <w:rPr>
          <w:rFonts w:ascii="Times New Roman" w:hAnsi="Times New Roman" w:cs="Times New Roman"/>
          <w:color w:val="000000" w:themeColor="text1"/>
        </w:rPr>
        <w:t>09049</w:t>
      </w:r>
      <w:r>
        <w:rPr>
          <w:rFonts w:ascii="Times New Roman" w:hAnsi="Times New Roman" w:cs="Times New Roman"/>
        </w:rPr>
        <w:t xml:space="preserve">; two sample </w:t>
      </w:r>
      <w:r w:rsidRPr="00503A19">
        <w:rPr>
          <w:rFonts w:ascii="Times New Roman" w:hAnsi="Times New Roman" w:cs="Times New Roman"/>
          <w:i/>
          <w:iCs/>
        </w:rPr>
        <w:t>t</w:t>
      </w:r>
      <w:r>
        <w:rPr>
          <w:rFonts w:ascii="Times New Roman" w:hAnsi="Times New Roman" w:cs="Times New Roman"/>
        </w:rPr>
        <w:t xml:space="preserve">-test; Fig. </w:t>
      </w:r>
      <w:commentRangeStart w:id="0"/>
      <w:r>
        <w:rPr>
          <w:rFonts w:ascii="Times New Roman" w:hAnsi="Times New Roman" w:cs="Times New Roman"/>
        </w:rPr>
        <w:t>2B</w:t>
      </w:r>
      <w:commentRangeEnd w:id="0"/>
      <w:r w:rsidR="00A444A9">
        <w:rPr>
          <w:rStyle w:val="CommentReference"/>
          <w:rFonts w:ascii="Times New Roman" w:hAnsi="Times New Roman" w:cs="Times New Roman"/>
          <w:sz w:val="24"/>
          <w:szCs w:val="24"/>
        </w:rPr>
        <w:commentReference w:id="0"/>
      </w:r>
      <w:r>
        <w:rPr>
          <w:rFonts w:ascii="Times New Roman" w:hAnsi="Times New Roman" w:cs="Times New Roman"/>
        </w:rPr>
        <w:t>).</w:t>
      </w:r>
    </w:p>
    <w:p w14:paraId="127D75D2" w14:textId="77777777" w:rsidR="00E46820" w:rsidRDefault="00E46820" w:rsidP="00E46820">
      <w:pPr>
        <w:spacing w:line="240" w:lineRule="auto"/>
        <w:rPr>
          <w:rFonts w:ascii="Times New Roman" w:hAnsi="Times New Roman" w:cs="Times New Roman"/>
        </w:rPr>
      </w:pPr>
    </w:p>
    <w:p w14:paraId="721DA951" w14:textId="77777777" w:rsidR="00E46820" w:rsidRDefault="00E46820" w:rsidP="00E46820">
      <w:pPr>
        <w:spacing w:line="240" w:lineRule="auto"/>
      </w:pPr>
      <w:r>
        <w:rPr>
          <w:noProof/>
        </w:rPr>
        <w:drawing>
          <wp:inline distT="0" distB="0" distL="0" distR="0" wp14:anchorId="2E1AC08E" wp14:editId="5359C8B3">
            <wp:extent cx="5473065" cy="2143125"/>
            <wp:effectExtent l="0" t="0" r="635" b="3175"/>
            <wp:docPr id="1413033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33671" name="Picture 14130336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3065" cy="2143125"/>
                    </a:xfrm>
                    <a:prstGeom prst="rect">
                      <a:avLst/>
                    </a:prstGeom>
                  </pic:spPr>
                </pic:pic>
              </a:graphicData>
            </a:graphic>
          </wp:inline>
        </w:drawing>
      </w:r>
    </w:p>
    <w:p w14:paraId="76F572D2" w14:textId="77777777" w:rsidR="00E46820" w:rsidRDefault="00E46820" w:rsidP="00E46820">
      <w:pPr>
        <w:spacing w:line="240" w:lineRule="auto"/>
        <w:rPr>
          <w:rFonts w:ascii="Times New Roman" w:hAnsi="Times New Roman" w:cs="Times New Roman"/>
        </w:rPr>
      </w:pPr>
      <w:r w:rsidRPr="00AC1F0F">
        <w:rPr>
          <w:rFonts w:ascii="Times New Roman" w:hAnsi="Times New Roman" w:cs="Times New Roman"/>
          <w:b/>
          <w:bCs/>
        </w:rPr>
        <w:t xml:space="preserve">Figure </w:t>
      </w:r>
      <w:r>
        <w:rPr>
          <w:rFonts w:ascii="Times New Roman" w:hAnsi="Times New Roman" w:cs="Times New Roman"/>
          <w:b/>
          <w:bCs/>
        </w:rPr>
        <w:t>2</w:t>
      </w:r>
      <w:r w:rsidRPr="00C8007B">
        <w:rPr>
          <w:rFonts w:ascii="Times New Roman" w:hAnsi="Times New Roman" w:cs="Times New Roman"/>
          <w:b/>
          <w:bCs/>
        </w:rPr>
        <w:t xml:space="preserve">. </w:t>
      </w:r>
      <w:r>
        <w:rPr>
          <w:rFonts w:ascii="Times New Roman" w:hAnsi="Times New Roman" w:cs="Times New Roman"/>
          <w:b/>
          <w:bCs/>
        </w:rPr>
        <w:t>Acute stress increases b</w:t>
      </w:r>
      <w:r w:rsidRPr="00C8007B">
        <w:rPr>
          <w:rFonts w:ascii="Times New Roman" w:hAnsi="Times New Roman" w:cs="Times New Roman"/>
          <w:b/>
          <w:bCs/>
        </w:rPr>
        <w:t xml:space="preserve">asal </w:t>
      </w:r>
      <w:r>
        <w:rPr>
          <w:rFonts w:ascii="Times New Roman" w:hAnsi="Times New Roman" w:cs="Times New Roman"/>
          <w:b/>
          <w:bCs/>
        </w:rPr>
        <w:t xml:space="preserve">glutamate </w:t>
      </w:r>
      <w:r w:rsidRPr="00C8007B">
        <w:rPr>
          <w:rFonts w:ascii="Times New Roman" w:hAnsi="Times New Roman" w:cs="Times New Roman"/>
          <w:b/>
          <w:bCs/>
        </w:rPr>
        <w:t xml:space="preserve">current </w:t>
      </w:r>
      <w:r w:rsidRPr="00573ADC">
        <w:rPr>
          <w:rFonts w:ascii="Times New Roman" w:hAnsi="Times New Roman" w:cs="Times New Roman"/>
          <w:b/>
          <w:bCs/>
        </w:rPr>
        <w:t>amplitude, independent of presynaptic glutamate release.</w:t>
      </w:r>
      <w:r>
        <w:rPr>
          <w:rFonts w:ascii="Times New Roman" w:hAnsi="Times New Roman" w:cs="Times New Roman"/>
        </w:rPr>
        <w:t xml:space="preserve"> Each point represents the mean </w:t>
      </w:r>
      <w:r w:rsidRPr="007A1562">
        <w:rPr>
          <w:rFonts w:ascii="Times New Roman" w:hAnsi="Times New Roman" w:cs="Times New Roman"/>
          <w:b/>
          <w:bCs/>
        </w:rPr>
        <w:t>A:</w:t>
      </w:r>
      <w:r>
        <w:rPr>
          <w:rFonts w:ascii="Times New Roman" w:hAnsi="Times New Roman" w:cs="Times New Roman"/>
        </w:rPr>
        <w:t xml:space="preserve"> </w:t>
      </w:r>
      <w:r w:rsidRPr="00C4467D">
        <w:rPr>
          <w:rFonts w:ascii="Times New Roman" w:hAnsi="Times New Roman" w:cs="Times New Roman"/>
        </w:rPr>
        <w:t xml:space="preserve">evoked </w:t>
      </w:r>
      <w:r>
        <w:rPr>
          <w:rFonts w:ascii="Times New Roman" w:hAnsi="Times New Roman" w:cs="Times New Roman"/>
        </w:rPr>
        <w:t xml:space="preserve">excitatory postsynaptic current amplitude (eEPSC) or </w:t>
      </w:r>
      <w:r w:rsidRPr="00952B94">
        <w:rPr>
          <w:rFonts w:ascii="Times New Roman" w:hAnsi="Times New Roman" w:cs="Times New Roman"/>
          <w:b/>
          <w:bCs/>
        </w:rPr>
        <w:t>B:</w:t>
      </w:r>
      <w:r>
        <w:rPr>
          <w:rFonts w:ascii="Times New Roman" w:hAnsi="Times New Roman" w:cs="Times New Roman"/>
        </w:rPr>
        <w:t xml:space="preserve"> paired pulse ratio (PPR) of a single neuron 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Pr="007B697F">
        <w:rPr>
          <w:rFonts w:ascii="Times New Roman" w:hAnsi="Times New Roman" w:cs="Times New Roman"/>
          <w:i/>
          <w:iCs/>
        </w:rPr>
        <w:t>t</w:t>
      </w:r>
      <w:r>
        <w:rPr>
          <w:rFonts w:ascii="Times New Roman" w:hAnsi="Times New Roman" w:cs="Times New Roman"/>
        </w:rPr>
        <w:t xml:space="preserve">-test; * = </w:t>
      </w:r>
      <w:r w:rsidRPr="008359D4">
        <w:rPr>
          <w:rFonts w:ascii="Times New Roman" w:hAnsi="Times New Roman" w:cs="Times New Roman"/>
          <w:i/>
          <w:iCs/>
        </w:rPr>
        <w:t>p</w:t>
      </w:r>
      <w:r>
        <w:rPr>
          <w:rFonts w:ascii="Times New Roman" w:hAnsi="Times New Roman" w:cs="Times New Roman"/>
        </w:rPr>
        <w:t xml:space="preserve"> &lt; 0.05).</w:t>
      </w:r>
    </w:p>
    <w:p w14:paraId="4142DFCB" w14:textId="77777777" w:rsidR="00E46820" w:rsidRDefault="00E46820" w:rsidP="00E46820">
      <w:pPr>
        <w:spacing w:line="240" w:lineRule="auto"/>
        <w:rPr>
          <w:rFonts w:ascii="Times New Roman" w:hAnsi="Times New Roman" w:cs="Times New Roman"/>
        </w:rPr>
      </w:pPr>
    </w:p>
    <w:p w14:paraId="3D90522D" w14:textId="34B9DE56" w:rsidR="00E46820" w:rsidRDefault="00E46820" w:rsidP="00E46820">
      <w:pPr>
        <w:spacing w:line="360" w:lineRule="auto"/>
        <w:ind w:firstLine="720"/>
        <w:rPr>
          <w:rFonts w:ascii="Times New Roman" w:hAnsi="Times New Roman" w:cs="Times New Roman"/>
        </w:rPr>
      </w:pPr>
      <w:r w:rsidRPr="00541782">
        <w:rPr>
          <w:rFonts w:ascii="Times New Roman" w:hAnsi="Times New Roman" w:cs="Times New Roman"/>
        </w:rPr>
        <w:t xml:space="preserve">To determine if </w:t>
      </w:r>
      <w:r>
        <w:rPr>
          <w:rFonts w:ascii="Times New Roman" w:hAnsi="Times New Roman" w:cs="Times New Roman"/>
        </w:rPr>
        <w:t>the acute physical restraint affects passive membrane properties of</w:t>
      </w:r>
      <w:del w:id="1" w:author="Karen Crosby" w:date="2026-04-12T14:05:00Z" w16du:dateUtc="2026-04-12T17:05:00Z">
        <w:r w:rsidDel="00A444A9">
          <w:rPr>
            <w:rFonts w:ascii="Times New Roman" w:hAnsi="Times New Roman" w:cs="Times New Roman"/>
          </w:rPr>
          <w:delText xml:space="preserve"> </w:delText>
        </w:r>
      </w:del>
      <w:r>
        <w:rPr>
          <w:rFonts w:ascii="Times New Roman" w:hAnsi="Times New Roman" w:cs="Times New Roman"/>
        </w:rPr>
        <w:t xml:space="preserve"> </w:t>
      </w:r>
      <w:r w:rsidRPr="00E55024">
        <w:rPr>
          <w:rFonts w:ascii="Times New Roman" w:hAnsi="Times New Roman" w:cs="Times New Roman"/>
        </w:rPr>
        <w:t>DMH</w:t>
      </w:r>
      <w:r>
        <w:rPr>
          <w:rFonts w:ascii="Times New Roman" w:hAnsi="Times New Roman" w:cs="Times New Roman"/>
        </w:rPr>
        <w:t xml:space="preserve"> neurons</w:t>
      </w:r>
      <w:r w:rsidRPr="00E55024">
        <w:rPr>
          <w:rFonts w:ascii="Times New Roman" w:hAnsi="Times New Roman" w:cs="Times New Roman"/>
        </w:rPr>
        <w:t>,</w:t>
      </w:r>
      <w:r>
        <w:rPr>
          <w:rFonts w:ascii="Times New Roman" w:hAnsi="Times New Roman" w:cs="Times New Roman"/>
        </w:rPr>
        <w:t xml:space="preserve"> the membrane capacitance and resting membrane potential of acute </w:t>
      </w:r>
      <w:r>
        <w:rPr>
          <w:rFonts w:ascii="Times New Roman" w:hAnsi="Times New Roman" w:cs="Times New Roman"/>
        </w:rPr>
        <w:lastRenderedPageBreak/>
        <w:t xml:space="preserve">stress neurons were compared to those of naïve neurons (Fig. 3). There was no difference in membrane capacitance (Fig. 3A), which is </w:t>
      </w:r>
      <w:ins w:id="2" w:author="Karen Crosby" w:date="2026-04-12T14:06:00Z" w16du:dateUtc="2026-04-12T17:06:00Z">
        <w:r w:rsidR="00A444A9">
          <w:rPr>
            <w:rFonts w:ascii="Times New Roman" w:hAnsi="Times New Roman" w:cs="Times New Roman"/>
          </w:rPr>
          <w:t>the ability of the neuron to store charge</w:t>
        </w:r>
      </w:ins>
      <w:del w:id="3" w:author="Karen Crosby" w:date="2026-04-12T14:06:00Z" w16du:dateUtc="2026-04-12T17:06:00Z">
        <w:r w:rsidDel="00A444A9">
          <w:rPr>
            <w:rFonts w:ascii="Times New Roman" w:hAnsi="Times New Roman" w:cs="Times New Roman"/>
          </w:rPr>
          <w:delText xml:space="preserve">proportional to neuron </w:delText>
        </w:r>
        <w:commentRangeStart w:id="4"/>
        <w:r w:rsidDel="00A444A9">
          <w:rPr>
            <w:rFonts w:ascii="Times New Roman" w:hAnsi="Times New Roman" w:cs="Times New Roman"/>
          </w:rPr>
          <w:delText>size</w:delText>
        </w:r>
      </w:del>
      <w:commentRangeEnd w:id="4"/>
      <w:r w:rsidR="00A444A9">
        <w:rPr>
          <w:rStyle w:val="CommentReference"/>
          <w:rFonts w:ascii="Times New Roman" w:hAnsi="Times New Roman" w:cs="Times New Roman"/>
          <w:sz w:val="24"/>
          <w:szCs w:val="24"/>
        </w:rPr>
        <w:commentReference w:id="4"/>
      </w:r>
      <w:r>
        <w:rPr>
          <w:rFonts w:ascii="Times New Roman" w:hAnsi="Times New Roman" w:cs="Times New Roman"/>
        </w:rPr>
        <w:t>, nor in resting membrane potential (Fig. 3B), which determines intrinsic excitability.</w:t>
      </w:r>
    </w:p>
    <w:p w14:paraId="64AD639C" w14:textId="77777777" w:rsidR="00E46820" w:rsidRDefault="00E46820" w:rsidP="00E46820">
      <w:pPr>
        <w:spacing w:line="360" w:lineRule="auto"/>
        <w:ind w:firstLine="720"/>
        <w:rPr>
          <w:rFonts w:ascii="Times New Roman" w:hAnsi="Times New Roman" w:cs="Times New Roman"/>
        </w:rPr>
      </w:pPr>
      <w:r w:rsidRPr="00E55024">
        <w:rPr>
          <w:rFonts w:ascii="Times New Roman" w:hAnsi="Times New Roman" w:cs="Times New Roman"/>
        </w:rPr>
        <w:t xml:space="preserve"> </w:t>
      </w:r>
    </w:p>
    <w:p w14:paraId="6AD33AA6" w14:textId="77777777" w:rsidR="00E46820" w:rsidRDefault="00E46820" w:rsidP="00E46820">
      <w:pPr>
        <w:spacing w:line="240" w:lineRule="auto"/>
        <w:rPr>
          <w:rFonts w:ascii="Times New Roman" w:hAnsi="Times New Roman" w:cs="Times New Roman"/>
        </w:rPr>
      </w:pPr>
      <w:r>
        <w:rPr>
          <w:rFonts w:ascii="Times New Roman" w:hAnsi="Times New Roman" w:cs="Times New Roman"/>
          <w:noProof/>
        </w:rPr>
        <w:drawing>
          <wp:inline distT="0" distB="0" distL="0" distR="0" wp14:anchorId="36754EF3" wp14:editId="4D628489">
            <wp:extent cx="5473065" cy="2212340"/>
            <wp:effectExtent l="0" t="0" r="635" b="0"/>
            <wp:docPr id="17240295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29512" name="Picture 17240295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3065" cy="2212340"/>
                    </a:xfrm>
                    <a:prstGeom prst="rect">
                      <a:avLst/>
                    </a:prstGeom>
                  </pic:spPr>
                </pic:pic>
              </a:graphicData>
            </a:graphic>
          </wp:inline>
        </w:drawing>
      </w:r>
    </w:p>
    <w:p w14:paraId="447DF07C" w14:textId="77777777" w:rsidR="00E46820" w:rsidRDefault="00E46820" w:rsidP="00E46820">
      <w:pPr>
        <w:spacing w:line="240" w:lineRule="auto"/>
        <w:rPr>
          <w:rFonts w:ascii="Times New Roman" w:hAnsi="Times New Roman" w:cs="Times New Roman"/>
        </w:rPr>
      </w:pPr>
      <w:r w:rsidRPr="00AC1F0F">
        <w:rPr>
          <w:rFonts w:ascii="Times New Roman" w:hAnsi="Times New Roman" w:cs="Times New Roman"/>
          <w:b/>
          <w:bCs/>
        </w:rPr>
        <w:t xml:space="preserve">Figure </w:t>
      </w:r>
      <w:r>
        <w:rPr>
          <w:rFonts w:ascii="Times New Roman" w:hAnsi="Times New Roman" w:cs="Times New Roman"/>
          <w:b/>
          <w:bCs/>
        </w:rPr>
        <w:t>3</w:t>
      </w:r>
      <w:r w:rsidRPr="00C8007B">
        <w:rPr>
          <w:rFonts w:ascii="Times New Roman" w:hAnsi="Times New Roman" w:cs="Times New Roman"/>
          <w:b/>
          <w:bCs/>
        </w:rPr>
        <w:t xml:space="preserve">. </w:t>
      </w:r>
      <w:r>
        <w:rPr>
          <w:rFonts w:ascii="Times New Roman" w:hAnsi="Times New Roman" w:cs="Times New Roman"/>
          <w:b/>
          <w:bCs/>
        </w:rPr>
        <w:t xml:space="preserve">Acute stress does not change basal neuron size or </w:t>
      </w:r>
      <w:r w:rsidRPr="00642C0D">
        <w:rPr>
          <w:rFonts w:ascii="Times New Roman" w:hAnsi="Times New Roman" w:cs="Times New Roman"/>
          <w:b/>
          <w:bCs/>
        </w:rPr>
        <w:t>excitability</w:t>
      </w:r>
      <w:r>
        <w:rPr>
          <w:rFonts w:ascii="Times New Roman" w:hAnsi="Times New Roman" w:cs="Times New Roman"/>
          <w:b/>
          <w:bCs/>
        </w:rPr>
        <w:t xml:space="preserve">. </w:t>
      </w:r>
      <w:r>
        <w:rPr>
          <w:rFonts w:ascii="Times New Roman" w:hAnsi="Times New Roman" w:cs="Times New Roman"/>
        </w:rPr>
        <w:t xml:space="preserve">Each point represents the mean </w:t>
      </w:r>
      <w:r w:rsidRPr="007A1562">
        <w:rPr>
          <w:rFonts w:ascii="Times New Roman" w:hAnsi="Times New Roman" w:cs="Times New Roman"/>
          <w:b/>
          <w:bCs/>
        </w:rPr>
        <w:t>A:</w:t>
      </w:r>
      <w:r>
        <w:rPr>
          <w:rFonts w:ascii="Times New Roman" w:hAnsi="Times New Roman" w:cs="Times New Roman"/>
        </w:rPr>
        <w:t xml:space="preserve"> membrane capacitance or </w:t>
      </w:r>
      <w:r w:rsidRPr="00952B94">
        <w:rPr>
          <w:rFonts w:ascii="Times New Roman" w:hAnsi="Times New Roman" w:cs="Times New Roman"/>
          <w:b/>
          <w:bCs/>
        </w:rPr>
        <w:t>B:</w:t>
      </w:r>
      <w:r>
        <w:rPr>
          <w:rFonts w:ascii="Times New Roman" w:hAnsi="Times New Roman" w:cs="Times New Roman"/>
        </w:rPr>
        <w:t xml:space="preserve"> resting membrane potential of a single neuron. The horizontal line represents the median, the box represents the 25th to 75th percentile, and the vertical lines represent the upper and lower 25th percentiles. </w:t>
      </w:r>
    </w:p>
    <w:p w14:paraId="2E7F9A64" w14:textId="77777777" w:rsidR="00E46820" w:rsidRDefault="00E46820" w:rsidP="00E46820">
      <w:pPr>
        <w:spacing w:line="240" w:lineRule="auto"/>
        <w:rPr>
          <w:rFonts w:ascii="Times New Roman" w:hAnsi="Times New Roman" w:cs="Times New Roman"/>
          <w:i/>
          <w:iCs/>
          <w:sz w:val="28"/>
          <w:szCs w:val="28"/>
        </w:rPr>
      </w:pPr>
    </w:p>
    <w:p w14:paraId="7052C3E5" w14:textId="77777777" w:rsidR="00E46820" w:rsidRPr="001F7A40" w:rsidRDefault="00E46820" w:rsidP="00E46820">
      <w:pPr>
        <w:spacing w:line="360" w:lineRule="auto"/>
        <w:rPr>
          <w:rFonts w:ascii="Times New Roman" w:hAnsi="Times New Roman" w:cs="Times New Roman"/>
          <w:b/>
          <w:bCs/>
          <w:sz w:val="28"/>
          <w:szCs w:val="28"/>
        </w:rPr>
      </w:pPr>
      <w:r w:rsidRPr="001F7A40">
        <w:rPr>
          <w:rFonts w:ascii="Times New Roman" w:hAnsi="Times New Roman" w:cs="Times New Roman"/>
          <w:b/>
          <w:bCs/>
          <w:sz w:val="28"/>
          <w:szCs w:val="28"/>
        </w:rPr>
        <w:t>3.2 Acute stress results in long-term depression in response to high frequency stimulation</w:t>
      </w:r>
    </w:p>
    <w:p w14:paraId="323212AA" w14:textId="77777777" w:rsidR="00E46820" w:rsidRPr="00ED72DB" w:rsidRDefault="00E46820" w:rsidP="00E46820">
      <w:pPr>
        <w:spacing w:line="360" w:lineRule="auto"/>
        <w:ind w:firstLine="720"/>
        <w:rPr>
          <w:rFonts w:ascii="Times New Roman" w:hAnsi="Times New Roman" w:cs="Times New Roman"/>
        </w:rPr>
      </w:pPr>
      <w:r>
        <w:rPr>
          <w:rFonts w:ascii="Times New Roman" w:hAnsi="Times New Roman" w:cs="Times New Roman"/>
        </w:rPr>
        <w:t xml:space="preserve">To determine whether stress alters the ability of DMH synapses to undergo activity-dependent plasticity, </w:t>
      </w:r>
      <w:r w:rsidRPr="00271069">
        <w:rPr>
          <w:rFonts w:ascii="Times New Roman" w:hAnsi="Times New Roman" w:cs="Times New Roman"/>
        </w:rPr>
        <w:t xml:space="preserve">high-frequency stimulation (HFS) was applied to determine the effects on glutamate </w:t>
      </w:r>
      <w:r w:rsidRPr="0067590C">
        <w:rPr>
          <w:rFonts w:ascii="Times New Roman" w:hAnsi="Times New Roman" w:cs="Times New Roman"/>
        </w:rPr>
        <w:t>synapses</w:t>
      </w:r>
      <w:r>
        <w:rPr>
          <w:rFonts w:ascii="Times New Roman" w:hAnsi="Times New Roman" w:cs="Times New Roman"/>
        </w:rPr>
        <w:t xml:space="preserve"> (Table </w:t>
      </w:r>
      <w:commentRangeStart w:id="5"/>
      <w:commentRangeStart w:id="6"/>
      <w:r>
        <w:rPr>
          <w:rFonts w:ascii="Times New Roman" w:hAnsi="Times New Roman" w:cs="Times New Roman"/>
        </w:rPr>
        <w:t>1</w:t>
      </w:r>
      <w:commentRangeEnd w:id="5"/>
      <w:r w:rsidR="00A444A9">
        <w:rPr>
          <w:rStyle w:val="CommentReference"/>
          <w:rFonts w:ascii="Times New Roman" w:hAnsi="Times New Roman" w:cs="Times New Roman"/>
          <w:sz w:val="24"/>
          <w:szCs w:val="24"/>
        </w:rPr>
        <w:commentReference w:id="5"/>
      </w:r>
      <w:commentRangeEnd w:id="6"/>
      <w:r w:rsidR="00A444A9">
        <w:rPr>
          <w:rStyle w:val="CommentReference"/>
          <w:rFonts w:ascii="Times New Roman" w:hAnsi="Times New Roman" w:cs="Times New Roman"/>
          <w:sz w:val="24"/>
          <w:szCs w:val="24"/>
        </w:rPr>
        <w:commentReference w:id="6"/>
      </w:r>
      <w:r>
        <w:rPr>
          <w:rFonts w:ascii="Times New Roman" w:hAnsi="Times New Roman" w:cs="Times New Roman"/>
        </w:rPr>
        <w:t>)</w:t>
      </w:r>
      <w:r w:rsidRPr="0067590C">
        <w:rPr>
          <w:rFonts w:ascii="Times New Roman" w:hAnsi="Times New Roman" w:cs="Times New Roman"/>
        </w:rPr>
        <w:t xml:space="preserve">. </w:t>
      </w:r>
    </w:p>
    <w:p w14:paraId="4602E1F1" w14:textId="77777777" w:rsidR="00E46820" w:rsidRDefault="00E46820" w:rsidP="00E46820">
      <w:pPr>
        <w:spacing w:line="240" w:lineRule="auto"/>
        <w:rPr>
          <w:rFonts w:ascii="Times New Roman" w:hAnsi="Times New Roman" w:cs="Times New Roman"/>
        </w:rPr>
      </w:pPr>
    </w:p>
    <w:p w14:paraId="77A2C0C0" w14:textId="77777777" w:rsidR="00E46820" w:rsidRPr="00ED72DB" w:rsidRDefault="00E46820" w:rsidP="00E46820">
      <w:pPr>
        <w:spacing w:line="240" w:lineRule="auto"/>
        <w:rPr>
          <w:rFonts w:ascii="Times New Roman" w:hAnsi="Times New Roman" w:cs="Times New Roman"/>
          <w:b/>
          <w:bCs/>
        </w:rPr>
      </w:pPr>
      <w:r w:rsidRPr="00667651">
        <w:rPr>
          <w:rFonts w:ascii="Times New Roman" w:hAnsi="Times New Roman" w:cs="Times New Roman"/>
          <w:b/>
          <w:bCs/>
        </w:rPr>
        <w:t xml:space="preserve">Table 1. </w:t>
      </w:r>
      <w:r w:rsidRPr="003336A4">
        <w:rPr>
          <w:rFonts w:ascii="Times New Roman" w:hAnsi="Times New Roman" w:cs="Times New Roman"/>
          <w:b/>
          <w:bCs/>
        </w:rPr>
        <w:t>Evoked excitatory postsynaptic current (eEPSC) amplitude varies over time, and this effect differs across groups</w:t>
      </w:r>
      <w:r>
        <w:rPr>
          <w:rFonts w:ascii="Times New Roman" w:hAnsi="Times New Roman" w:cs="Times New Roman"/>
          <w:b/>
          <w:bCs/>
        </w:rPr>
        <w:t xml:space="preserve"> following high frequency stimulation (HFS)</w:t>
      </w:r>
      <w:r w:rsidRPr="003336A4">
        <w:rPr>
          <w:rFonts w:ascii="Times New Roman" w:hAnsi="Times New Roman" w:cs="Times New Roman"/>
          <w:b/>
          <w:bCs/>
        </w:rPr>
        <w:t>.</w:t>
      </w:r>
      <w:r w:rsidRPr="003336A4">
        <w:rPr>
          <w:rFonts w:ascii="Times New Roman" w:hAnsi="Times New Roman" w:cs="Times New Roman"/>
        </w:rPr>
        <w:t xml:space="preserve"> </w:t>
      </w:r>
      <w:r>
        <w:rPr>
          <w:rFonts w:ascii="Times New Roman" w:hAnsi="Times New Roman" w:cs="Times New Roman"/>
        </w:rPr>
        <w:t>Results of l</w:t>
      </w:r>
      <w:r w:rsidRPr="00667651">
        <w:rPr>
          <w:rFonts w:ascii="Times New Roman" w:hAnsi="Times New Roman" w:cs="Times New Roman"/>
        </w:rPr>
        <w:t>inear mixed</w:t>
      </w:r>
      <w:r>
        <w:rPr>
          <w:rFonts w:ascii="Times New Roman" w:hAnsi="Times New Roman" w:cs="Times New Roman"/>
        </w:rPr>
        <w:t>-effects</w:t>
      </w:r>
      <w:r w:rsidRPr="00667651">
        <w:rPr>
          <w:rFonts w:ascii="Times New Roman" w:hAnsi="Times New Roman" w:cs="Times New Roman"/>
        </w:rPr>
        <w:t xml:space="preserve"> model </w:t>
      </w:r>
      <w:r>
        <w:rPr>
          <w:rFonts w:ascii="Times New Roman" w:hAnsi="Times New Roman" w:cs="Times New Roman"/>
        </w:rPr>
        <w:t>examining eEPSC</w:t>
      </w:r>
      <w:r w:rsidRPr="00C4467D">
        <w:rPr>
          <w:rFonts w:ascii="Times New Roman" w:hAnsi="Times New Roman" w:cs="Times New Roman"/>
        </w:rPr>
        <w:t xml:space="preserve"> </w:t>
      </w:r>
      <w:r w:rsidRPr="00667651">
        <w:rPr>
          <w:rFonts w:ascii="Times New Roman" w:hAnsi="Times New Roman" w:cs="Times New Roman"/>
        </w:rPr>
        <w:t xml:space="preserve">amplitude </w:t>
      </w:r>
      <w:r>
        <w:rPr>
          <w:rFonts w:ascii="Times New Roman" w:hAnsi="Times New Roman" w:cs="Times New Roman"/>
        </w:rPr>
        <w:t>across groups (</w:t>
      </w:r>
      <w:r w:rsidRPr="00667651">
        <w:rPr>
          <w:rFonts w:ascii="Times New Roman" w:hAnsi="Times New Roman" w:cs="Times New Roman"/>
        </w:rPr>
        <w:t>naïve, acute, acute with AM251, repeated</w:t>
      </w:r>
      <w:r>
        <w:rPr>
          <w:rFonts w:ascii="Times New Roman" w:hAnsi="Times New Roman" w:cs="Times New Roman"/>
        </w:rPr>
        <w:t xml:space="preserve">) and time following high frequency stimulation (HFS), </w:t>
      </w:r>
      <w:r w:rsidRPr="00CC5C3D">
        <w:rPr>
          <w:rFonts w:ascii="Times New Roman" w:hAnsi="Times New Roman" w:cs="Times New Roman"/>
        </w:rPr>
        <w:t>evaluat</w:t>
      </w:r>
      <w:r>
        <w:rPr>
          <w:rFonts w:ascii="Times New Roman" w:hAnsi="Times New Roman" w:cs="Times New Roman"/>
        </w:rPr>
        <w:t xml:space="preserve">ed for </w:t>
      </w:r>
      <w:r w:rsidRPr="00CC5C3D">
        <w:rPr>
          <w:rFonts w:ascii="Times New Roman" w:hAnsi="Times New Roman" w:cs="Times New Roman"/>
        </w:rPr>
        <w:t>significance at α = 0.05</w:t>
      </w:r>
      <w:r>
        <w:rPr>
          <w:rFonts w:ascii="Times New Roman" w:hAnsi="Times New Roman" w:cs="Times New Roman"/>
        </w:rPr>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4"/>
        <w:gridCol w:w="1768"/>
        <w:gridCol w:w="1968"/>
        <w:gridCol w:w="1538"/>
        <w:gridCol w:w="1671"/>
      </w:tblGrid>
      <w:tr w:rsidR="00E46820" w:rsidRPr="00ED72DB" w14:paraId="53AF0F29" w14:textId="77777777" w:rsidTr="005948A7">
        <w:tc>
          <w:tcPr>
            <w:tcW w:w="1870" w:type="dxa"/>
            <w:tcBorders>
              <w:top w:val="single" w:sz="18" w:space="0" w:color="auto"/>
              <w:bottom w:val="single" w:sz="4" w:space="0" w:color="auto"/>
            </w:tcBorders>
            <w:vAlign w:val="center"/>
          </w:tcPr>
          <w:p w14:paraId="39C97CA9" w14:textId="77777777" w:rsidR="00E46820" w:rsidRPr="00ED72DB" w:rsidRDefault="00E46820" w:rsidP="005948A7">
            <w:pPr>
              <w:spacing w:line="276" w:lineRule="auto"/>
              <w:jc w:val="center"/>
              <w:rPr>
                <w:rFonts w:ascii="Times New Roman" w:hAnsi="Times New Roman" w:cs="Times New Roman"/>
                <w:b/>
                <w:bCs/>
              </w:rPr>
            </w:pPr>
          </w:p>
        </w:tc>
        <w:tc>
          <w:tcPr>
            <w:tcW w:w="1870" w:type="dxa"/>
            <w:tcBorders>
              <w:top w:val="single" w:sz="18" w:space="0" w:color="auto"/>
              <w:bottom w:val="single" w:sz="4" w:space="0" w:color="auto"/>
            </w:tcBorders>
            <w:vAlign w:val="center"/>
          </w:tcPr>
          <w:p w14:paraId="01C0436E"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Numerator DF</w:t>
            </w:r>
          </w:p>
        </w:tc>
        <w:tc>
          <w:tcPr>
            <w:tcW w:w="2067" w:type="dxa"/>
            <w:tcBorders>
              <w:top w:val="single" w:sz="18" w:space="0" w:color="auto"/>
              <w:bottom w:val="single" w:sz="4" w:space="0" w:color="auto"/>
            </w:tcBorders>
            <w:vAlign w:val="center"/>
          </w:tcPr>
          <w:p w14:paraId="47E772E1"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Denominator DF</w:t>
            </w:r>
          </w:p>
        </w:tc>
        <w:tc>
          <w:tcPr>
            <w:tcW w:w="1673" w:type="dxa"/>
            <w:tcBorders>
              <w:top w:val="single" w:sz="18" w:space="0" w:color="auto"/>
              <w:bottom w:val="single" w:sz="4" w:space="0" w:color="auto"/>
            </w:tcBorders>
            <w:vAlign w:val="center"/>
          </w:tcPr>
          <w:p w14:paraId="152F0A1E"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F-value</w:t>
            </w:r>
          </w:p>
        </w:tc>
        <w:tc>
          <w:tcPr>
            <w:tcW w:w="1870" w:type="dxa"/>
            <w:tcBorders>
              <w:top w:val="single" w:sz="18" w:space="0" w:color="auto"/>
              <w:bottom w:val="single" w:sz="4" w:space="0" w:color="auto"/>
            </w:tcBorders>
            <w:vAlign w:val="center"/>
          </w:tcPr>
          <w:p w14:paraId="48A3EC5A"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p-value</w:t>
            </w:r>
          </w:p>
        </w:tc>
      </w:tr>
      <w:tr w:rsidR="00E46820" w:rsidRPr="00ED72DB" w14:paraId="418260AD" w14:textId="77777777" w:rsidTr="005948A7">
        <w:tc>
          <w:tcPr>
            <w:tcW w:w="1870" w:type="dxa"/>
            <w:tcBorders>
              <w:top w:val="single" w:sz="4" w:space="0" w:color="auto"/>
            </w:tcBorders>
            <w:vAlign w:val="center"/>
          </w:tcPr>
          <w:p w14:paraId="7DE58942"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lastRenderedPageBreak/>
              <w:t>Group</w:t>
            </w:r>
          </w:p>
        </w:tc>
        <w:tc>
          <w:tcPr>
            <w:tcW w:w="1870" w:type="dxa"/>
            <w:tcBorders>
              <w:top w:val="single" w:sz="4" w:space="0" w:color="auto"/>
            </w:tcBorders>
            <w:vAlign w:val="center"/>
          </w:tcPr>
          <w:p w14:paraId="69CFA25C"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3</w:t>
            </w:r>
          </w:p>
        </w:tc>
        <w:tc>
          <w:tcPr>
            <w:tcW w:w="2067" w:type="dxa"/>
            <w:tcBorders>
              <w:top w:val="single" w:sz="4" w:space="0" w:color="auto"/>
            </w:tcBorders>
            <w:vAlign w:val="center"/>
          </w:tcPr>
          <w:p w14:paraId="5D948726"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33</w:t>
            </w:r>
          </w:p>
        </w:tc>
        <w:tc>
          <w:tcPr>
            <w:tcW w:w="1673" w:type="dxa"/>
            <w:tcBorders>
              <w:top w:val="single" w:sz="4" w:space="0" w:color="auto"/>
            </w:tcBorders>
            <w:vAlign w:val="center"/>
          </w:tcPr>
          <w:p w14:paraId="2611B3F1"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0.6853</w:t>
            </w:r>
          </w:p>
        </w:tc>
        <w:tc>
          <w:tcPr>
            <w:tcW w:w="1870" w:type="dxa"/>
            <w:tcBorders>
              <w:top w:val="single" w:sz="4" w:space="0" w:color="auto"/>
            </w:tcBorders>
            <w:vAlign w:val="center"/>
          </w:tcPr>
          <w:p w14:paraId="1030F70D"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0.5674</w:t>
            </w:r>
          </w:p>
        </w:tc>
      </w:tr>
      <w:tr w:rsidR="00E46820" w:rsidRPr="00ED72DB" w14:paraId="4675B525" w14:textId="77777777" w:rsidTr="005948A7">
        <w:tc>
          <w:tcPr>
            <w:tcW w:w="1870" w:type="dxa"/>
            <w:vAlign w:val="center"/>
          </w:tcPr>
          <w:p w14:paraId="41C3941B"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Time</w:t>
            </w:r>
          </w:p>
        </w:tc>
        <w:tc>
          <w:tcPr>
            <w:tcW w:w="1870" w:type="dxa"/>
            <w:vAlign w:val="center"/>
          </w:tcPr>
          <w:p w14:paraId="07159FB0"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5</w:t>
            </w:r>
          </w:p>
        </w:tc>
        <w:tc>
          <w:tcPr>
            <w:tcW w:w="2067" w:type="dxa"/>
            <w:vAlign w:val="center"/>
          </w:tcPr>
          <w:p w14:paraId="639BC82D"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165</w:t>
            </w:r>
          </w:p>
        </w:tc>
        <w:tc>
          <w:tcPr>
            <w:tcW w:w="1673" w:type="dxa"/>
            <w:vAlign w:val="center"/>
          </w:tcPr>
          <w:p w14:paraId="6A5B4AC0"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10.2715</w:t>
            </w:r>
          </w:p>
        </w:tc>
        <w:tc>
          <w:tcPr>
            <w:tcW w:w="1870" w:type="dxa"/>
            <w:vAlign w:val="center"/>
          </w:tcPr>
          <w:p w14:paraId="4B4F90E0"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&lt; 0.0001</w:t>
            </w:r>
          </w:p>
        </w:tc>
      </w:tr>
      <w:tr w:rsidR="00E46820" w:rsidRPr="00ED72DB" w14:paraId="49B79DFF" w14:textId="77777777" w:rsidTr="005948A7">
        <w:tc>
          <w:tcPr>
            <w:tcW w:w="1870" w:type="dxa"/>
            <w:tcBorders>
              <w:bottom w:val="single" w:sz="18" w:space="0" w:color="auto"/>
            </w:tcBorders>
            <w:vAlign w:val="center"/>
          </w:tcPr>
          <w:p w14:paraId="2CB32921"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Group x Time</w:t>
            </w:r>
          </w:p>
        </w:tc>
        <w:tc>
          <w:tcPr>
            <w:tcW w:w="1870" w:type="dxa"/>
            <w:tcBorders>
              <w:bottom w:val="single" w:sz="18" w:space="0" w:color="auto"/>
            </w:tcBorders>
            <w:vAlign w:val="center"/>
          </w:tcPr>
          <w:p w14:paraId="703DA4E9"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15</w:t>
            </w:r>
          </w:p>
        </w:tc>
        <w:tc>
          <w:tcPr>
            <w:tcW w:w="2067" w:type="dxa"/>
            <w:tcBorders>
              <w:bottom w:val="single" w:sz="18" w:space="0" w:color="auto"/>
            </w:tcBorders>
            <w:vAlign w:val="center"/>
          </w:tcPr>
          <w:p w14:paraId="07EC7B41"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165</w:t>
            </w:r>
          </w:p>
        </w:tc>
        <w:tc>
          <w:tcPr>
            <w:tcW w:w="1673" w:type="dxa"/>
            <w:tcBorders>
              <w:bottom w:val="single" w:sz="18" w:space="0" w:color="auto"/>
            </w:tcBorders>
            <w:vAlign w:val="center"/>
          </w:tcPr>
          <w:p w14:paraId="164122CA"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2.1958</w:t>
            </w:r>
          </w:p>
        </w:tc>
        <w:tc>
          <w:tcPr>
            <w:tcW w:w="1870" w:type="dxa"/>
            <w:tcBorders>
              <w:bottom w:val="single" w:sz="18" w:space="0" w:color="auto"/>
            </w:tcBorders>
            <w:vAlign w:val="center"/>
          </w:tcPr>
          <w:p w14:paraId="5BE05F5F"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0.0083</w:t>
            </w:r>
          </w:p>
        </w:tc>
      </w:tr>
    </w:tbl>
    <w:p w14:paraId="24351B5A" w14:textId="77777777" w:rsidR="00E46820" w:rsidRDefault="00E46820" w:rsidP="00E46820">
      <w:pPr>
        <w:spacing w:line="240" w:lineRule="auto"/>
        <w:rPr>
          <w:rFonts w:ascii="Times New Roman" w:hAnsi="Times New Roman" w:cs="Times New Roman"/>
          <w:b/>
          <w:bCs/>
        </w:rPr>
      </w:pPr>
    </w:p>
    <w:p w14:paraId="24670BC3" w14:textId="77777777" w:rsidR="00E46820" w:rsidRPr="00ED72DB" w:rsidRDefault="00E46820" w:rsidP="00E46820">
      <w:pPr>
        <w:spacing w:line="360" w:lineRule="auto"/>
        <w:ind w:firstLine="720"/>
        <w:rPr>
          <w:rFonts w:ascii="Times New Roman" w:hAnsi="Times New Roman" w:cs="Times New Roman"/>
        </w:rPr>
      </w:pPr>
      <w:r>
        <w:rPr>
          <w:rFonts w:ascii="Times New Roman" w:hAnsi="Times New Roman" w:cs="Times New Roman"/>
        </w:rPr>
        <w:t xml:space="preserve">Because a significant interaction of group and time was detected, </w:t>
      </w:r>
      <w:r w:rsidRPr="00ED72DB">
        <w:rPr>
          <w:rFonts w:ascii="Times New Roman" w:hAnsi="Times New Roman" w:cs="Times New Roman"/>
        </w:rPr>
        <w:t>main effects</w:t>
      </w:r>
      <w:r>
        <w:rPr>
          <w:rFonts w:ascii="Times New Roman" w:hAnsi="Times New Roman" w:cs="Times New Roman"/>
        </w:rPr>
        <w:t xml:space="preserve"> were not directly interpreted</w:t>
      </w:r>
      <w:r w:rsidRPr="00ED72DB">
        <w:rPr>
          <w:rFonts w:ascii="Times New Roman" w:hAnsi="Times New Roman" w:cs="Times New Roman"/>
        </w:rPr>
        <w:t xml:space="preserve">. Instead, the effect of time within each group </w:t>
      </w:r>
      <w:r>
        <w:rPr>
          <w:rFonts w:ascii="Times New Roman" w:hAnsi="Times New Roman" w:cs="Times New Roman"/>
        </w:rPr>
        <w:t xml:space="preserve">was examined </w:t>
      </w:r>
      <w:r w:rsidRPr="00ED72DB">
        <w:rPr>
          <w:rFonts w:ascii="Times New Roman" w:hAnsi="Times New Roman" w:cs="Times New Roman"/>
        </w:rPr>
        <w:t xml:space="preserve">using </w:t>
      </w:r>
      <w:r>
        <w:rPr>
          <w:rFonts w:ascii="Times New Roman" w:hAnsi="Times New Roman" w:cs="Times New Roman"/>
        </w:rPr>
        <w:t>group-specific</w:t>
      </w:r>
      <w:r w:rsidRPr="00ED72DB">
        <w:rPr>
          <w:rFonts w:ascii="Times New Roman" w:hAnsi="Times New Roman" w:cs="Times New Roman"/>
        </w:rPr>
        <w:t xml:space="preserve"> models (Table 2).</w:t>
      </w:r>
    </w:p>
    <w:p w14:paraId="203AF6EF" w14:textId="77777777" w:rsidR="00E46820" w:rsidRPr="00ED72DB" w:rsidRDefault="00E46820" w:rsidP="00E46820">
      <w:pPr>
        <w:spacing w:line="240" w:lineRule="auto"/>
        <w:rPr>
          <w:rFonts w:ascii="Times New Roman" w:hAnsi="Times New Roman" w:cs="Times New Roman"/>
          <w:b/>
          <w:bCs/>
        </w:rPr>
      </w:pPr>
    </w:p>
    <w:p w14:paraId="111FE00E" w14:textId="77777777" w:rsidR="00E46820" w:rsidRPr="00ED72DB" w:rsidRDefault="00E46820" w:rsidP="00E46820">
      <w:pPr>
        <w:spacing w:line="240" w:lineRule="auto"/>
        <w:rPr>
          <w:rFonts w:ascii="Times New Roman" w:hAnsi="Times New Roman" w:cs="Times New Roman"/>
          <w:b/>
          <w:bCs/>
        </w:rPr>
      </w:pPr>
      <w:r w:rsidRPr="00ED72DB">
        <w:rPr>
          <w:rFonts w:ascii="Times New Roman" w:hAnsi="Times New Roman" w:cs="Times New Roman"/>
          <w:b/>
          <w:bCs/>
        </w:rPr>
        <w:t xml:space="preserve">Table 2. </w:t>
      </w:r>
      <w:r>
        <w:rPr>
          <w:rFonts w:ascii="Times New Roman" w:hAnsi="Times New Roman" w:cs="Times New Roman"/>
          <w:b/>
          <w:bCs/>
        </w:rPr>
        <w:t xml:space="preserve">Acute stress produces a </w:t>
      </w:r>
      <w:r w:rsidRPr="0036187E">
        <w:rPr>
          <w:rFonts w:ascii="Times New Roman" w:hAnsi="Times New Roman" w:cs="Times New Roman"/>
          <w:b/>
          <w:bCs/>
        </w:rPr>
        <w:t xml:space="preserve">time-dependent reduction in evoked excitatory postsynaptic current (eEPSC) amplitude. A: </w:t>
      </w:r>
      <w:r w:rsidRPr="0036187E">
        <w:rPr>
          <w:rFonts w:ascii="Times New Roman" w:hAnsi="Times New Roman" w:cs="Times New Roman"/>
        </w:rPr>
        <w:t xml:space="preserve">Within-group effects of time from group-specific linear mixed models, evaluated for significance at α = 0.05. </w:t>
      </w:r>
      <w:r w:rsidRPr="0036187E">
        <w:rPr>
          <w:rFonts w:ascii="Times New Roman" w:hAnsi="Times New Roman" w:cs="Times New Roman"/>
          <w:b/>
          <w:bCs/>
        </w:rPr>
        <w:t xml:space="preserve">B: </w:t>
      </w:r>
      <w:r w:rsidRPr="0036187E">
        <w:rPr>
          <w:rFonts w:ascii="Times New Roman" w:hAnsi="Times New Roman" w:cs="Times New Roman"/>
        </w:rPr>
        <w:t>Post hoc contrasts to baseline, evaluated at Bonferroni-adjusted α = 0.</w:t>
      </w:r>
      <w:commentRangeStart w:id="7"/>
      <w:r w:rsidRPr="0036187E">
        <w:rPr>
          <w:rFonts w:ascii="Times New Roman" w:hAnsi="Times New Roman" w:cs="Times New Roman"/>
        </w:rPr>
        <w:t>01</w:t>
      </w:r>
      <w:commentRangeEnd w:id="7"/>
      <w:r w:rsidR="00A444A9" w:rsidRPr="0036187E">
        <w:rPr>
          <w:rStyle w:val="CommentReference"/>
          <w:rFonts w:ascii="Times New Roman" w:hAnsi="Times New Roman" w:cs="Times New Roman"/>
          <w:sz w:val="24"/>
          <w:szCs w:val="24"/>
        </w:rPr>
        <w:commentReference w:id="7"/>
      </w:r>
      <w:r w:rsidRPr="0036187E">
        <w:rPr>
          <w:rFonts w:ascii="Times New Roman" w:hAnsi="Times New Roman" w:cs="Times New Roman"/>
        </w:rPr>
        <w:t>.</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2390"/>
        <w:gridCol w:w="1609"/>
        <w:gridCol w:w="1769"/>
        <w:gridCol w:w="1200"/>
        <w:gridCol w:w="1236"/>
      </w:tblGrid>
      <w:tr w:rsidR="00E46820" w:rsidRPr="00ED72DB" w14:paraId="480D3D07" w14:textId="77777777" w:rsidTr="005948A7">
        <w:tc>
          <w:tcPr>
            <w:tcW w:w="424" w:type="dxa"/>
            <w:tcBorders>
              <w:top w:val="nil"/>
              <w:bottom w:val="nil"/>
            </w:tcBorders>
          </w:tcPr>
          <w:p w14:paraId="0EE33987"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A</w:t>
            </w:r>
          </w:p>
        </w:tc>
        <w:tc>
          <w:tcPr>
            <w:tcW w:w="2837" w:type="dxa"/>
            <w:tcBorders>
              <w:top w:val="single" w:sz="18" w:space="0" w:color="auto"/>
              <w:bottom w:val="single" w:sz="8" w:space="0" w:color="auto"/>
            </w:tcBorders>
            <w:vAlign w:val="center"/>
          </w:tcPr>
          <w:p w14:paraId="3E22AB9D" w14:textId="77777777" w:rsidR="00E46820" w:rsidRPr="00ED72DB" w:rsidRDefault="00E46820" w:rsidP="005948A7">
            <w:pPr>
              <w:spacing w:line="276" w:lineRule="auto"/>
              <w:jc w:val="center"/>
              <w:rPr>
                <w:rFonts w:ascii="Times New Roman" w:hAnsi="Times New Roman" w:cs="Times New Roman"/>
                <w:b/>
                <w:bCs/>
              </w:rPr>
            </w:pPr>
          </w:p>
        </w:tc>
        <w:tc>
          <w:tcPr>
            <w:tcW w:w="1701" w:type="dxa"/>
            <w:tcBorders>
              <w:top w:val="single" w:sz="18" w:space="0" w:color="auto"/>
              <w:bottom w:val="single" w:sz="8" w:space="0" w:color="auto"/>
            </w:tcBorders>
            <w:vAlign w:val="center"/>
          </w:tcPr>
          <w:p w14:paraId="531E6905"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Numerator DF</w:t>
            </w:r>
          </w:p>
        </w:tc>
        <w:tc>
          <w:tcPr>
            <w:tcW w:w="1842" w:type="dxa"/>
            <w:tcBorders>
              <w:top w:val="single" w:sz="18" w:space="0" w:color="auto"/>
              <w:bottom w:val="single" w:sz="8" w:space="0" w:color="auto"/>
            </w:tcBorders>
            <w:vAlign w:val="center"/>
          </w:tcPr>
          <w:p w14:paraId="50AFCD7E"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Denominator DF</w:t>
            </w:r>
          </w:p>
        </w:tc>
        <w:tc>
          <w:tcPr>
            <w:tcW w:w="1320" w:type="dxa"/>
            <w:tcBorders>
              <w:top w:val="single" w:sz="18" w:space="0" w:color="auto"/>
              <w:bottom w:val="single" w:sz="8" w:space="0" w:color="auto"/>
            </w:tcBorders>
            <w:vAlign w:val="center"/>
          </w:tcPr>
          <w:p w14:paraId="036B2B1A"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F-value</w:t>
            </w:r>
          </w:p>
        </w:tc>
        <w:tc>
          <w:tcPr>
            <w:tcW w:w="1236" w:type="dxa"/>
            <w:tcBorders>
              <w:top w:val="single" w:sz="18" w:space="0" w:color="auto"/>
              <w:bottom w:val="single" w:sz="8" w:space="0" w:color="auto"/>
            </w:tcBorders>
            <w:vAlign w:val="center"/>
          </w:tcPr>
          <w:p w14:paraId="41612D22"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p-value</w:t>
            </w:r>
          </w:p>
        </w:tc>
      </w:tr>
      <w:tr w:rsidR="00E46820" w:rsidRPr="00ED72DB" w14:paraId="642BACE7" w14:textId="77777777" w:rsidTr="005948A7">
        <w:tc>
          <w:tcPr>
            <w:tcW w:w="424" w:type="dxa"/>
            <w:tcBorders>
              <w:top w:val="nil"/>
              <w:bottom w:val="nil"/>
            </w:tcBorders>
          </w:tcPr>
          <w:p w14:paraId="3EEB20EA" w14:textId="77777777" w:rsidR="00E46820" w:rsidRPr="00ED72DB" w:rsidRDefault="00E46820" w:rsidP="005948A7">
            <w:pPr>
              <w:spacing w:line="276" w:lineRule="auto"/>
              <w:jc w:val="center"/>
              <w:rPr>
                <w:rFonts w:ascii="Times New Roman" w:hAnsi="Times New Roman" w:cs="Times New Roman"/>
                <w:b/>
                <w:bCs/>
              </w:rPr>
            </w:pPr>
          </w:p>
        </w:tc>
        <w:tc>
          <w:tcPr>
            <w:tcW w:w="2837" w:type="dxa"/>
            <w:tcBorders>
              <w:top w:val="single" w:sz="8" w:space="0" w:color="auto"/>
            </w:tcBorders>
            <w:vAlign w:val="center"/>
          </w:tcPr>
          <w:p w14:paraId="5D5A9602"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 xml:space="preserve">Naïve </w:t>
            </w:r>
          </w:p>
        </w:tc>
        <w:tc>
          <w:tcPr>
            <w:tcW w:w="1701" w:type="dxa"/>
            <w:tcBorders>
              <w:top w:val="single" w:sz="8" w:space="0" w:color="auto"/>
            </w:tcBorders>
            <w:vAlign w:val="center"/>
          </w:tcPr>
          <w:p w14:paraId="7739C53B"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5</w:t>
            </w:r>
          </w:p>
        </w:tc>
        <w:tc>
          <w:tcPr>
            <w:tcW w:w="1842" w:type="dxa"/>
            <w:tcBorders>
              <w:top w:val="single" w:sz="8" w:space="0" w:color="auto"/>
            </w:tcBorders>
            <w:vAlign w:val="center"/>
          </w:tcPr>
          <w:p w14:paraId="7E5067F5"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45</w:t>
            </w:r>
          </w:p>
        </w:tc>
        <w:tc>
          <w:tcPr>
            <w:tcW w:w="1320" w:type="dxa"/>
            <w:tcBorders>
              <w:top w:val="single" w:sz="8" w:space="0" w:color="auto"/>
            </w:tcBorders>
            <w:vAlign w:val="center"/>
          </w:tcPr>
          <w:p w14:paraId="6DB1280C"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2.0259</w:t>
            </w:r>
          </w:p>
        </w:tc>
        <w:tc>
          <w:tcPr>
            <w:tcW w:w="1236" w:type="dxa"/>
            <w:tcBorders>
              <w:top w:val="single" w:sz="8" w:space="0" w:color="auto"/>
            </w:tcBorders>
            <w:vAlign w:val="center"/>
          </w:tcPr>
          <w:p w14:paraId="405A52EA"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0.093</w:t>
            </w:r>
          </w:p>
        </w:tc>
      </w:tr>
      <w:tr w:rsidR="00E46820" w:rsidRPr="00ED72DB" w14:paraId="2DF837BA" w14:textId="77777777" w:rsidTr="005948A7">
        <w:tc>
          <w:tcPr>
            <w:tcW w:w="424" w:type="dxa"/>
            <w:tcBorders>
              <w:top w:val="nil"/>
              <w:bottom w:val="nil"/>
            </w:tcBorders>
          </w:tcPr>
          <w:p w14:paraId="7A950836" w14:textId="77777777" w:rsidR="00E46820" w:rsidRPr="00ED72DB" w:rsidRDefault="00E46820" w:rsidP="005948A7">
            <w:pPr>
              <w:spacing w:line="276" w:lineRule="auto"/>
              <w:jc w:val="center"/>
              <w:rPr>
                <w:rFonts w:ascii="Times New Roman" w:hAnsi="Times New Roman" w:cs="Times New Roman"/>
                <w:b/>
                <w:bCs/>
              </w:rPr>
            </w:pPr>
          </w:p>
        </w:tc>
        <w:tc>
          <w:tcPr>
            <w:tcW w:w="2837" w:type="dxa"/>
            <w:vAlign w:val="center"/>
          </w:tcPr>
          <w:p w14:paraId="4268E7D8"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Acute Stress</w:t>
            </w:r>
          </w:p>
        </w:tc>
        <w:tc>
          <w:tcPr>
            <w:tcW w:w="1701" w:type="dxa"/>
            <w:vAlign w:val="center"/>
          </w:tcPr>
          <w:p w14:paraId="4D93166B"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5</w:t>
            </w:r>
          </w:p>
        </w:tc>
        <w:tc>
          <w:tcPr>
            <w:tcW w:w="1842" w:type="dxa"/>
            <w:vAlign w:val="center"/>
          </w:tcPr>
          <w:p w14:paraId="1ECFF59E"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35</w:t>
            </w:r>
          </w:p>
        </w:tc>
        <w:tc>
          <w:tcPr>
            <w:tcW w:w="1320" w:type="dxa"/>
            <w:vAlign w:val="center"/>
          </w:tcPr>
          <w:p w14:paraId="2B0E73B5"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7.3222</w:t>
            </w:r>
          </w:p>
        </w:tc>
        <w:tc>
          <w:tcPr>
            <w:tcW w:w="1236" w:type="dxa"/>
            <w:vAlign w:val="center"/>
          </w:tcPr>
          <w:p w14:paraId="6479C144"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0.0001</w:t>
            </w:r>
          </w:p>
        </w:tc>
      </w:tr>
      <w:tr w:rsidR="00E46820" w:rsidRPr="00ED72DB" w14:paraId="7F7FA216" w14:textId="77777777" w:rsidTr="005948A7">
        <w:tc>
          <w:tcPr>
            <w:tcW w:w="424" w:type="dxa"/>
            <w:tcBorders>
              <w:top w:val="nil"/>
              <w:bottom w:val="nil"/>
            </w:tcBorders>
          </w:tcPr>
          <w:p w14:paraId="267EB53C" w14:textId="77777777" w:rsidR="00E46820" w:rsidRPr="00ED72DB" w:rsidRDefault="00E46820" w:rsidP="005948A7">
            <w:pPr>
              <w:spacing w:line="276" w:lineRule="auto"/>
              <w:jc w:val="center"/>
              <w:rPr>
                <w:rFonts w:ascii="Times New Roman" w:hAnsi="Times New Roman" w:cs="Times New Roman"/>
                <w:b/>
                <w:bCs/>
              </w:rPr>
            </w:pPr>
          </w:p>
        </w:tc>
        <w:tc>
          <w:tcPr>
            <w:tcW w:w="2837" w:type="dxa"/>
            <w:tcBorders>
              <w:bottom w:val="nil"/>
            </w:tcBorders>
            <w:vAlign w:val="center"/>
          </w:tcPr>
          <w:p w14:paraId="65FB9064"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Acute Stress with AM251</w:t>
            </w:r>
          </w:p>
        </w:tc>
        <w:tc>
          <w:tcPr>
            <w:tcW w:w="1701" w:type="dxa"/>
            <w:tcBorders>
              <w:bottom w:val="nil"/>
            </w:tcBorders>
            <w:vAlign w:val="center"/>
          </w:tcPr>
          <w:p w14:paraId="7EDF451C"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5</w:t>
            </w:r>
          </w:p>
        </w:tc>
        <w:tc>
          <w:tcPr>
            <w:tcW w:w="1842" w:type="dxa"/>
            <w:tcBorders>
              <w:bottom w:val="nil"/>
            </w:tcBorders>
            <w:vAlign w:val="center"/>
          </w:tcPr>
          <w:p w14:paraId="566B3BE1"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45</w:t>
            </w:r>
          </w:p>
        </w:tc>
        <w:tc>
          <w:tcPr>
            <w:tcW w:w="1320" w:type="dxa"/>
            <w:tcBorders>
              <w:bottom w:val="nil"/>
            </w:tcBorders>
            <w:vAlign w:val="center"/>
          </w:tcPr>
          <w:p w14:paraId="6AE5188D"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2.7939</w:t>
            </w:r>
          </w:p>
        </w:tc>
        <w:tc>
          <w:tcPr>
            <w:tcW w:w="1236" w:type="dxa"/>
            <w:tcBorders>
              <w:bottom w:val="nil"/>
            </w:tcBorders>
            <w:vAlign w:val="center"/>
          </w:tcPr>
          <w:p w14:paraId="71EBD60D"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0.0279</w:t>
            </w:r>
          </w:p>
        </w:tc>
      </w:tr>
      <w:tr w:rsidR="00E46820" w:rsidRPr="00ED72DB" w14:paraId="57DE1822" w14:textId="77777777" w:rsidTr="005948A7">
        <w:tc>
          <w:tcPr>
            <w:tcW w:w="424" w:type="dxa"/>
            <w:tcBorders>
              <w:top w:val="nil"/>
              <w:bottom w:val="nil"/>
            </w:tcBorders>
          </w:tcPr>
          <w:p w14:paraId="5E7A1F73" w14:textId="77777777" w:rsidR="00E46820" w:rsidRPr="00ED72DB" w:rsidRDefault="00E46820" w:rsidP="005948A7">
            <w:pPr>
              <w:spacing w:line="276" w:lineRule="auto"/>
              <w:jc w:val="center"/>
              <w:rPr>
                <w:rFonts w:ascii="Times New Roman" w:hAnsi="Times New Roman" w:cs="Times New Roman"/>
                <w:b/>
                <w:bCs/>
              </w:rPr>
            </w:pPr>
          </w:p>
        </w:tc>
        <w:tc>
          <w:tcPr>
            <w:tcW w:w="2837" w:type="dxa"/>
            <w:tcBorders>
              <w:top w:val="nil"/>
              <w:bottom w:val="single" w:sz="18" w:space="0" w:color="auto"/>
            </w:tcBorders>
            <w:vAlign w:val="center"/>
          </w:tcPr>
          <w:p w14:paraId="0E15698E"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Repeated Stress</w:t>
            </w:r>
          </w:p>
        </w:tc>
        <w:tc>
          <w:tcPr>
            <w:tcW w:w="1701" w:type="dxa"/>
            <w:tcBorders>
              <w:top w:val="nil"/>
              <w:bottom w:val="single" w:sz="18" w:space="0" w:color="auto"/>
            </w:tcBorders>
            <w:vAlign w:val="center"/>
          </w:tcPr>
          <w:p w14:paraId="667F19D7"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5</w:t>
            </w:r>
          </w:p>
        </w:tc>
        <w:tc>
          <w:tcPr>
            <w:tcW w:w="1842" w:type="dxa"/>
            <w:tcBorders>
              <w:top w:val="nil"/>
              <w:bottom w:val="single" w:sz="18" w:space="0" w:color="auto"/>
            </w:tcBorders>
            <w:vAlign w:val="center"/>
          </w:tcPr>
          <w:p w14:paraId="350F4238"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40</w:t>
            </w:r>
          </w:p>
        </w:tc>
        <w:tc>
          <w:tcPr>
            <w:tcW w:w="1320" w:type="dxa"/>
            <w:tcBorders>
              <w:top w:val="nil"/>
              <w:bottom w:val="single" w:sz="18" w:space="0" w:color="auto"/>
            </w:tcBorders>
            <w:vAlign w:val="center"/>
          </w:tcPr>
          <w:p w14:paraId="256C3483"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3.1615</w:t>
            </w:r>
          </w:p>
        </w:tc>
        <w:tc>
          <w:tcPr>
            <w:tcW w:w="1236" w:type="dxa"/>
            <w:tcBorders>
              <w:top w:val="nil"/>
              <w:bottom w:val="single" w:sz="18" w:space="0" w:color="auto"/>
            </w:tcBorders>
            <w:vAlign w:val="center"/>
          </w:tcPr>
          <w:p w14:paraId="43275B15"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0.0169</w:t>
            </w:r>
          </w:p>
        </w:tc>
      </w:tr>
      <w:tr w:rsidR="00E46820" w:rsidRPr="00ED72DB" w14:paraId="5FD0D888" w14:textId="77777777" w:rsidTr="005948A7">
        <w:tc>
          <w:tcPr>
            <w:tcW w:w="424" w:type="dxa"/>
            <w:tcBorders>
              <w:top w:val="nil"/>
              <w:bottom w:val="nil"/>
            </w:tcBorders>
          </w:tcPr>
          <w:p w14:paraId="7E50B294" w14:textId="77777777" w:rsidR="00E46820" w:rsidRPr="00ED72DB" w:rsidRDefault="00E46820" w:rsidP="005948A7">
            <w:pPr>
              <w:spacing w:line="276" w:lineRule="auto"/>
              <w:jc w:val="center"/>
              <w:rPr>
                <w:rFonts w:ascii="Times New Roman" w:hAnsi="Times New Roman" w:cs="Times New Roman"/>
                <w:b/>
                <w:bCs/>
              </w:rPr>
            </w:pPr>
          </w:p>
        </w:tc>
        <w:tc>
          <w:tcPr>
            <w:tcW w:w="2837" w:type="dxa"/>
            <w:tcBorders>
              <w:top w:val="nil"/>
              <w:bottom w:val="single" w:sz="18" w:space="0" w:color="auto"/>
            </w:tcBorders>
            <w:vAlign w:val="center"/>
          </w:tcPr>
          <w:p w14:paraId="78DFDCFC" w14:textId="77777777" w:rsidR="00E46820" w:rsidRPr="00ED72DB" w:rsidRDefault="00E46820" w:rsidP="005948A7">
            <w:pPr>
              <w:spacing w:line="276" w:lineRule="auto"/>
              <w:jc w:val="center"/>
              <w:rPr>
                <w:rFonts w:ascii="Times New Roman" w:hAnsi="Times New Roman" w:cs="Times New Roman"/>
                <w:b/>
                <w:bCs/>
              </w:rPr>
            </w:pPr>
          </w:p>
        </w:tc>
        <w:tc>
          <w:tcPr>
            <w:tcW w:w="1701" w:type="dxa"/>
            <w:tcBorders>
              <w:top w:val="nil"/>
              <w:bottom w:val="single" w:sz="18" w:space="0" w:color="auto"/>
            </w:tcBorders>
            <w:vAlign w:val="center"/>
          </w:tcPr>
          <w:p w14:paraId="3F2DAE1A" w14:textId="77777777" w:rsidR="00E46820" w:rsidRPr="00ED72DB" w:rsidRDefault="00E46820" w:rsidP="005948A7">
            <w:pPr>
              <w:spacing w:line="276" w:lineRule="auto"/>
              <w:jc w:val="center"/>
              <w:rPr>
                <w:rFonts w:ascii="Times New Roman" w:hAnsi="Times New Roman" w:cs="Times New Roman"/>
              </w:rPr>
            </w:pPr>
          </w:p>
        </w:tc>
        <w:tc>
          <w:tcPr>
            <w:tcW w:w="1842" w:type="dxa"/>
            <w:tcBorders>
              <w:top w:val="nil"/>
              <w:bottom w:val="single" w:sz="18" w:space="0" w:color="auto"/>
            </w:tcBorders>
            <w:vAlign w:val="center"/>
          </w:tcPr>
          <w:p w14:paraId="567CED57"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single" w:sz="18" w:space="0" w:color="auto"/>
            </w:tcBorders>
            <w:vAlign w:val="center"/>
          </w:tcPr>
          <w:p w14:paraId="11AA10E7" w14:textId="77777777" w:rsidR="00E46820" w:rsidRPr="00ED72DB" w:rsidRDefault="00E46820" w:rsidP="005948A7">
            <w:pPr>
              <w:spacing w:line="276" w:lineRule="auto"/>
              <w:jc w:val="center"/>
              <w:rPr>
                <w:rFonts w:ascii="Times New Roman" w:hAnsi="Times New Roman" w:cs="Times New Roman"/>
              </w:rPr>
            </w:pPr>
          </w:p>
        </w:tc>
        <w:tc>
          <w:tcPr>
            <w:tcW w:w="1236" w:type="dxa"/>
            <w:tcBorders>
              <w:top w:val="nil"/>
              <w:bottom w:val="single" w:sz="18" w:space="0" w:color="auto"/>
            </w:tcBorders>
            <w:vAlign w:val="center"/>
          </w:tcPr>
          <w:p w14:paraId="44572FC8" w14:textId="77777777" w:rsidR="00E46820" w:rsidRPr="00ED72DB" w:rsidRDefault="00E46820" w:rsidP="005948A7">
            <w:pPr>
              <w:spacing w:line="276" w:lineRule="auto"/>
              <w:jc w:val="center"/>
              <w:rPr>
                <w:rFonts w:ascii="Times New Roman" w:hAnsi="Times New Roman" w:cs="Times New Roman"/>
              </w:rPr>
            </w:pPr>
          </w:p>
        </w:tc>
      </w:tr>
      <w:tr w:rsidR="00E46820" w:rsidRPr="00ED72DB" w14:paraId="0D19A655" w14:textId="77777777" w:rsidTr="005948A7">
        <w:tc>
          <w:tcPr>
            <w:tcW w:w="424" w:type="dxa"/>
            <w:tcBorders>
              <w:top w:val="nil"/>
              <w:bottom w:val="nil"/>
            </w:tcBorders>
          </w:tcPr>
          <w:p w14:paraId="6A0FC12E" w14:textId="77777777" w:rsidR="00E46820" w:rsidRDefault="00E46820" w:rsidP="005948A7">
            <w:pPr>
              <w:spacing w:line="276" w:lineRule="auto"/>
              <w:jc w:val="center"/>
              <w:rPr>
                <w:rFonts w:ascii="Times New Roman" w:hAnsi="Times New Roman" w:cs="Times New Roman"/>
                <w:b/>
                <w:bCs/>
              </w:rPr>
            </w:pPr>
            <w:r>
              <w:rPr>
                <w:rFonts w:ascii="Times New Roman" w:hAnsi="Times New Roman" w:cs="Times New Roman"/>
                <w:b/>
                <w:bCs/>
              </w:rPr>
              <w:t>B</w:t>
            </w:r>
          </w:p>
        </w:tc>
        <w:tc>
          <w:tcPr>
            <w:tcW w:w="2837" w:type="dxa"/>
            <w:tcBorders>
              <w:top w:val="single" w:sz="18" w:space="0" w:color="auto"/>
              <w:bottom w:val="single" w:sz="4" w:space="0" w:color="auto"/>
            </w:tcBorders>
            <w:vAlign w:val="center"/>
          </w:tcPr>
          <w:p w14:paraId="7972F180"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 xml:space="preserve">Interval </w:t>
            </w:r>
          </w:p>
        </w:tc>
        <w:tc>
          <w:tcPr>
            <w:tcW w:w="1701" w:type="dxa"/>
            <w:tcBorders>
              <w:top w:val="single" w:sz="18" w:space="0" w:color="auto"/>
              <w:bottom w:val="single" w:sz="4" w:space="0" w:color="auto"/>
            </w:tcBorders>
            <w:vAlign w:val="center"/>
          </w:tcPr>
          <w:p w14:paraId="49A7BC00"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b/>
                <w:bCs/>
              </w:rPr>
              <w:t>Group</w:t>
            </w:r>
          </w:p>
        </w:tc>
        <w:tc>
          <w:tcPr>
            <w:tcW w:w="1842" w:type="dxa"/>
            <w:tcBorders>
              <w:top w:val="single" w:sz="18" w:space="0" w:color="auto"/>
              <w:bottom w:val="single" w:sz="4" w:space="0" w:color="auto"/>
            </w:tcBorders>
            <w:vAlign w:val="center"/>
          </w:tcPr>
          <w:p w14:paraId="42E4399F"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b/>
                <w:bCs/>
              </w:rPr>
              <w:t xml:space="preserve">DF </w:t>
            </w:r>
          </w:p>
        </w:tc>
        <w:tc>
          <w:tcPr>
            <w:tcW w:w="1320" w:type="dxa"/>
            <w:tcBorders>
              <w:top w:val="single" w:sz="18" w:space="0" w:color="auto"/>
              <w:bottom w:val="single" w:sz="4" w:space="0" w:color="auto"/>
            </w:tcBorders>
            <w:vAlign w:val="center"/>
          </w:tcPr>
          <w:p w14:paraId="488358A3"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b/>
                <w:bCs/>
              </w:rPr>
              <w:t>F-value</w:t>
            </w:r>
          </w:p>
        </w:tc>
        <w:tc>
          <w:tcPr>
            <w:tcW w:w="1236" w:type="dxa"/>
            <w:tcBorders>
              <w:top w:val="single" w:sz="18" w:space="0" w:color="auto"/>
              <w:bottom w:val="single" w:sz="4" w:space="0" w:color="auto"/>
            </w:tcBorders>
            <w:vAlign w:val="center"/>
          </w:tcPr>
          <w:p w14:paraId="71EC30D1"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b/>
                <w:bCs/>
              </w:rPr>
              <w:t>p-value</w:t>
            </w:r>
          </w:p>
        </w:tc>
      </w:tr>
      <w:tr w:rsidR="00E46820" w:rsidRPr="00ED72DB" w14:paraId="71BDBA1A" w14:textId="77777777" w:rsidTr="005948A7">
        <w:tc>
          <w:tcPr>
            <w:tcW w:w="424" w:type="dxa"/>
            <w:tcBorders>
              <w:top w:val="nil"/>
              <w:bottom w:val="nil"/>
            </w:tcBorders>
          </w:tcPr>
          <w:p w14:paraId="2C0ECDA4" w14:textId="77777777" w:rsidR="00E46820" w:rsidRDefault="00E46820" w:rsidP="005948A7">
            <w:pPr>
              <w:spacing w:line="276" w:lineRule="auto"/>
              <w:jc w:val="center"/>
              <w:rPr>
                <w:rFonts w:ascii="Times New Roman" w:hAnsi="Times New Roman" w:cs="Times New Roman"/>
                <w:b/>
                <w:bCs/>
              </w:rPr>
            </w:pPr>
          </w:p>
        </w:tc>
        <w:tc>
          <w:tcPr>
            <w:tcW w:w="2837" w:type="dxa"/>
            <w:tcBorders>
              <w:top w:val="single" w:sz="4" w:space="0" w:color="auto"/>
              <w:bottom w:val="nil"/>
            </w:tcBorders>
            <w:vAlign w:val="center"/>
          </w:tcPr>
          <w:p w14:paraId="4EF3E059"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5-to-10 min</w:t>
            </w:r>
          </w:p>
        </w:tc>
        <w:tc>
          <w:tcPr>
            <w:tcW w:w="1701" w:type="dxa"/>
            <w:vMerge w:val="restart"/>
            <w:tcBorders>
              <w:top w:val="single" w:sz="4" w:space="0" w:color="auto"/>
            </w:tcBorders>
            <w:vAlign w:val="center"/>
          </w:tcPr>
          <w:p w14:paraId="7CF29304"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Acute</w:t>
            </w:r>
          </w:p>
        </w:tc>
        <w:tc>
          <w:tcPr>
            <w:tcW w:w="1842" w:type="dxa"/>
            <w:vMerge w:val="restart"/>
            <w:tcBorders>
              <w:top w:val="single" w:sz="4" w:space="0" w:color="auto"/>
            </w:tcBorders>
            <w:vAlign w:val="center"/>
          </w:tcPr>
          <w:p w14:paraId="00FEF4BF"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1, 7</w:t>
            </w:r>
          </w:p>
        </w:tc>
        <w:tc>
          <w:tcPr>
            <w:tcW w:w="1320" w:type="dxa"/>
            <w:tcBorders>
              <w:top w:val="single" w:sz="4" w:space="0" w:color="auto"/>
              <w:bottom w:val="nil"/>
            </w:tcBorders>
            <w:vAlign w:val="center"/>
          </w:tcPr>
          <w:p w14:paraId="4FFFF344"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0.8323</w:t>
            </w:r>
          </w:p>
        </w:tc>
        <w:tc>
          <w:tcPr>
            <w:tcW w:w="1236" w:type="dxa"/>
            <w:tcBorders>
              <w:top w:val="single" w:sz="4" w:space="0" w:color="auto"/>
              <w:bottom w:val="nil"/>
            </w:tcBorders>
            <w:vAlign w:val="center"/>
          </w:tcPr>
          <w:p w14:paraId="2924542B"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3919511</w:t>
            </w:r>
          </w:p>
        </w:tc>
      </w:tr>
      <w:tr w:rsidR="00E46820" w:rsidRPr="00ED72DB" w14:paraId="1A7A5BFC" w14:textId="77777777" w:rsidTr="005948A7">
        <w:tc>
          <w:tcPr>
            <w:tcW w:w="424" w:type="dxa"/>
            <w:tcBorders>
              <w:top w:val="nil"/>
              <w:bottom w:val="nil"/>
            </w:tcBorders>
          </w:tcPr>
          <w:p w14:paraId="16997866"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nil"/>
            </w:tcBorders>
            <w:vAlign w:val="center"/>
          </w:tcPr>
          <w:p w14:paraId="18ACABC3"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10-to-15 min</w:t>
            </w:r>
            <w:r w:rsidRPr="00ED72DB">
              <w:rPr>
                <w:rFonts w:ascii="Times New Roman" w:hAnsi="Times New Roman" w:cs="Times New Roman"/>
                <w:b/>
                <w:bCs/>
              </w:rPr>
              <w:t xml:space="preserve"> </w:t>
            </w:r>
          </w:p>
        </w:tc>
        <w:tc>
          <w:tcPr>
            <w:tcW w:w="1701" w:type="dxa"/>
            <w:vMerge/>
            <w:vAlign w:val="center"/>
          </w:tcPr>
          <w:p w14:paraId="33460EFD"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21B9CDC3"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nil"/>
            </w:tcBorders>
            <w:vAlign w:val="center"/>
          </w:tcPr>
          <w:p w14:paraId="7017811D"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1.5804</w:t>
            </w:r>
          </w:p>
        </w:tc>
        <w:tc>
          <w:tcPr>
            <w:tcW w:w="1236" w:type="dxa"/>
            <w:tcBorders>
              <w:top w:val="nil"/>
              <w:bottom w:val="nil"/>
            </w:tcBorders>
            <w:vAlign w:val="center"/>
          </w:tcPr>
          <w:p w14:paraId="50C1161E"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0.2490239</w:t>
            </w:r>
          </w:p>
        </w:tc>
      </w:tr>
      <w:tr w:rsidR="00E46820" w:rsidRPr="00ED72DB" w14:paraId="0FBF64B6" w14:textId="77777777" w:rsidTr="005948A7">
        <w:tc>
          <w:tcPr>
            <w:tcW w:w="424" w:type="dxa"/>
            <w:tcBorders>
              <w:top w:val="nil"/>
              <w:bottom w:val="nil"/>
            </w:tcBorders>
          </w:tcPr>
          <w:p w14:paraId="63279947"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nil"/>
            </w:tcBorders>
            <w:vAlign w:val="center"/>
          </w:tcPr>
          <w:p w14:paraId="0130249E"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15-to-20 min</w:t>
            </w:r>
            <w:r w:rsidRPr="00ED72DB">
              <w:rPr>
                <w:rFonts w:ascii="Times New Roman" w:hAnsi="Times New Roman" w:cs="Times New Roman"/>
                <w:b/>
                <w:bCs/>
              </w:rPr>
              <w:t xml:space="preserve"> </w:t>
            </w:r>
          </w:p>
        </w:tc>
        <w:tc>
          <w:tcPr>
            <w:tcW w:w="1701" w:type="dxa"/>
            <w:vMerge/>
            <w:vAlign w:val="center"/>
          </w:tcPr>
          <w:p w14:paraId="2EF9837D"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35360DD5"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nil"/>
            </w:tcBorders>
            <w:vAlign w:val="center"/>
          </w:tcPr>
          <w:p w14:paraId="75BD64ED"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9.0148</w:t>
            </w:r>
          </w:p>
        </w:tc>
        <w:tc>
          <w:tcPr>
            <w:tcW w:w="1236" w:type="dxa"/>
            <w:tcBorders>
              <w:top w:val="nil"/>
              <w:bottom w:val="nil"/>
            </w:tcBorders>
            <w:vAlign w:val="center"/>
          </w:tcPr>
          <w:p w14:paraId="7DD5D7A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0.0198726</w:t>
            </w:r>
          </w:p>
        </w:tc>
      </w:tr>
      <w:tr w:rsidR="00E46820" w:rsidRPr="00ED72DB" w14:paraId="4C450D43" w14:textId="77777777" w:rsidTr="005948A7">
        <w:tc>
          <w:tcPr>
            <w:tcW w:w="424" w:type="dxa"/>
            <w:tcBorders>
              <w:top w:val="nil"/>
              <w:bottom w:val="nil"/>
            </w:tcBorders>
          </w:tcPr>
          <w:p w14:paraId="3C874666"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nil"/>
            </w:tcBorders>
            <w:vAlign w:val="center"/>
          </w:tcPr>
          <w:p w14:paraId="2CA49E4F"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20-to-25 min</w:t>
            </w:r>
          </w:p>
        </w:tc>
        <w:tc>
          <w:tcPr>
            <w:tcW w:w="1701" w:type="dxa"/>
            <w:vMerge/>
            <w:vAlign w:val="center"/>
          </w:tcPr>
          <w:p w14:paraId="4259FBB7"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111A6C1B"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nil"/>
            </w:tcBorders>
            <w:vAlign w:val="center"/>
          </w:tcPr>
          <w:p w14:paraId="3DB20C5E"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14.491</w:t>
            </w:r>
          </w:p>
        </w:tc>
        <w:tc>
          <w:tcPr>
            <w:tcW w:w="1236" w:type="dxa"/>
            <w:tcBorders>
              <w:top w:val="nil"/>
              <w:bottom w:val="nil"/>
            </w:tcBorders>
            <w:vAlign w:val="center"/>
          </w:tcPr>
          <w:p w14:paraId="729153B4"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0.0066564</w:t>
            </w:r>
          </w:p>
        </w:tc>
      </w:tr>
      <w:tr w:rsidR="00E46820" w:rsidRPr="00ED72DB" w14:paraId="69F33BDE" w14:textId="77777777" w:rsidTr="005948A7">
        <w:tc>
          <w:tcPr>
            <w:tcW w:w="424" w:type="dxa"/>
            <w:tcBorders>
              <w:top w:val="nil"/>
              <w:bottom w:val="nil"/>
            </w:tcBorders>
          </w:tcPr>
          <w:p w14:paraId="101A9A56"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single" w:sz="4" w:space="0" w:color="auto"/>
            </w:tcBorders>
            <w:vAlign w:val="center"/>
          </w:tcPr>
          <w:p w14:paraId="679F844C"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25-to-30 min</w:t>
            </w:r>
          </w:p>
        </w:tc>
        <w:tc>
          <w:tcPr>
            <w:tcW w:w="1701" w:type="dxa"/>
            <w:vMerge/>
            <w:tcBorders>
              <w:bottom w:val="single" w:sz="4" w:space="0" w:color="auto"/>
            </w:tcBorders>
            <w:vAlign w:val="center"/>
          </w:tcPr>
          <w:p w14:paraId="6DA33425" w14:textId="77777777" w:rsidR="00E46820" w:rsidRPr="00ED72DB" w:rsidRDefault="00E46820" w:rsidP="005948A7">
            <w:pPr>
              <w:spacing w:line="276" w:lineRule="auto"/>
              <w:jc w:val="center"/>
              <w:rPr>
                <w:rFonts w:ascii="Times New Roman" w:hAnsi="Times New Roman" w:cs="Times New Roman"/>
              </w:rPr>
            </w:pPr>
          </w:p>
        </w:tc>
        <w:tc>
          <w:tcPr>
            <w:tcW w:w="1842" w:type="dxa"/>
            <w:vMerge/>
            <w:tcBorders>
              <w:bottom w:val="single" w:sz="4" w:space="0" w:color="auto"/>
            </w:tcBorders>
            <w:vAlign w:val="center"/>
          </w:tcPr>
          <w:p w14:paraId="291455CC"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single" w:sz="4" w:space="0" w:color="auto"/>
            </w:tcBorders>
            <w:vAlign w:val="center"/>
          </w:tcPr>
          <w:p w14:paraId="0C2C2B3C"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14.930</w:t>
            </w:r>
          </w:p>
        </w:tc>
        <w:tc>
          <w:tcPr>
            <w:tcW w:w="1236" w:type="dxa"/>
            <w:tcBorders>
              <w:top w:val="nil"/>
              <w:bottom w:val="single" w:sz="4" w:space="0" w:color="auto"/>
            </w:tcBorders>
            <w:vAlign w:val="center"/>
          </w:tcPr>
          <w:p w14:paraId="15835226"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0.00618</w:t>
            </w:r>
          </w:p>
        </w:tc>
      </w:tr>
      <w:tr w:rsidR="00E46820" w:rsidRPr="00ED72DB" w14:paraId="04C3C179" w14:textId="77777777" w:rsidTr="005948A7">
        <w:tc>
          <w:tcPr>
            <w:tcW w:w="424" w:type="dxa"/>
            <w:tcBorders>
              <w:top w:val="nil"/>
              <w:bottom w:val="nil"/>
            </w:tcBorders>
          </w:tcPr>
          <w:p w14:paraId="334C991A" w14:textId="77777777" w:rsidR="00E46820" w:rsidRDefault="00E46820" w:rsidP="005948A7">
            <w:pPr>
              <w:spacing w:line="276" w:lineRule="auto"/>
              <w:jc w:val="center"/>
              <w:rPr>
                <w:rFonts w:ascii="Times New Roman" w:hAnsi="Times New Roman" w:cs="Times New Roman"/>
                <w:b/>
                <w:bCs/>
              </w:rPr>
            </w:pPr>
          </w:p>
        </w:tc>
        <w:tc>
          <w:tcPr>
            <w:tcW w:w="2837" w:type="dxa"/>
            <w:tcBorders>
              <w:top w:val="single" w:sz="4" w:space="0" w:color="auto"/>
              <w:bottom w:val="nil"/>
            </w:tcBorders>
            <w:vAlign w:val="center"/>
          </w:tcPr>
          <w:p w14:paraId="1C9A520A"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5-to-10 min</w:t>
            </w:r>
          </w:p>
        </w:tc>
        <w:tc>
          <w:tcPr>
            <w:tcW w:w="1701" w:type="dxa"/>
            <w:vMerge w:val="restart"/>
            <w:tcBorders>
              <w:top w:val="single" w:sz="4" w:space="0" w:color="auto"/>
            </w:tcBorders>
            <w:vAlign w:val="center"/>
          </w:tcPr>
          <w:p w14:paraId="674A0A12"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Acute with AM251</w:t>
            </w:r>
          </w:p>
        </w:tc>
        <w:tc>
          <w:tcPr>
            <w:tcW w:w="1842" w:type="dxa"/>
            <w:vMerge w:val="restart"/>
            <w:tcBorders>
              <w:top w:val="single" w:sz="4" w:space="0" w:color="auto"/>
            </w:tcBorders>
            <w:vAlign w:val="center"/>
          </w:tcPr>
          <w:p w14:paraId="1E71367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1, 9</w:t>
            </w:r>
          </w:p>
        </w:tc>
        <w:tc>
          <w:tcPr>
            <w:tcW w:w="1320" w:type="dxa"/>
            <w:tcBorders>
              <w:top w:val="single" w:sz="4" w:space="0" w:color="auto"/>
              <w:bottom w:val="nil"/>
            </w:tcBorders>
            <w:vAlign w:val="center"/>
          </w:tcPr>
          <w:p w14:paraId="784382F1"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0.6813</w:t>
            </w:r>
          </w:p>
        </w:tc>
        <w:tc>
          <w:tcPr>
            <w:tcW w:w="1236" w:type="dxa"/>
            <w:tcBorders>
              <w:top w:val="single" w:sz="4" w:space="0" w:color="auto"/>
              <w:bottom w:val="nil"/>
            </w:tcBorders>
            <w:vAlign w:val="center"/>
          </w:tcPr>
          <w:p w14:paraId="5103403A"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430472</w:t>
            </w:r>
          </w:p>
        </w:tc>
      </w:tr>
      <w:tr w:rsidR="00E46820" w:rsidRPr="00ED72DB" w14:paraId="6BAD0719" w14:textId="77777777" w:rsidTr="005948A7">
        <w:tc>
          <w:tcPr>
            <w:tcW w:w="424" w:type="dxa"/>
            <w:tcBorders>
              <w:top w:val="nil"/>
              <w:bottom w:val="nil"/>
            </w:tcBorders>
          </w:tcPr>
          <w:p w14:paraId="64E1EE9C"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nil"/>
            </w:tcBorders>
            <w:vAlign w:val="center"/>
          </w:tcPr>
          <w:p w14:paraId="4A8BC497"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10-to-15 min</w:t>
            </w:r>
            <w:r w:rsidRPr="00ED72DB">
              <w:rPr>
                <w:rFonts w:ascii="Times New Roman" w:hAnsi="Times New Roman" w:cs="Times New Roman"/>
                <w:b/>
                <w:bCs/>
              </w:rPr>
              <w:t xml:space="preserve"> </w:t>
            </w:r>
          </w:p>
        </w:tc>
        <w:tc>
          <w:tcPr>
            <w:tcW w:w="1701" w:type="dxa"/>
            <w:vMerge/>
            <w:vAlign w:val="center"/>
          </w:tcPr>
          <w:p w14:paraId="6F01C09A"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3146B56E"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nil"/>
            </w:tcBorders>
            <w:vAlign w:val="center"/>
          </w:tcPr>
          <w:p w14:paraId="00AAFC94"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0.5034</w:t>
            </w:r>
          </w:p>
        </w:tc>
        <w:tc>
          <w:tcPr>
            <w:tcW w:w="1236" w:type="dxa"/>
            <w:tcBorders>
              <w:top w:val="nil"/>
              <w:bottom w:val="nil"/>
            </w:tcBorders>
            <w:vAlign w:val="center"/>
          </w:tcPr>
          <w:p w14:paraId="3AA8756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0.495999</w:t>
            </w:r>
          </w:p>
        </w:tc>
      </w:tr>
      <w:tr w:rsidR="00E46820" w:rsidRPr="00ED72DB" w14:paraId="220CBAEC" w14:textId="77777777" w:rsidTr="005948A7">
        <w:tc>
          <w:tcPr>
            <w:tcW w:w="424" w:type="dxa"/>
            <w:tcBorders>
              <w:top w:val="nil"/>
              <w:bottom w:val="nil"/>
            </w:tcBorders>
          </w:tcPr>
          <w:p w14:paraId="67F63A19"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nil"/>
            </w:tcBorders>
            <w:vAlign w:val="center"/>
          </w:tcPr>
          <w:p w14:paraId="6C1FC033"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15-to-20 min</w:t>
            </w:r>
            <w:r w:rsidRPr="00ED72DB">
              <w:rPr>
                <w:rFonts w:ascii="Times New Roman" w:hAnsi="Times New Roman" w:cs="Times New Roman"/>
                <w:b/>
                <w:bCs/>
              </w:rPr>
              <w:t xml:space="preserve"> </w:t>
            </w:r>
          </w:p>
        </w:tc>
        <w:tc>
          <w:tcPr>
            <w:tcW w:w="1701" w:type="dxa"/>
            <w:vMerge/>
            <w:vAlign w:val="center"/>
          </w:tcPr>
          <w:p w14:paraId="191D4CAE"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1413751F"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nil"/>
            </w:tcBorders>
            <w:vAlign w:val="center"/>
          </w:tcPr>
          <w:p w14:paraId="4980EBCB"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1.1566</w:t>
            </w:r>
          </w:p>
        </w:tc>
        <w:tc>
          <w:tcPr>
            <w:tcW w:w="1236" w:type="dxa"/>
            <w:tcBorders>
              <w:top w:val="nil"/>
              <w:bottom w:val="nil"/>
            </w:tcBorders>
            <w:vAlign w:val="center"/>
          </w:tcPr>
          <w:p w14:paraId="71E2BA2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0.310160</w:t>
            </w:r>
          </w:p>
        </w:tc>
      </w:tr>
      <w:tr w:rsidR="00E46820" w:rsidRPr="00ED72DB" w14:paraId="131B5C8A" w14:textId="77777777" w:rsidTr="005948A7">
        <w:tc>
          <w:tcPr>
            <w:tcW w:w="424" w:type="dxa"/>
            <w:tcBorders>
              <w:top w:val="nil"/>
              <w:bottom w:val="nil"/>
            </w:tcBorders>
          </w:tcPr>
          <w:p w14:paraId="5D6BA528"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nil"/>
            </w:tcBorders>
            <w:vAlign w:val="center"/>
          </w:tcPr>
          <w:p w14:paraId="05ABDCEE"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20-to-25 min</w:t>
            </w:r>
          </w:p>
        </w:tc>
        <w:tc>
          <w:tcPr>
            <w:tcW w:w="1701" w:type="dxa"/>
            <w:vMerge/>
            <w:vAlign w:val="center"/>
          </w:tcPr>
          <w:p w14:paraId="2D47516E"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240BC0EE"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nil"/>
            </w:tcBorders>
            <w:vAlign w:val="center"/>
          </w:tcPr>
          <w:p w14:paraId="71F52760"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2.4</w:t>
            </w:r>
          </w:p>
        </w:tc>
        <w:tc>
          <w:tcPr>
            <w:tcW w:w="1236" w:type="dxa"/>
            <w:tcBorders>
              <w:top w:val="nil"/>
              <w:bottom w:val="nil"/>
            </w:tcBorders>
            <w:vAlign w:val="center"/>
          </w:tcPr>
          <w:p w14:paraId="64F48190"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0.15574</w:t>
            </w:r>
          </w:p>
        </w:tc>
      </w:tr>
      <w:tr w:rsidR="00E46820" w:rsidRPr="00ED72DB" w14:paraId="301316C4" w14:textId="77777777" w:rsidTr="005948A7">
        <w:tc>
          <w:tcPr>
            <w:tcW w:w="424" w:type="dxa"/>
            <w:tcBorders>
              <w:top w:val="nil"/>
              <w:bottom w:val="nil"/>
            </w:tcBorders>
          </w:tcPr>
          <w:p w14:paraId="1BB9CAD7"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single" w:sz="4" w:space="0" w:color="auto"/>
            </w:tcBorders>
            <w:vAlign w:val="center"/>
          </w:tcPr>
          <w:p w14:paraId="41A75021"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25-to-30 min</w:t>
            </w:r>
          </w:p>
        </w:tc>
        <w:tc>
          <w:tcPr>
            <w:tcW w:w="1701" w:type="dxa"/>
            <w:vMerge/>
            <w:tcBorders>
              <w:bottom w:val="single" w:sz="4" w:space="0" w:color="auto"/>
            </w:tcBorders>
            <w:vAlign w:val="center"/>
          </w:tcPr>
          <w:p w14:paraId="4AB9DA67" w14:textId="77777777" w:rsidR="00E46820" w:rsidRPr="00ED72DB" w:rsidRDefault="00E46820" w:rsidP="005948A7">
            <w:pPr>
              <w:spacing w:line="276" w:lineRule="auto"/>
              <w:jc w:val="center"/>
              <w:rPr>
                <w:rFonts w:ascii="Times New Roman" w:hAnsi="Times New Roman" w:cs="Times New Roman"/>
              </w:rPr>
            </w:pPr>
          </w:p>
        </w:tc>
        <w:tc>
          <w:tcPr>
            <w:tcW w:w="1842" w:type="dxa"/>
            <w:vMerge/>
            <w:tcBorders>
              <w:bottom w:val="single" w:sz="4" w:space="0" w:color="auto"/>
            </w:tcBorders>
            <w:vAlign w:val="center"/>
          </w:tcPr>
          <w:p w14:paraId="56FC8825"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single" w:sz="4" w:space="0" w:color="auto"/>
            </w:tcBorders>
            <w:vAlign w:val="center"/>
          </w:tcPr>
          <w:p w14:paraId="30FFCE68"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6.4939</w:t>
            </w:r>
          </w:p>
        </w:tc>
        <w:tc>
          <w:tcPr>
            <w:tcW w:w="1236" w:type="dxa"/>
            <w:tcBorders>
              <w:top w:val="nil"/>
              <w:bottom w:val="single" w:sz="4" w:space="0" w:color="auto"/>
            </w:tcBorders>
            <w:vAlign w:val="center"/>
          </w:tcPr>
          <w:p w14:paraId="609E32E3"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0.031281</w:t>
            </w:r>
          </w:p>
        </w:tc>
      </w:tr>
      <w:tr w:rsidR="00E46820" w:rsidRPr="00ED72DB" w14:paraId="6A2D9C2A" w14:textId="77777777" w:rsidTr="005948A7">
        <w:tc>
          <w:tcPr>
            <w:tcW w:w="424" w:type="dxa"/>
            <w:tcBorders>
              <w:top w:val="nil"/>
              <w:bottom w:val="nil"/>
            </w:tcBorders>
          </w:tcPr>
          <w:p w14:paraId="675D310C" w14:textId="77777777" w:rsidR="00E46820" w:rsidRDefault="00E46820" w:rsidP="005948A7">
            <w:pPr>
              <w:spacing w:line="276" w:lineRule="auto"/>
              <w:jc w:val="center"/>
              <w:rPr>
                <w:rFonts w:ascii="Times New Roman" w:hAnsi="Times New Roman" w:cs="Times New Roman"/>
                <w:b/>
                <w:bCs/>
              </w:rPr>
            </w:pPr>
          </w:p>
        </w:tc>
        <w:tc>
          <w:tcPr>
            <w:tcW w:w="2837" w:type="dxa"/>
            <w:tcBorders>
              <w:top w:val="single" w:sz="4" w:space="0" w:color="auto"/>
            </w:tcBorders>
            <w:vAlign w:val="center"/>
          </w:tcPr>
          <w:p w14:paraId="7D2F7D03"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5-to-10 min</w:t>
            </w:r>
          </w:p>
        </w:tc>
        <w:tc>
          <w:tcPr>
            <w:tcW w:w="1701" w:type="dxa"/>
            <w:vMerge w:val="restart"/>
            <w:tcBorders>
              <w:top w:val="single" w:sz="4" w:space="0" w:color="auto"/>
            </w:tcBorders>
            <w:vAlign w:val="center"/>
          </w:tcPr>
          <w:p w14:paraId="21DBCC42"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Repeated</w:t>
            </w:r>
          </w:p>
        </w:tc>
        <w:tc>
          <w:tcPr>
            <w:tcW w:w="1842" w:type="dxa"/>
            <w:vMerge w:val="restart"/>
            <w:tcBorders>
              <w:top w:val="single" w:sz="4" w:space="0" w:color="auto"/>
            </w:tcBorders>
            <w:vAlign w:val="center"/>
          </w:tcPr>
          <w:p w14:paraId="0837D6AC"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1, 8</w:t>
            </w:r>
          </w:p>
        </w:tc>
        <w:tc>
          <w:tcPr>
            <w:tcW w:w="1320" w:type="dxa"/>
            <w:tcBorders>
              <w:top w:val="single" w:sz="4" w:space="0" w:color="auto"/>
            </w:tcBorders>
            <w:vAlign w:val="center"/>
          </w:tcPr>
          <w:p w14:paraId="61333E07"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0.0199</w:t>
            </w:r>
          </w:p>
        </w:tc>
        <w:tc>
          <w:tcPr>
            <w:tcW w:w="1236" w:type="dxa"/>
            <w:tcBorders>
              <w:top w:val="single" w:sz="4" w:space="0" w:color="auto"/>
            </w:tcBorders>
            <w:vAlign w:val="center"/>
          </w:tcPr>
          <w:p w14:paraId="05DF7F91"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342114</w:t>
            </w:r>
          </w:p>
        </w:tc>
      </w:tr>
      <w:tr w:rsidR="00E46820" w:rsidRPr="00ED72DB" w14:paraId="0BF86A4E" w14:textId="77777777" w:rsidTr="005948A7">
        <w:tc>
          <w:tcPr>
            <w:tcW w:w="424" w:type="dxa"/>
            <w:tcBorders>
              <w:top w:val="nil"/>
              <w:bottom w:val="nil"/>
            </w:tcBorders>
          </w:tcPr>
          <w:p w14:paraId="72CCE3D3" w14:textId="77777777" w:rsidR="00E46820" w:rsidRDefault="00E46820" w:rsidP="005948A7">
            <w:pPr>
              <w:spacing w:line="276" w:lineRule="auto"/>
              <w:jc w:val="center"/>
              <w:rPr>
                <w:rFonts w:ascii="Times New Roman" w:hAnsi="Times New Roman" w:cs="Times New Roman"/>
                <w:b/>
                <w:bCs/>
              </w:rPr>
            </w:pPr>
          </w:p>
        </w:tc>
        <w:tc>
          <w:tcPr>
            <w:tcW w:w="2837" w:type="dxa"/>
            <w:vAlign w:val="center"/>
          </w:tcPr>
          <w:p w14:paraId="394D1D6C"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10-to-15 min</w:t>
            </w:r>
            <w:r w:rsidRPr="00ED72DB">
              <w:rPr>
                <w:rFonts w:ascii="Times New Roman" w:hAnsi="Times New Roman" w:cs="Times New Roman"/>
                <w:b/>
                <w:bCs/>
              </w:rPr>
              <w:t xml:space="preserve"> </w:t>
            </w:r>
          </w:p>
        </w:tc>
        <w:tc>
          <w:tcPr>
            <w:tcW w:w="1701" w:type="dxa"/>
            <w:vMerge/>
            <w:vAlign w:val="center"/>
          </w:tcPr>
          <w:p w14:paraId="5E6E972B"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53AA2BC7" w14:textId="77777777" w:rsidR="00E46820" w:rsidRPr="00ED72DB" w:rsidRDefault="00E46820" w:rsidP="005948A7">
            <w:pPr>
              <w:spacing w:line="276" w:lineRule="auto"/>
              <w:jc w:val="center"/>
              <w:rPr>
                <w:rFonts w:ascii="Times New Roman" w:hAnsi="Times New Roman" w:cs="Times New Roman"/>
              </w:rPr>
            </w:pPr>
          </w:p>
        </w:tc>
        <w:tc>
          <w:tcPr>
            <w:tcW w:w="1320" w:type="dxa"/>
            <w:vAlign w:val="center"/>
          </w:tcPr>
          <w:p w14:paraId="425E655B"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1.9508</w:t>
            </w:r>
          </w:p>
        </w:tc>
        <w:tc>
          <w:tcPr>
            <w:tcW w:w="1236" w:type="dxa"/>
            <w:vAlign w:val="center"/>
          </w:tcPr>
          <w:p w14:paraId="3A633BC3"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0.200030</w:t>
            </w:r>
          </w:p>
        </w:tc>
      </w:tr>
      <w:tr w:rsidR="00E46820" w:rsidRPr="00ED72DB" w14:paraId="3F3CC2AC" w14:textId="77777777" w:rsidTr="005948A7">
        <w:tc>
          <w:tcPr>
            <w:tcW w:w="424" w:type="dxa"/>
            <w:tcBorders>
              <w:top w:val="nil"/>
              <w:bottom w:val="nil"/>
            </w:tcBorders>
          </w:tcPr>
          <w:p w14:paraId="5412EA3B" w14:textId="77777777" w:rsidR="00E46820" w:rsidRDefault="00E46820" w:rsidP="005948A7">
            <w:pPr>
              <w:spacing w:line="276" w:lineRule="auto"/>
              <w:jc w:val="center"/>
              <w:rPr>
                <w:rFonts w:ascii="Times New Roman" w:hAnsi="Times New Roman" w:cs="Times New Roman"/>
                <w:b/>
                <w:bCs/>
              </w:rPr>
            </w:pPr>
          </w:p>
        </w:tc>
        <w:tc>
          <w:tcPr>
            <w:tcW w:w="2837" w:type="dxa"/>
            <w:vAlign w:val="center"/>
          </w:tcPr>
          <w:p w14:paraId="74B0C69A"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15-to-20 min</w:t>
            </w:r>
            <w:r w:rsidRPr="00ED72DB">
              <w:rPr>
                <w:rFonts w:ascii="Times New Roman" w:hAnsi="Times New Roman" w:cs="Times New Roman"/>
                <w:b/>
                <w:bCs/>
              </w:rPr>
              <w:t xml:space="preserve"> </w:t>
            </w:r>
          </w:p>
        </w:tc>
        <w:tc>
          <w:tcPr>
            <w:tcW w:w="1701" w:type="dxa"/>
            <w:vMerge/>
            <w:vAlign w:val="center"/>
          </w:tcPr>
          <w:p w14:paraId="3CBFF4BC"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2B1CB4A1" w14:textId="77777777" w:rsidR="00E46820" w:rsidRPr="00ED72DB" w:rsidRDefault="00E46820" w:rsidP="005948A7">
            <w:pPr>
              <w:spacing w:line="276" w:lineRule="auto"/>
              <w:jc w:val="center"/>
              <w:rPr>
                <w:rFonts w:ascii="Times New Roman" w:hAnsi="Times New Roman" w:cs="Times New Roman"/>
              </w:rPr>
            </w:pPr>
          </w:p>
        </w:tc>
        <w:tc>
          <w:tcPr>
            <w:tcW w:w="1320" w:type="dxa"/>
            <w:vAlign w:val="center"/>
          </w:tcPr>
          <w:p w14:paraId="074A404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3.5638</w:t>
            </w:r>
          </w:p>
        </w:tc>
        <w:tc>
          <w:tcPr>
            <w:tcW w:w="1236" w:type="dxa"/>
            <w:vAlign w:val="center"/>
          </w:tcPr>
          <w:p w14:paraId="4690E20C"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0.095749</w:t>
            </w:r>
          </w:p>
        </w:tc>
      </w:tr>
      <w:tr w:rsidR="00E46820" w:rsidRPr="00ED72DB" w14:paraId="3E0D4954" w14:textId="77777777" w:rsidTr="005948A7">
        <w:trPr>
          <w:trHeight w:val="90"/>
        </w:trPr>
        <w:tc>
          <w:tcPr>
            <w:tcW w:w="424" w:type="dxa"/>
            <w:tcBorders>
              <w:top w:val="nil"/>
              <w:bottom w:val="nil"/>
            </w:tcBorders>
          </w:tcPr>
          <w:p w14:paraId="190511EF" w14:textId="77777777" w:rsidR="00E46820" w:rsidRDefault="00E46820" w:rsidP="005948A7">
            <w:pPr>
              <w:spacing w:line="276" w:lineRule="auto"/>
              <w:jc w:val="center"/>
              <w:rPr>
                <w:rFonts w:ascii="Times New Roman" w:hAnsi="Times New Roman" w:cs="Times New Roman"/>
                <w:b/>
                <w:bCs/>
              </w:rPr>
            </w:pPr>
          </w:p>
        </w:tc>
        <w:tc>
          <w:tcPr>
            <w:tcW w:w="2837" w:type="dxa"/>
            <w:vAlign w:val="center"/>
          </w:tcPr>
          <w:p w14:paraId="728DC24E"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20-to-25 min</w:t>
            </w:r>
          </w:p>
        </w:tc>
        <w:tc>
          <w:tcPr>
            <w:tcW w:w="1701" w:type="dxa"/>
            <w:vMerge/>
            <w:vAlign w:val="center"/>
          </w:tcPr>
          <w:p w14:paraId="43642B4A"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74DD8095" w14:textId="77777777" w:rsidR="00E46820" w:rsidRPr="00ED72DB" w:rsidRDefault="00E46820" w:rsidP="005948A7">
            <w:pPr>
              <w:spacing w:line="276" w:lineRule="auto"/>
              <w:jc w:val="center"/>
              <w:rPr>
                <w:rFonts w:ascii="Times New Roman" w:hAnsi="Times New Roman" w:cs="Times New Roman"/>
              </w:rPr>
            </w:pPr>
          </w:p>
        </w:tc>
        <w:tc>
          <w:tcPr>
            <w:tcW w:w="1320" w:type="dxa"/>
            <w:vAlign w:val="center"/>
          </w:tcPr>
          <w:p w14:paraId="709AD800"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2.8729</w:t>
            </w:r>
          </w:p>
        </w:tc>
        <w:tc>
          <w:tcPr>
            <w:tcW w:w="1236" w:type="dxa"/>
            <w:vAlign w:val="center"/>
          </w:tcPr>
          <w:p w14:paraId="7F5D6C36"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0.128527</w:t>
            </w:r>
          </w:p>
        </w:tc>
      </w:tr>
      <w:tr w:rsidR="00E46820" w:rsidRPr="00ED72DB" w14:paraId="07680A8E" w14:textId="77777777" w:rsidTr="005948A7">
        <w:tc>
          <w:tcPr>
            <w:tcW w:w="424" w:type="dxa"/>
            <w:tcBorders>
              <w:top w:val="nil"/>
              <w:bottom w:val="nil"/>
            </w:tcBorders>
          </w:tcPr>
          <w:p w14:paraId="1EC30325" w14:textId="77777777" w:rsidR="00E46820" w:rsidRDefault="00E46820" w:rsidP="005948A7">
            <w:pPr>
              <w:spacing w:line="276" w:lineRule="auto"/>
              <w:jc w:val="center"/>
              <w:rPr>
                <w:rFonts w:ascii="Times New Roman" w:hAnsi="Times New Roman" w:cs="Times New Roman"/>
                <w:b/>
                <w:bCs/>
              </w:rPr>
            </w:pPr>
          </w:p>
        </w:tc>
        <w:tc>
          <w:tcPr>
            <w:tcW w:w="2837" w:type="dxa"/>
            <w:tcBorders>
              <w:bottom w:val="single" w:sz="18" w:space="0" w:color="auto"/>
            </w:tcBorders>
            <w:vAlign w:val="center"/>
          </w:tcPr>
          <w:p w14:paraId="3A5C5DEF"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25-to-30 min</w:t>
            </w:r>
          </w:p>
        </w:tc>
        <w:tc>
          <w:tcPr>
            <w:tcW w:w="1701" w:type="dxa"/>
            <w:vMerge/>
            <w:tcBorders>
              <w:bottom w:val="single" w:sz="18" w:space="0" w:color="auto"/>
            </w:tcBorders>
            <w:vAlign w:val="center"/>
          </w:tcPr>
          <w:p w14:paraId="048C7C36" w14:textId="77777777" w:rsidR="00E46820" w:rsidRPr="00ED72DB" w:rsidRDefault="00E46820" w:rsidP="005948A7">
            <w:pPr>
              <w:spacing w:line="276" w:lineRule="auto"/>
              <w:jc w:val="center"/>
              <w:rPr>
                <w:rFonts w:ascii="Times New Roman" w:hAnsi="Times New Roman" w:cs="Times New Roman"/>
              </w:rPr>
            </w:pPr>
          </w:p>
        </w:tc>
        <w:tc>
          <w:tcPr>
            <w:tcW w:w="1842" w:type="dxa"/>
            <w:vMerge/>
            <w:tcBorders>
              <w:bottom w:val="single" w:sz="18" w:space="0" w:color="auto"/>
            </w:tcBorders>
            <w:vAlign w:val="center"/>
          </w:tcPr>
          <w:p w14:paraId="1C85C3B0" w14:textId="77777777" w:rsidR="00E46820" w:rsidRPr="00ED72DB" w:rsidRDefault="00E46820" w:rsidP="005948A7">
            <w:pPr>
              <w:spacing w:line="276" w:lineRule="auto"/>
              <w:jc w:val="center"/>
              <w:rPr>
                <w:rFonts w:ascii="Times New Roman" w:hAnsi="Times New Roman" w:cs="Times New Roman"/>
              </w:rPr>
            </w:pPr>
          </w:p>
        </w:tc>
        <w:tc>
          <w:tcPr>
            <w:tcW w:w="1320" w:type="dxa"/>
            <w:tcBorders>
              <w:bottom w:val="single" w:sz="18" w:space="0" w:color="auto"/>
            </w:tcBorders>
            <w:vAlign w:val="center"/>
          </w:tcPr>
          <w:p w14:paraId="52B106E3"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2.0476</w:t>
            </w:r>
          </w:p>
        </w:tc>
        <w:tc>
          <w:tcPr>
            <w:tcW w:w="1236" w:type="dxa"/>
            <w:tcBorders>
              <w:bottom w:val="single" w:sz="18" w:space="0" w:color="auto"/>
            </w:tcBorders>
            <w:vAlign w:val="center"/>
          </w:tcPr>
          <w:p w14:paraId="6C62050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0.190323</w:t>
            </w:r>
          </w:p>
        </w:tc>
      </w:tr>
    </w:tbl>
    <w:p w14:paraId="3D69ACCC" w14:textId="77777777" w:rsidR="00E46820" w:rsidRDefault="00E46820" w:rsidP="00E46820">
      <w:pPr>
        <w:spacing w:line="240" w:lineRule="auto"/>
        <w:rPr>
          <w:rFonts w:ascii="Times New Roman" w:hAnsi="Times New Roman" w:cs="Times New Roman"/>
        </w:rPr>
      </w:pPr>
    </w:p>
    <w:p w14:paraId="1A16E554" w14:textId="77777777" w:rsidR="00E46820" w:rsidRDefault="00E46820" w:rsidP="00E46820">
      <w:pPr>
        <w:spacing w:line="360" w:lineRule="auto"/>
        <w:ind w:firstLine="720"/>
        <w:rPr>
          <w:rFonts w:ascii="Times New Roman" w:hAnsi="Times New Roman" w:cs="Times New Roman"/>
        </w:rPr>
      </w:pPr>
    </w:p>
    <w:p w14:paraId="7B688B79" w14:textId="77777777" w:rsidR="00E46820" w:rsidRDefault="00E46820" w:rsidP="00E46820">
      <w:pPr>
        <w:spacing w:line="360" w:lineRule="auto"/>
        <w:ind w:firstLine="720"/>
        <w:rPr>
          <w:rFonts w:ascii="Times New Roman" w:hAnsi="Times New Roman" w:cs="Times New Roman"/>
        </w:rPr>
      </w:pPr>
      <w:r w:rsidRPr="0067590C">
        <w:rPr>
          <w:rFonts w:ascii="Times New Roman" w:hAnsi="Times New Roman" w:cs="Times New Roman"/>
        </w:rPr>
        <w:t>In</w:t>
      </w:r>
      <w:r w:rsidRPr="00271069">
        <w:rPr>
          <w:rFonts w:ascii="Times New Roman" w:hAnsi="Times New Roman" w:cs="Times New Roman"/>
        </w:rPr>
        <w:t xml:space="preserve"> naïve animals, there was no change in </w:t>
      </w:r>
      <w:r>
        <w:rPr>
          <w:rFonts w:ascii="Times New Roman" w:hAnsi="Times New Roman" w:cs="Times New Roman"/>
        </w:rPr>
        <w:t xml:space="preserve">eEPSC </w:t>
      </w:r>
      <w:r w:rsidRPr="00271069">
        <w:rPr>
          <w:rFonts w:ascii="Times New Roman" w:hAnsi="Times New Roman" w:cs="Times New Roman"/>
        </w:rPr>
        <w:t>amplitude</w:t>
      </w:r>
      <w:r>
        <w:rPr>
          <w:rFonts w:ascii="Times New Roman" w:hAnsi="Times New Roman" w:cs="Times New Roman"/>
        </w:rPr>
        <w:t xml:space="preserve">, relative to baseline, </w:t>
      </w:r>
      <w:r w:rsidRPr="00271069">
        <w:rPr>
          <w:rFonts w:ascii="Times New Roman" w:hAnsi="Times New Roman" w:cs="Times New Roman"/>
        </w:rPr>
        <w:t>following HFS</w:t>
      </w:r>
      <w:r>
        <w:rPr>
          <w:rFonts w:ascii="Times New Roman" w:hAnsi="Times New Roman" w:cs="Times New Roman"/>
        </w:rPr>
        <w:t xml:space="preserve"> at any time interval</w:t>
      </w:r>
      <w:r w:rsidRPr="00271069">
        <w:rPr>
          <w:rFonts w:ascii="Times New Roman" w:hAnsi="Times New Roman" w:cs="Times New Roman"/>
        </w:rPr>
        <w:t xml:space="preserve"> (</w:t>
      </w:r>
      <w:r>
        <w:rPr>
          <w:rFonts w:ascii="Times New Roman" w:hAnsi="Times New Roman" w:cs="Times New Roman"/>
        </w:rPr>
        <w:t xml:space="preserve">final amplitude 109.98 </w:t>
      </w:r>
      <w:r w:rsidRPr="00D328D7">
        <w:rPr>
          <w:rFonts w:ascii="Times New Roman" w:hAnsi="Times New Roman" w:cs="Times New Roman"/>
        </w:rPr>
        <w:t>±</w:t>
      </w:r>
      <w:r>
        <w:rPr>
          <w:rFonts w:ascii="Times New Roman" w:hAnsi="Times New Roman" w:cs="Times New Roman"/>
        </w:rPr>
        <w:t xml:space="preserve"> 9.38% of baseline; linear mixed model; </w:t>
      </w:r>
      <w:r w:rsidRPr="00DD74A8">
        <w:rPr>
          <w:rFonts w:ascii="Times New Roman" w:hAnsi="Times New Roman" w:cs="Times New Roman"/>
          <w:i/>
          <w:iCs/>
        </w:rPr>
        <w:t>df</w:t>
      </w:r>
      <w:r>
        <w:rPr>
          <w:rFonts w:ascii="Times New Roman" w:hAnsi="Times New Roman" w:cs="Times New Roman"/>
        </w:rPr>
        <w:t xml:space="preserve"> = 5, 45; </w:t>
      </w:r>
      <w:r w:rsidRPr="00DD74A8">
        <w:rPr>
          <w:rFonts w:ascii="Times New Roman" w:hAnsi="Times New Roman" w:cs="Times New Roman"/>
          <w:i/>
          <w:iCs/>
        </w:rPr>
        <w:t>F</w:t>
      </w:r>
      <w:r>
        <w:rPr>
          <w:rFonts w:ascii="Times New Roman" w:hAnsi="Times New Roman" w:cs="Times New Roman"/>
        </w:rPr>
        <w:t xml:space="preserve"> = 2.0259; </w:t>
      </w:r>
      <w:r w:rsidRPr="00DD74A8">
        <w:rPr>
          <w:rFonts w:ascii="Times New Roman" w:hAnsi="Times New Roman" w:cs="Times New Roman"/>
          <w:i/>
          <w:iCs/>
        </w:rPr>
        <w:t>p</w:t>
      </w:r>
      <w:r>
        <w:rPr>
          <w:rFonts w:ascii="Times New Roman" w:hAnsi="Times New Roman" w:cs="Times New Roman"/>
        </w:rPr>
        <w:t xml:space="preserve"> = 0.093; Fig. 4</w:t>
      </w:r>
      <w:r w:rsidRPr="00D46E59">
        <w:rPr>
          <w:rFonts w:ascii="Times New Roman" w:hAnsi="Times New Roman" w:cs="Times New Roman"/>
        </w:rPr>
        <w:t>).</w:t>
      </w:r>
      <w:r>
        <w:rPr>
          <w:rFonts w:ascii="Times New Roman" w:hAnsi="Times New Roman" w:cs="Times New Roman"/>
        </w:rPr>
        <w:t xml:space="preserve"> </w:t>
      </w:r>
    </w:p>
    <w:p w14:paraId="74BB977E" w14:textId="77777777" w:rsidR="00E46820" w:rsidRDefault="00E46820" w:rsidP="00E46820">
      <w:pPr>
        <w:spacing w:line="240" w:lineRule="auto"/>
        <w:ind w:firstLine="720"/>
        <w:rPr>
          <w:rFonts w:ascii="Times New Roman" w:hAnsi="Times New Roman" w:cs="Times New Roman"/>
        </w:rPr>
      </w:pPr>
    </w:p>
    <w:p w14:paraId="5BAFA440" w14:textId="77777777" w:rsidR="00E46820" w:rsidRDefault="00E46820" w:rsidP="00E46820">
      <w:pPr>
        <w:spacing w:line="240" w:lineRule="auto"/>
        <w:rPr>
          <w:rFonts w:ascii="Times New Roman" w:hAnsi="Times New Roman" w:cs="Times New Roman"/>
        </w:rPr>
      </w:pPr>
    </w:p>
    <w:p w14:paraId="7C3CFF3E"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78367D1" wp14:editId="673293EA">
            <wp:extent cx="4728100" cy="6764055"/>
            <wp:effectExtent l="0" t="0" r="0" b="5080"/>
            <wp:docPr id="118919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96324" name="Picture 1189196324"/>
                    <pic:cNvPicPr/>
                  </pic:nvPicPr>
                  <pic:blipFill rotWithShape="1">
                    <a:blip r:embed="rId10">
                      <a:extLst>
                        <a:ext uri="{28A0092B-C50C-407E-A947-70E740481C1C}">
                          <a14:useLocalDpi xmlns:a14="http://schemas.microsoft.com/office/drawing/2010/main" val="0"/>
                        </a:ext>
                      </a:extLst>
                    </a:blip>
                    <a:srcRect l="5494" t="2720" r="5239" b="2449"/>
                    <a:stretch>
                      <a:fillRect/>
                    </a:stretch>
                  </pic:blipFill>
                  <pic:spPr bwMode="auto">
                    <a:xfrm>
                      <a:off x="0" y="0"/>
                      <a:ext cx="4736555" cy="6776151"/>
                    </a:xfrm>
                    <a:prstGeom prst="rect">
                      <a:avLst/>
                    </a:prstGeom>
                    <a:ln>
                      <a:noFill/>
                    </a:ln>
                    <a:extLst>
                      <a:ext uri="{53640926-AAD7-44D8-BBD7-CCE9431645EC}">
                        <a14:shadowObscured xmlns:a14="http://schemas.microsoft.com/office/drawing/2010/main"/>
                      </a:ext>
                    </a:extLst>
                  </pic:spPr>
                </pic:pic>
              </a:graphicData>
            </a:graphic>
          </wp:inline>
        </w:drawing>
      </w:r>
    </w:p>
    <w:p w14:paraId="4B18DF1D" w14:textId="7F8694C9" w:rsidR="00E46820" w:rsidRDefault="00E46820" w:rsidP="00E46820">
      <w:pPr>
        <w:spacing w:line="240" w:lineRule="auto"/>
        <w:rPr>
          <w:rFonts w:ascii="Times New Roman" w:hAnsi="Times New Roman" w:cs="Times New Roman"/>
        </w:rPr>
      </w:pPr>
      <w:commentRangeStart w:id="8"/>
      <w:r w:rsidRPr="00BC33D5">
        <w:rPr>
          <w:rFonts w:ascii="Times New Roman" w:hAnsi="Times New Roman" w:cs="Times New Roman"/>
          <w:b/>
          <w:bCs/>
        </w:rPr>
        <w:t>Figure</w:t>
      </w:r>
      <w:commentRangeEnd w:id="8"/>
      <w:r w:rsidR="00A444A9" w:rsidRPr="00BC33D5">
        <w:rPr>
          <w:rStyle w:val="CommentReference"/>
          <w:rFonts w:ascii="Times New Roman" w:hAnsi="Times New Roman" w:cs="Times New Roman"/>
          <w:b/>
          <w:bCs/>
          <w:sz w:val="24"/>
          <w:szCs w:val="24"/>
        </w:rPr>
        <w:commentReference w:id="8"/>
      </w:r>
      <w:r w:rsidRPr="00BC33D5">
        <w:rPr>
          <w:rFonts w:ascii="Times New Roman" w:hAnsi="Times New Roman" w:cs="Times New Roman"/>
          <w:b/>
          <w:bCs/>
        </w:rPr>
        <w:t xml:space="preserve"> </w:t>
      </w:r>
      <w:r>
        <w:rPr>
          <w:rFonts w:ascii="Times New Roman" w:hAnsi="Times New Roman" w:cs="Times New Roman"/>
          <w:b/>
          <w:bCs/>
        </w:rPr>
        <w:t>4</w:t>
      </w:r>
      <w:r w:rsidRPr="00BC33D5">
        <w:rPr>
          <w:rFonts w:ascii="Times New Roman" w:hAnsi="Times New Roman" w:cs="Times New Roman"/>
          <w:b/>
          <w:bCs/>
        </w:rPr>
        <w:t xml:space="preserve">. High frequency stimulation (HFS) has no effect on evoked excitatory postsynaptic current (eEPSC) amplitude </w:t>
      </w:r>
      <w:r>
        <w:rPr>
          <w:rFonts w:ascii="Times New Roman" w:hAnsi="Times New Roman" w:cs="Times New Roman"/>
          <w:b/>
          <w:bCs/>
        </w:rPr>
        <w:t>in naïve neurons</w:t>
      </w:r>
      <w:r w:rsidRPr="00BC33D5">
        <w:rPr>
          <w:rFonts w:ascii="Times New Roman" w:hAnsi="Times New Roman" w:cs="Times New Roman"/>
          <w:b/>
          <w:bCs/>
        </w:rPr>
        <w:t>.</w:t>
      </w:r>
      <w:r>
        <w:rPr>
          <w:rFonts w:ascii="Times New Roman" w:hAnsi="Times New Roman" w:cs="Times New Roman"/>
        </w:rPr>
        <w:t xml:space="preserve"> </w:t>
      </w:r>
      <w:r w:rsidRPr="008D519F">
        <w:rPr>
          <w:rFonts w:ascii="Times New Roman" w:hAnsi="Times New Roman" w:cs="Times New Roman"/>
          <w:b/>
          <w:bCs/>
        </w:rPr>
        <w:t>A:</w:t>
      </w:r>
      <w:r>
        <w:rPr>
          <w:rFonts w:ascii="Times New Roman" w:hAnsi="Times New Roman" w:cs="Times New Roman"/>
        </w:rPr>
        <w:t xml:space="preserve"> Representative traces consisting of eEPSC</w:t>
      </w:r>
      <w:ins w:id="9" w:author="Karen Crosby" w:date="2026-04-12T14:11:00Z" w16du:dateUtc="2026-04-12T17:11:00Z">
        <w:r w:rsidR="00A444A9">
          <w:rPr>
            <w:rFonts w:ascii="Times New Roman" w:hAnsi="Times New Roman" w:cs="Times New Roman"/>
          </w:rPr>
          <w:t>s</w:t>
        </w:r>
      </w:ins>
      <w:r>
        <w:rPr>
          <w:rFonts w:ascii="Times New Roman" w:hAnsi="Times New Roman" w:cs="Times New Roman"/>
        </w:rPr>
        <w:t xml:space="preserve"> from one neuron averaged over the baseline period (0-to-5 minutes) and last period (25-to-30 minutes) of the recording with a scale bar that represents 50 pA/10 msec, and </w:t>
      </w:r>
      <w:r w:rsidRPr="008D519F">
        <w:rPr>
          <w:rFonts w:ascii="Times New Roman" w:hAnsi="Times New Roman" w:cs="Times New Roman"/>
          <w:b/>
          <w:bCs/>
        </w:rPr>
        <w:t>B:</w:t>
      </w:r>
      <w:r>
        <w:rPr>
          <w:rFonts w:ascii="Times New Roman" w:hAnsi="Times New Roman" w:cs="Times New Roman"/>
        </w:rPr>
        <w:t xml:space="preserve"> a representative recording from one neuron. </w:t>
      </w:r>
      <w:r w:rsidRPr="008D519F">
        <w:rPr>
          <w:rFonts w:ascii="Times New Roman" w:hAnsi="Times New Roman" w:cs="Times New Roman"/>
          <w:b/>
          <w:bCs/>
        </w:rPr>
        <w:t>C:</w:t>
      </w:r>
      <w:r>
        <w:rPr>
          <w:rFonts w:ascii="Times New Roman" w:hAnsi="Times New Roman" w:cs="Times New Roman"/>
        </w:rPr>
        <w:t xml:space="preserve"> Summary data in which each point represents the eEPSC amplitude </w:t>
      </w:r>
      <w:r w:rsidRPr="00D328D7">
        <w:rPr>
          <w:rFonts w:ascii="Times New Roman" w:hAnsi="Times New Roman" w:cs="Times New Roman"/>
        </w:rPr>
        <w:t>±</w:t>
      </w:r>
      <w:r>
        <w:rPr>
          <w:rFonts w:ascii="Times New Roman" w:hAnsi="Times New Roman" w:cs="Times New Roman"/>
        </w:rPr>
        <w:t xml:space="preserve"> standard error across all neurons and </w:t>
      </w:r>
      <w:r w:rsidRPr="00135300">
        <w:rPr>
          <w:rFonts w:ascii="Times New Roman" w:hAnsi="Times New Roman" w:cs="Times New Roman"/>
          <w:i/>
          <w:iCs/>
        </w:rPr>
        <w:t>n</w:t>
      </w:r>
      <w:r>
        <w:rPr>
          <w:rFonts w:ascii="Times New Roman" w:hAnsi="Times New Roman" w:cs="Times New Roman"/>
        </w:rPr>
        <w:t xml:space="preserve"> represents the number of unique neurons. </w:t>
      </w:r>
    </w:p>
    <w:p w14:paraId="14344377" w14:textId="77777777" w:rsidR="00E46820" w:rsidRDefault="00E46820" w:rsidP="00E46820">
      <w:pPr>
        <w:spacing w:line="240" w:lineRule="auto"/>
        <w:rPr>
          <w:rFonts w:ascii="Times New Roman" w:hAnsi="Times New Roman" w:cs="Times New Roman"/>
        </w:rPr>
      </w:pPr>
    </w:p>
    <w:p w14:paraId="340CDD3C" w14:textId="77777777" w:rsidR="00E46820" w:rsidRDefault="00E46820" w:rsidP="00E46820">
      <w:pPr>
        <w:spacing w:line="360" w:lineRule="auto"/>
        <w:ind w:firstLine="720"/>
        <w:rPr>
          <w:rFonts w:ascii="Times New Roman" w:hAnsi="Times New Roman" w:cs="Times New Roman"/>
        </w:rPr>
      </w:pPr>
      <w:r>
        <w:rPr>
          <w:rFonts w:ascii="Times New Roman" w:hAnsi="Times New Roman" w:cs="Times New Roman"/>
        </w:rPr>
        <w:t>Additionally, neither the paired pulse ratio (PPR) (</w:t>
      </w:r>
      <w:r w:rsidRPr="00E13742">
        <w:rPr>
          <w:rFonts w:ascii="Times New Roman" w:hAnsi="Times New Roman" w:cs="Times New Roman"/>
        </w:rPr>
        <w:t>1.02 ± 0.12 at baseline to 1.00 ± 0.12 post-HFS</w:t>
      </w:r>
      <w:r>
        <w:rPr>
          <w:rFonts w:ascii="Times New Roman" w:hAnsi="Times New Roman" w:cs="Times New Roman"/>
        </w:rPr>
        <w:t>;</w:t>
      </w:r>
      <w:r w:rsidRPr="00E13742">
        <w:rPr>
          <w:rFonts w:ascii="Times New Roman" w:hAnsi="Times New Roman" w:cs="Times New Roman"/>
        </w:rPr>
        <w:t xml:space="preserve"> </w:t>
      </w:r>
      <w:r w:rsidRPr="00AC48CF">
        <w:rPr>
          <w:rFonts w:ascii="Times New Roman" w:hAnsi="Times New Roman" w:cs="Times New Roman"/>
          <w:i/>
          <w:iCs/>
        </w:rPr>
        <w:t>n</w:t>
      </w:r>
      <w:r w:rsidRPr="00E13742">
        <w:rPr>
          <w:rFonts w:ascii="Times New Roman" w:hAnsi="Times New Roman" w:cs="Times New Roman"/>
        </w:rPr>
        <w:t xml:space="preserve"> = 10</w:t>
      </w:r>
      <w:r>
        <w:rPr>
          <w:rFonts w:ascii="Times New Roman" w:hAnsi="Times New Roman" w:cs="Times New Roman"/>
        </w:rPr>
        <w:t>;</w:t>
      </w:r>
      <w:r w:rsidRPr="00E13742">
        <w:rPr>
          <w:rFonts w:ascii="Times New Roman" w:hAnsi="Times New Roman" w:cs="Times New Roman"/>
        </w:rPr>
        <w:t xml:space="preserve"> t = -0.28857</w:t>
      </w:r>
      <w:r>
        <w:rPr>
          <w:rFonts w:ascii="Times New Roman" w:hAnsi="Times New Roman" w:cs="Times New Roman"/>
        </w:rPr>
        <w:t>;</w:t>
      </w:r>
      <w:r w:rsidRPr="00E13742">
        <w:rPr>
          <w:rFonts w:ascii="Times New Roman" w:hAnsi="Times New Roman" w:cs="Times New Roman"/>
        </w:rPr>
        <w:t xml:space="preserve"> </w:t>
      </w:r>
      <w:r w:rsidRPr="00AC48CF">
        <w:rPr>
          <w:rFonts w:ascii="Times New Roman" w:hAnsi="Times New Roman" w:cs="Times New Roman"/>
          <w:i/>
          <w:iCs/>
        </w:rPr>
        <w:t>df</w:t>
      </w:r>
      <w:r w:rsidRPr="00E13742">
        <w:rPr>
          <w:rFonts w:ascii="Times New Roman" w:hAnsi="Times New Roman" w:cs="Times New Roman"/>
        </w:rPr>
        <w:t xml:space="preserve"> = 9</w:t>
      </w:r>
      <w:r>
        <w:rPr>
          <w:rFonts w:ascii="Times New Roman" w:hAnsi="Times New Roman" w:cs="Times New Roman"/>
        </w:rPr>
        <w:t>;</w:t>
      </w:r>
      <w:r w:rsidRPr="00E13742">
        <w:rPr>
          <w:rFonts w:ascii="Times New Roman" w:hAnsi="Times New Roman" w:cs="Times New Roman"/>
        </w:rPr>
        <w:t xml:space="preserve"> </w:t>
      </w:r>
      <w:r w:rsidRPr="00AC48CF">
        <w:rPr>
          <w:rFonts w:ascii="Times New Roman" w:hAnsi="Times New Roman" w:cs="Times New Roman"/>
          <w:i/>
          <w:iCs/>
        </w:rPr>
        <w:t>p</w:t>
      </w:r>
      <w:r w:rsidRPr="00E13742">
        <w:rPr>
          <w:rFonts w:ascii="Times New Roman" w:hAnsi="Times New Roman" w:cs="Times New Roman"/>
        </w:rPr>
        <w:t xml:space="preserve"> = 0.7794</w:t>
      </w:r>
      <w:r>
        <w:rPr>
          <w:rFonts w:ascii="Times New Roman" w:hAnsi="Times New Roman" w:cs="Times New Roman"/>
        </w:rPr>
        <w:t xml:space="preserve">; </w:t>
      </w:r>
      <w:r w:rsidRPr="00E13742">
        <w:rPr>
          <w:rFonts w:ascii="Times New Roman" w:hAnsi="Times New Roman" w:cs="Times New Roman"/>
        </w:rPr>
        <w:t xml:space="preserve">paired </w:t>
      </w:r>
      <w:r w:rsidRPr="00AC48CF">
        <w:rPr>
          <w:rFonts w:ascii="Times New Roman" w:hAnsi="Times New Roman" w:cs="Times New Roman"/>
          <w:i/>
          <w:iCs/>
        </w:rPr>
        <w:t>t</w:t>
      </w:r>
      <w:r w:rsidRPr="00E13742">
        <w:rPr>
          <w:rFonts w:ascii="Times New Roman" w:hAnsi="Times New Roman" w:cs="Times New Roman"/>
        </w:rPr>
        <w:t>-test</w:t>
      </w:r>
      <w:r>
        <w:rPr>
          <w:rFonts w:ascii="Times New Roman" w:hAnsi="Times New Roman" w:cs="Times New Roman"/>
        </w:rPr>
        <w:t>; Fig. 5A) nor the coefficient of variation (</w:t>
      </w:r>
      <w:r w:rsidRPr="00AC48CF">
        <w:rPr>
          <w:rFonts w:ascii="Times New Roman" w:hAnsi="Times New Roman" w:cs="Times New Roman"/>
          <w:i/>
          <w:iCs/>
        </w:rPr>
        <w:t>t</w:t>
      </w:r>
      <w:r w:rsidRPr="00B507EC">
        <w:rPr>
          <w:rFonts w:ascii="Times New Roman" w:hAnsi="Times New Roman" w:cs="Times New Roman"/>
        </w:rPr>
        <w:t xml:space="preserve"> = -2.0771</w:t>
      </w:r>
      <w:r>
        <w:rPr>
          <w:rFonts w:ascii="Times New Roman" w:hAnsi="Times New Roman" w:cs="Times New Roman"/>
        </w:rPr>
        <w:t>;</w:t>
      </w:r>
      <w:r w:rsidRPr="00B507EC">
        <w:rPr>
          <w:rFonts w:ascii="Times New Roman" w:hAnsi="Times New Roman" w:cs="Times New Roman"/>
        </w:rPr>
        <w:t xml:space="preserve"> </w:t>
      </w:r>
      <w:r w:rsidRPr="00AC48CF">
        <w:rPr>
          <w:rFonts w:ascii="Times New Roman" w:hAnsi="Times New Roman" w:cs="Times New Roman"/>
          <w:i/>
          <w:iCs/>
        </w:rPr>
        <w:t>df</w:t>
      </w:r>
      <w:r w:rsidRPr="00B507EC">
        <w:rPr>
          <w:rFonts w:ascii="Times New Roman" w:hAnsi="Times New Roman" w:cs="Times New Roman"/>
        </w:rPr>
        <w:t xml:space="preserve"> = 9</w:t>
      </w:r>
      <w:r>
        <w:rPr>
          <w:rFonts w:ascii="Times New Roman" w:hAnsi="Times New Roman" w:cs="Times New Roman"/>
        </w:rPr>
        <w:t>;</w:t>
      </w:r>
      <w:r w:rsidRPr="00B507EC">
        <w:rPr>
          <w:rFonts w:ascii="Times New Roman" w:hAnsi="Times New Roman" w:cs="Times New Roman"/>
        </w:rPr>
        <w:t xml:space="preserve"> </w:t>
      </w:r>
      <w:r w:rsidRPr="00AC48CF">
        <w:rPr>
          <w:rFonts w:ascii="Times New Roman" w:hAnsi="Times New Roman" w:cs="Times New Roman"/>
          <w:i/>
          <w:iCs/>
        </w:rPr>
        <w:t>p</w:t>
      </w:r>
      <w:r w:rsidRPr="00B507EC">
        <w:rPr>
          <w:rFonts w:ascii="Times New Roman" w:hAnsi="Times New Roman" w:cs="Times New Roman"/>
        </w:rPr>
        <w:t xml:space="preserve"> = 0.06758</w:t>
      </w:r>
      <w:r>
        <w:rPr>
          <w:rFonts w:ascii="Times New Roman" w:hAnsi="Times New Roman" w:cs="Times New Roman"/>
        </w:rPr>
        <w:t>;</w:t>
      </w:r>
      <w:r w:rsidRPr="00B507EC">
        <w:rPr>
          <w:rFonts w:ascii="Times New Roman" w:hAnsi="Times New Roman" w:cs="Times New Roman"/>
        </w:rPr>
        <w:t xml:space="preserve"> </w:t>
      </w:r>
      <w:r w:rsidRPr="00E13742">
        <w:rPr>
          <w:rFonts w:ascii="Times New Roman" w:hAnsi="Times New Roman" w:cs="Times New Roman"/>
        </w:rPr>
        <w:t xml:space="preserve">paired </w:t>
      </w:r>
      <w:r w:rsidRPr="00AC48CF">
        <w:rPr>
          <w:rFonts w:ascii="Times New Roman" w:hAnsi="Times New Roman" w:cs="Times New Roman"/>
          <w:i/>
          <w:iCs/>
        </w:rPr>
        <w:t>t</w:t>
      </w:r>
      <w:r w:rsidRPr="00E13742">
        <w:rPr>
          <w:rFonts w:ascii="Times New Roman" w:hAnsi="Times New Roman" w:cs="Times New Roman"/>
        </w:rPr>
        <w:t>-test</w:t>
      </w:r>
      <w:r>
        <w:rPr>
          <w:rFonts w:ascii="Times New Roman" w:hAnsi="Times New Roman" w:cs="Times New Roman"/>
        </w:rPr>
        <w:t xml:space="preserve">; Fig. 5B) changed over time in naïve </w:t>
      </w:r>
      <w:commentRangeStart w:id="10"/>
      <w:r>
        <w:rPr>
          <w:rFonts w:ascii="Times New Roman" w:hAnsi="Times New Roman" w:cs="Times New Roman"/>
        </w:rPr>
        <w:t>neurons</w:t>
      </w:r>
      <w:commentRangeEnd w:id="10"/>
      <w:r w:rsidR="00477462">
        <w:rPr>
          <w:rStyle w:val="CommentReference"/>
          <w:rFonts w:ascii="Times New Roman" w:hAnsi="Times New Roman" w:cs="Times New Roman"/>
          <w:sz w:val="24"/>
          <w:szCs w:val="24"/>
        </w:rPr>
        <w:commentReference w:id="10"/>
      </w:r>
      <w:r>
        <w:rPr>
          <w:rFonts w:ascii="Times New Roman" w:hAnsi="Times New Roman" w:cs="Times New Roman"/>
        </w:rPr>
        <w:t>.</w:t>
      </w:r>
    </w:p>
    <w:p w14:paraId="6C9018B1" w14:textId="77777777" w:rsidR="00E46820" w:rsidRDefault="00E46820" w:rsidP="00E46820">
      <w:pPr>
        <w:spacing w:line="240" w:lineRule="auto"/>
        <w:rPr>
          <w:rFonts w:ascii="Times New Roman" w:hAnsi="Times New Roman" w:cs="Times New Roman"/>
        </w:rPr>
      </w:pPr>
    </w:p>
    <w:p w14:paraId="6F102C98" w14:textId="77777777" w:rsidR="00E46820" w:rsidRDefault="00E46820" w:rsidP="00E46820">
      <w:pPr>
        <w:spacing w:line="240" w:lineRule="auto"/>
        <w:rPr>
          <w:rFonts w:ascii="Times New Roman" w:hAnsi="Times New Roman" w:cs="Times New Roman"/>
        </w:rPr>
      </w:pPr>
      <w:r>
        <w:rPr>
          <w:rFonts w:ascii="Times New Roman" w:hAnsi="Times New Roman" w:cs="Times New Roman"/>
          <w:noProof/>
        </w:rPr>
        <w:drawing>
          <wp:inline distT="0" distB="0" distL="0" distR="0" wp14:anchorId="1A6173CB" wp14:editId="27A3E8EC">
            <wp:extent cx="5943600" cy="2039620"/>
            <wp:effectExtent l="0" t="0" r="0" b="5080"/>
            <wp:docPr id="1402359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6419" name="Picture 20638964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39620"/>
                    </a:xfrm>
                    <a:prstGeom prst="rect">
                      <a:avLst/>
                    </a:prstGeom>
                  </pic:spPr>
                </pic:pic>
              </a:graphicData>
            </a:graphic>
          </wp:inline>
        </w:drawing>
      </w:r>
    </w:p>
    <w:p w14:paraId="5A8BAB71"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5</w:t>
      </w:r>
      <w:r w:rsidRPr="0018157B">
        <w:rPr>
          <w:rFonts w:ascii="Times New Roman" w:hAnsi="Times New Roman" w:cs="Times New Roman"/>
          <w:b/>
          <w:bCs/>
        </w:rPr>
        <w:t xml:space="preserve">. The paired pulse ratio (PPR) and coefficient of variation did not change significantly after high frequency </w:t>
      </w:r>
      <w:r>
        <w:rPr>
          <w:rFonts w:ascii="Times New Roman" w:hAnsi="Times New Roman" w:cs="Times New Roman"/>
          <w:b/>
          <w:bCs/>
        </w:rPr>
        <w:t>stimulation</w:t>
      </w:r>
      <w:r w:rsidRPr="0018157B">
        <w:rPr>
          <w:rFonts w:ascii="Times New Roman" w:hAnsi="Times New Roman" w:cs="Times New Roman"/>
          <w:b/>
          <w:bCs/>
        </w:rPr>
        <w:t xml:space="preserve"> (HFS) in naïve neurons.</w:t>
      </w:r>
      <w:r>
        <w:rPr>
          <w:rFonts w:ascii="Times New Roman" w:hAnsi="Times New Roman" w:cs="Times New Roman"/>
        </w:rPr>
        <w:t xml:space="preserve"> Each grey point (</w:t>
      </w:r>
      <w:r w:rsidRPr="006B71DA">
        <w:rPr>
          <w:rFonts w:ascii="Times New Roman" w:hAnsi="Times New Roman" w:cs="Times New Roman"/>
          <w:i/>
          <w:iCs/>
        </w:rPr>
        <w:t>n</w:t>
      </w:r>
      <w:r>
        <w:rPr>
          <w:rFonts w:ascii="Times New Roman" w:hAnsi="Times New Roman" w:cs="Times New Roman"/>
        </w:rPr>
        <w:t xml:space="preserve"> = 10) represents the mean </w:t>
      </w:r>
      <w:r w:rsidRPr="0018157B">
        <w:rPr>
          <w:rFonts w:ascii="Times New Roman" w:hAnsi="Times New Roman" w:cs="Times New Roman"/>
          <w:b/>
          <w:bCs/>
        </w:rPr>
        <w:t>A:</w:t>
      </w:r>
      <w:r>
        <w:rPr>
          <w:rFonts w:ascii="Times New Roman" w:hAnsi="Times New Roman" w:cs="Times New Roman"/>
        </w:rPr>
        <w:t xml:space="preserve"> PPR or </w:t>
      </w:r>
      <w:r w:rsidRPr="0018157B">
        <w:rPr>
          <w:rFonts w:ascii="Times New Roman" w:hAnsi="Times New Roman" w:cs="Times New Roman"/>
          <w:b/>
          <w:bCs/>
        </w:rPr>
        <w:t>B:</w:t>
      </w:r>
      <w:r>
        <w:rPr>
          <w:rFonts w:ascii="Times New Roman" w:hAnsi="Times New Roman" w:cs="Times New Roman"/>
        </w:rPr>
        <w:t xml:space="preserve"> coefficient of variation of a single neuron averaged over the baseline period (0-to-5 minutes) or the final period (25-to-30 minutes). The coloured line represents the mean PPR or coefficient of variation </w:t>
      </w:r>
      <w:r w:rsidRPr="00D328D7">
        <w:rPr>
          <w:rFonts w:ascii="Times New Roman" w:hAnsi="Times New Roman" w:cs="Times New Roman"/>
        </w:rPr>
        <w:t>±</w:t>
      </w:r>
      <w:r>
        <w:rPr>
          <w:rFonts w:ascii="Times New Roman" w:hAnsi="Times New Roman" w:cs="Times New Roman"/>
        </w:rPr>
        <w:t xml:space="preserve"> standard error for the group.</w:t>
      </w:r>
    </w:p>
    <w:p w14:paraId="3B3D015E" w14:textId="77777777" w:rsidR="00E46820" w:rsidRDefault="00E46820" w:rsidP="00E46820">
      <w:pPr>
        <w:spacing w:line="240" w:lineRule="auto"/>
        <w:rPr>
          <w:rFonts w:ascii="Times New Roman" w:hAnsi="Times New Roman" w:cs="Times New Roman"/>
        </w:rPr>
      </w:pPr>
    </w:p>
    <w:p w14:paraId="2E6A3B88" w14:textId="13BE62E7" w:rsidR="00E46820" w:rsidRDefault="00E46820" w:rsidP="00E46820">
      <w:pPr>
        <w:spacing w:line="360" w:lineRule="auto"/>
        <w:ind w:firstLine="720"/>
        <w:rPr>
          <w:rFonts w:ascii="Times New Roman" w:hAnsi="Times New Roman" w:cs="Times New Roman"/>
        </w:rPr>
      </w:pPr>
      <w:r>
        <w:rPr>
          <w:rFonts w:ascii="Times New Roman" w:hAnsi="Times New Roman" w:cs="Times New Roman"/>
        </w:rPr>
        <w:t>To determine if stress alters neuronal excitability, a current clamp steps protocol was performed before and after HFS. Action potential peak amplitude did not decrease following HFS in naïve neurons (</w:t>
      </w:r>
      <w:r w:rsidRPr="005B5C3F">
        <w:rPr>
          <w:rFonts w:ascii="Times New Roman" w:hAnsi="Times New Roman" w:cs="Times New Roman"/>
          <w:i/>
          <w:iCs/>
        </w:rPr>
        <w:t>n</w:t>
      </w:r>
      <w:r>
        <w:rPr>
          <w:rFonts w:ascii="Times New Roman" w:hAnsi="Times New Roman" w:cs="Times New Roman"/>
        </w:rPr>
        <w:t xml:space="preserve"> = 3; </w:t>
      </w:r>
      <w:r w:rsidRPr="002C0E79">
        <w:rPr>
          <w:rFonts w:ascii="Times New Roman" w:hAnsi="Times New Roman" w:cs="Times New Roman"/>
          <w:i/>
          <w:iCs/>
        </w:rPr>
        <w:t>t</w:t>
      </w:r>
      <w:r w:rsidRPr="0044542E">
        <w:rPr>
          <w:rFonts w:ascii="Times New Roman" w:hAnsi="Times New Roman" w:cs="Times New Roman"/>
        </w:rPr>
        <w:t xml:space="preserve"> = 3.7555</w:t>
      </w:r>
      <w:r>
        <w:rPr>
          <w:rFonts w:ascii="Times New Roman" w:hAnsi="Times New Roman" w:cs="Times New Roman"/>
        </w:rPr>
        <w:t>;</w:t>
      </w:r>
      <w:r w:rsidRPr="0044542E">
        <w:rPr>
          <w:rFonts w:ascii="Times New Roman" w:hAnsi="Times New Roman" w:cs="Times New Roman"/>
        </w:rPr>
        <w:t xml:space="preserve"> </w:t>
      </w:r>
      <w:r w:rsidRPr="002C0E79">
        <w:rPr>
          <w:rFonts w:ascii="Times New Roman" w:hAnsi="Times New Roman" w:cs="Times New Roman"/>
          <w:i/>
          <w:iCs/>
        </w:rPr>
        <w:t>df</w:t>
      </w:r>
      <w:r w:rsidRPr="0044542E">
        <w:rPr>
          <w:rFonts w:ascii="Times New Roman" w:hAnsi="Times New Roman" w:cs="Times New Roman"/>
        </w:rPr>
        <w:t xml:space="preserve"> = 2</w:t>
      </w:r>
      <w:r>
        <w:rPr>
          <w:rFonts w:ascii="Times New Roman" w:hAnsi="Times New Roman" w:cs="Times New Roman"/>
        </w:rPr>
        <w:t>;</w:t>
      </w:r>
      <w:r w:rsidRPr="0044542E">
        <w:rPr>
          <w:rFonts w:ascii="Times New Roman" w:hAnsi="Times New Roman" w:cs="Times New Roman"/>
        </w:rPr>
        <w:t xml:space="preserve"> p = 0.06416</w:t>
      </w:r>
      <w:r>
        <w:rPr>
          <w:rFonts w:ascii="Times New Roman" w:hAnsi="Times New Roman" w:cs="Times New Roman"/>
        </w:rPr>
        <w:t xml:space="preserve">; paired </w:t>
      </w:r>
      <w:r w:rsidRPr="002C0E79">
        <w:rPr>
          <w:rFonts w:ascii="Times New Roman" w:hAnsi="Times New Roman" w:cs="Times New Roman"/>
          <w:i/>
          <w:iCs/>
        </w:rPr>
        <w:t>t</w:t>
      </w:r>
      <w:r>
        <w:rPr>
          <w:rFonts w:ascii="Times New Roman" w:hAnsi="Times New Roman" w:cs="Times New Roman"/>
        </w:rPr>
        <w:t>-test;</w:t>
      </w:r>
      <w:r w:rsidRPr="0044542E">
        <w:rPr>
          <w:rFonts w:ascii="Times New Roman" w:hAnsi="Times New Roman" w:cs="Times New Roman"/>
        </w:rPr>
        <w:t xml:space="preserve"> </w:t>
      </w:r>
      <w:r>
        <w:rPr>
          <w:rFonts w:ascii="Times New Roman" w:hAnsi="Times New Roman" w:cs="Times New Roman"/>
        </w:rPr>
        <w:t>Fig. 6). Further, action potential frequency at various current injections was compared between the baseline and post-HFS periods (Table 3). While there was a signifi</w:t>
      </w:r>
      <w:ins w:id="11" w:author="Karen Crosby" w:date="2026-04-12T14:25:00Z" w16du:dateUtc="2026-04-12T17:25:00Z">
        <w:r w:rsidR="00BE329F">
          <w:rPr>
            <w:rFonts w:ascii="Times New Roman" w:hAnsi="Times New Roman" w:cs="Times New Roman"/>
          </w:rPr>
          <w:t>c</w:t>
        </w:r>
      </w:ins>
      <w:del w:id="12" w:author="Karen Crosby" w:date="2026-04-12T14:25:00Z" w16du:dateUtc="2026-04-12T17:25:00Z">
        <w:r w:rsidDel="00BE329F">
          <w:rPr>
            <w:rFonts w:ascii="Times New Roman" w:hAnsi="Times New Roman" w:cs="Times New Roman"/>
          </w:rPr>
          <w:delText>gg</w:delText>
        </w:r>
      </w:del>
      <w:r>
        <w:rPr>
          <w:rFonts w:ascii="Times New Roman" w:hAnsi="Times New Roman" w:cs="Times New Roman"/>
        </w:rPr>
        <w:t>ant overall effect on action potential frequency post-HFS compared to baseline, this was not significant in naïve neurons (</w:t>
      </w:r>
      <w:r w:rsidRPr="002C0E79">
        <w:rPr>
          <w:rFonts w:ascii="Times New Roman" w:hAnsi="Times New Roman" w:cs="Times New Roman"/>
          <w:i/>
          <w:iCs/>
        </w:rPr>
        <w:t>df</w:t>
      </w:r>
      <w:r>
        <w:rPr>
          <w:rFonts w:ascii="Times New Roman" w:hAnsi="Times New Roman" w:cs="Times New Roman"/>
        </w:rPr>
        <w:t xml:space="preserve"> = 1, 56; </w:t>
      </w:r>
      <w:r w:rsidRPr="002C0E79">
        <w:rPr>
          <w:rFonts w:ascii="Times New Roman" w:hAnsi="Times New Roman" w:cs="Times New Roman"/>
          <w:i/>
          <w:iCs/>
        </w:rPr>
        <w:t>F</w:t>
      </w:r>
      <w:r>
        <w:rPr>
          <w:rFonts w:ascii="Times New Roman" w:hAnsi="Times New Roman" w:cs="Times New Roman"/>
        </w:rPr>
        <w:t xml:space="preserve"> = 2.074709; </w:t>
      </w:r>
      <w:r w:rsidRPr="002C0E79">
        <w:rPr>
          <w:rFonts w:ascii="Times New Roman" w:hAnsi="Times New Roman" w:cs="Times New Roman"/>
          <w:i/>
          <w:iCs/>
        </w:rPr>
        <w:t>p</w:t>
      </w:r>
      <w:r>
        <w:rPr>
          <w:rFonts w:ascii="Times New Roman" w:hAnsi="Times New Roman" w:cs="Times New Roman"/>
        </w:rPr>
        <w:t xml:space="preserve"> = 0.1553; Table 4).</w:t>
      </w:r>
    </w:p>
    <w:p w14:paraId="3C7A95B7" w14:textId="77777777" w:rsidR="00E46820" w:rsidRDefault="00E46820" w:rsidP="00E46820">
      <w:pPr>
        <w:spacing w:line="240" w:lineRule="auto"/>
        <w:ind w:firstLine="720"/>
        <w:rPr>
          <w:rFonts w:ascii="Times New Roman" w:hAnsi="Times New Roman" w:cs="Times New Roman"/>
        </w:rPr>
      </w:pPr>
    </w:p>
    <w:p w14:paraId="45CE67FE" w14:textId="77777777" w:rsidR="00E46820" w:rsidRPr="00ED72DB" w:rsidRDefault="00E46820" w:rsidP="00E46820">
      <w:pPr>
        <w:spacing w:line="240" w:lineRule="auto"/>
        <w:rPr>
          <w:rFonts w:ascii="Times New Roman" w:hAnsi="Times New Roman" w:cs="Times New Roman"/>
          <w:b/>
          <w:bCs/>
        </w:rPr>
      </w:pPr>
      <w:r w:rsidRPr="00667651">
        <w:rPr>
          <w:rFonts w:ascii="Times New Roman" w:hAnsi="Times New Roman" w:cs="Times New Roman"/>
          <w:b/>
          <w:bCs/>
        </w:rPr>
        <w:t xml:space="preserve">Table </w:t>
      </w:r>
      <w:r>
        <w:rPr>
          <w:rFonts w:ascii="Times New Roman" w:hAnsi="Times New Roman" w:cs="Times New Roman"/>
          <w:b/>
          <w:bCs/>
        </w:rPr>
        <w:t>3. Action potential (AP) frequency differs between baseline and post-high frequency stimulation (HFS) states across groups.</w:t>
      </w:r>
      <w:r w:rsidRPr="00667651">
        <w:rPr>
          <w:rFonts w:ascii="Times New Roman" w:hAnsi="Times New Roman" w:cs="Times New Roman"/>
          <w:b/>
          <w:bCs/>
        </w:rPr>
        <w:t xml:space="preserve"> </w:t>
      </w:r>
      <w:r>
        <w:rPr>
          <w:rFonts w:ascii="Times New Roman" w:hAnsi="Times New Roman" w:cs="Times New Roman"/>
        </w:rPr>
        <w:t xml:space="preserve">Results of a linear mixed-effects model assessing </w:t>
      </w:r>
      <w:r w:rsidRPr="00667651">
        <w:rPr>
          <w:rFonts w:ascii="Times New Roman" w:hAnsi="Times New Roman" w:cs="Times New Roman"/>
        </w:rPr>
        <w:t>A</w:t>
      </w:r>
      <w:r>
        <w:rPr>
          <w:rFonts w:ascii="Times New Roman" w:hAnsi="Times New Roman" w:cs="Times New Roman"/>
        </w:rPr>
        <w:t xml:space="preserve">P frequency by group and state (baseline and post-HFS), </w:t>
      </w:r>
      <w:r w:rsidRPr="00CC5C3D">
        <w:rPr>
          <w:rFonts w:ascii="Times New Roman" w:hAnsi="Times New Roman" w:cs="Times New Roman"/>
        </w:rPr>
        <w:t>evaluat</w:t>
      </w:r>
      <w:r>
        <w:rPr>
          <w:rFonts w:ascii="Times New Roman" w:hAnsi="Times New Roman" w:cs="Times New Roman"/>
        </w:rPr>
        <w:t xml:space="preserve">ed for </w:t>
      </w:r>
      <w:r w:rsidRPr="00CC5C3D">
        <w:rPr>
          <w:rFonts w:ascii="Times New Roman" w:hAnsi="Times New Roman" w:cs="Times New Roman"/>
        </w:rPr>
        <w:t>significance at α = 0.05</w:t>
      </w:r>
      <w:r>
        <w:rPr>
          <w:rFonts w:ascii="Times New Roman" w:hAnsi="Times New Roman" w:cs="Times New Roman"/>
        </w:rPr>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1764"/>
        <w:gridCol w:w="1965"/>
        <w:gridCol w:w="1558"/>
        <w:gridCol w:w="1665"/>
      </w:tblGrid>
      <w:tr w:rsidR="00E46820" w:rsidRPr="00ED72DB" w14:paraId="0A4280A6" w14:textId="77777777" w:rsidTr="005948A7">
        <w:tc>
          <w:tcPr>
            <w:tcW w:w="1870" w:type="dxa"/>
            <w:tcBorders>
              <w:top w:val="single" w:sz="18" w:space="0" w:color="auto"/>
              <w:bottom w:val="single" w:sz="4" w:space="0" w:color="auto"/>
            </w:tcBorders>
            <w:vAlign w:val="center"/>
          </w:tcPr>
          <w:p w14:paraId="1A78654D" w14:textId="77777777" w:rsidR="00E46820" w:rsidRPr="00ED72DB" w:rsidRDefault="00E46820" w:rsidP="005948A7">
            <w:pPr>
              <w:spacing w:line="276" w:lineRule="auto"/>
              <w:jc w:val="center"/>
              <w:rPr>
                <w:rFonts w:ascii="Times New Roman" w:hAnsi="Times New Roman" w:cs="Times New Roman"/>
                <w:b/>
                <w:bCs/>
              </w:rPr>
            </w:pPr>
          </w:p>
        </w:tc>
        <w:tc>
          <w:tcPr>
            <w:tcW w:w="1870" w:type="dxa"/>
            <w:tcBorders>
              <w:top w:val="single" w:sz="18" w:space="0" w:color="auto"/>
              <w:bottom w:val="single" w:sz="4" w:space="0" w:color="auto"/>
            </w:tcBorders>
            <w:vAlign w:val="center"/>
          </w:tcPr>
          <w:p w14:paraId="17D2EF46"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Numerator DF</w:t>
            </w:r>
          </w:p>
        </w:tc>
        <w:tc>
          <w:tcPr>
            <w:tcW w:w="2067" w:type="dxa"/>
            <w:tcBorders>
              <w:top w:val="single" w:sz="18" w:space="0" w:color="auto"/>
              <w:bottom w:val="single" w:sz="4" w:space="0" w:color="auto"/>
            </w:tcBorders>
            <w:vAlign w:val="center"/>
          </w:tcPr>
          <w:p w14:paraId="12322208"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Denominator DF</w:t>
            </w:r>
          </w:p>
        </w:tc>
        <w:tc>
          <w:tcPr>
            <w:tcW w:w="1673" w:type="dxa"/>
            <w:tcBorders>
              <w:top w:val="single" w:sz="18" w:space="0" w:color="auto"/>
              <w:bottom w:val="single" w:sz="4" w:space="0" w:color="auto"/>
            </w:tcBorders>
            <w:vAlign w:val="center"/>
          </w:tcPr>
          <w:p w14:paraId="285038F7"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F-value</w:t>
            </w:r>
          </w:p>
        </w:tc>
        <w:tc>
          <w:tcPr>
            <w:tcW w:w="1870" w:type="dxa"/>
            <w:tcBorders>
              <w:top w:val="single" w:sz="18" w:space="0" w:color="auto"/>
              <w:bottom w:val="single" w:sz="4" w:space="0" w:color="auto"/>
            </w:tcBorders>
            <w:vAlign w:val="center"/>
          </w:tcPr>
          <w:p w14:paraId="28A62E14"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p-value</w:t>
            </w:r>
          </w:p>
        </w:tc>
      </w:tr>
      <w:tr w:rsidR="00E46820" w:rsidRPr="00ED72DB" w14:paraId="52FB1412" w14:textId="77777777" w:rsidTr="005948A7">
        <w:tc>
          <w:tcPr>
            <w:tcW w:w="1870" w:type="dxa"/>
            <w:tcBorders>
              <w:top w:val="single" w:sz="4" w:space="0" w:color="auto"/>
            </w:tcBorders>
            <w:vAlign w:val="center"/>
          </w:tcPr>
          <w:p w14:paraId="344E0971"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Group</w:t>
            </w:r>
          </w:p>
        </w:tc>
        <w:tc>
          <w:tcPr>
            <w:tcW w:w="1870" w:type="dxa"/>
            <w:tcBorders>
              <w:top w:val="single" w:sz="4" w:space="0" w:color="auto"/>
            </w:tcBorders>
            <w:vAlign w:val="center"/>
          </w:tcPr>
          <w:p w14:paraId="30CD032D"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4</w:t>
            </w:r>
          </w:p>
        </w:tc>
        <w:tc>
          <w:tcPr>
            <w:tcW w:w="2067" w:type="dxa"/>
            <w:tcBorders>
              <w:top w:val="single" w:sz="4" w:space="0" w:color="auto"/>
            </w:tcBorders>
            <w:vAlign w:val="center"/>
          </w:tcPr>
          <w:p w14:paraId="43FFA7FE"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32</w:t>
            </w:r>
          </w:p>
        </w:tc>
        <w:tc>
          <w:tcPr>
            <w:tcW w:w="1673" w:type="dxa"/>
            <w:tcBorders>
              <w:top w:val="single" w:sz="4" w:space="0" w:color="auto"/>
            </w:tcBorders>
            <w:vAlign w:val="center"/>
          </w:tcPr>
          <w:p w14:paraId="41DCA286"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.16829</w:t>
            </w:r>
          </w:p>
        </w:tc>
        <w:tc>
          <w:tcPr>
            <w:tcW w:w="1870" w:type="dxa"/>
            <w:tcBorders>
              <w:top w:val="single" w:sz="4" w:space="0" w:color="auto"/>
            </w:tcBorders>
            <w:vAlign w:val="center"/>
          </w:tcPr>
          <w:p w14:paraId="4853D40F"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9530</w:t>
            </w:r>
          </w:p>
        </w:tc>
      </w:tr>
      <w:tr w:rsidR="00E46820" w:rsidRPr="00ED72DB" w14:paraId="5A9EB18C" w14:textId="77777777" w:rsidTr="005948A7">
        <w:tc>
          <w:tcPr>
            <w:tcW w:w="1870" w:type="dxa"/>
            <w:vAlign w:val="center"/>
          </w:tcPr>
          <w:p w14:paraId="053DE177"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State</w:t>
            </w:r>
          </w:p>
        </w:tc>
        <w:tc>
          <w:tcPr>
            <w:tcW w:w="1870" w:type="dxa"/>
            <w:vAlign w:val="center"/>
          </w:tcPr>
          <w:p w14:paraId="31FF4D6D"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w:t>
            </w:r>
          </w:p>
        </w:tc>
        <w:tc>
          <w:tcPr>
            <w:tcW w:w="2067" w:type="dxa"/>
            <w:vAlign w:val="center"/>
          </w:tcPr>
          <w:p w14:paraId="2A4A151B"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698</w:t>
            </w:r>
          </w:p>
        </w:tc>
        <w:tc>
          <w:tcPr>
            <w:tcW w:w="1673" w:type="dxa"/>
            <w:vAlign w:val="center"/>
          </w:tcPr>
          <w:p w14:paraId="771883B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27.81099</w:t>
            </w:r>
          </w:p>
        </w:tc>
        <w:tc>
          <w:tcPr>
            <w:tcW w:w="1870" w:type="dxa"/>
            <w:vAlign w:val="center"/>
          </w:tcPr>
          <w:p w14:paraId="02824506"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&lt; 0.0001</w:t>
            </w:r>
          </w:p>
        </w:tc>
      </w:tr>
      <w:tr w:rsidR="00E46820" w:rsidRPr="00ED72DB" w14:paraId="27998738" w14:textId="77777777" w:rsidTr="005948A7">
        <w:tc>
          <w:tcPr>
            <w:tcW w:w="1870" w:type="dxa"/>
            <w:tcBorders>
              <w:bottom w:val="single" w:sz="18" w:space="0" w:color="auto"/>
            </w:tcBorders>
            <w:vAlign w:val="center"/>
          </w:tcPr>
          <w:p w14:paraId="150E34CF"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 xml:space="preserve">Group x </w:t>
            </w:r>
            <w:r>
              <w:rPr>
                <w:rFonts w:ascii="Times New Roman" w:hAnsi="Times New Roman" w:cs="Times New Roman"/>
                <w:b/>
                <w:bCs/>
              </w:rPr>
              <w:t>State</w:t>
            </w:r>
          </w:p>
        </w:tc>
        <w:tc>
          <w:tcPr>
            <w:tcW w:w="1870" w:type="dxa"/>
            <w:tcBorders>
              <w:bottom w:val="single" w:sz="18" w:space="0" w:color="auto"/>
            </w:tcBorders>
            <w:vAlign w:val="center"/>
          </w:tcPr>
          <w:p w14:paraId="5D0CB7B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4</w:t>
            </w:r>
          </w:p>
        </w:tc>
        <w:tc>
          <w:tcPr>
            <w:tcW w:w="2067" w:type="dxa"/>
            <w:tcBorders>
              <w:bottom w:val="single" w:sz="18" w:space="0" w:color="auto"/>
            </w:tcBorders>
            <w:vAlign w:val="center"/>
          </w:tcPr>
          <w:p w14:paraId="4BF11BD5"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698</w:t>
            </w:r>
          </w:p>
        </w:tc>
        <w:tc>
          <w:tcPr>
            <w:tcW w:w="1673" w:type="dxa"/>
            <w:tcBorders>
              <w:bottom w:val="single" w:sz="18" w:space="0" w:color="auto"/>
            </w:tcBorders>
            <w:vAlign w:val="center"/>
          </w:tcPr>
          <w:p w14:paraId="7BC59C3B"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2.</w:t>
            </w:r>
            <w:r>
              <w:rPr>
                <w:rFonts w:ascii="Times New Roman" w:hAnsi="Times New Roman" w:cs="Times New Roman"/>
              </w:rPr>
              <w:t>22751</w:t>
            </w:r>
          </w:p>
        </w:tc>
        <w:tc>
          <w:tcPr>
            <w:tcW w:w="1870" w:type="dxa"/>
            <w:tcBorders>
              <w:bottom w:val="single" w:sz="18" w:space="0" w:color="auto"/>
            </w:tcBorders>
            <w:vAlign w:val="center"/>
          </w:tcPr>
          <w:p w14:paraId="67078C2D"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0645</w:t>
            </w:r>
          </w:p>
        </w:tc>
      </w:tr>
    </w:tbl>
    <w:p w14:paraId="47E54643" w14:textId="77777777" w:rsidR="00E46820" w:rsidRDefault="00E46820" w:rsidP="00E46820">
      <w:pPr>
        <w:spacing w:line="240" w:lineRule="auto"/>
        <w:ind w:firstLine="720"/>
        <w:rPr>
          <w:rFonts w:ascii="Times New Roman" w:hAnsi="Times New Roman" w:cs="Times New Roman"/>
        </w:rPr>
      </w:pPr>
    </w:p>
    <w:p w14:paraId="41C546CA" w14:textId="77777777" w:rsidR="00E46820" w:rsidRPr="005A02A0" w:rsidRDefault="00E46820" w:rsidP="00E46820">
      <w:pPr>
        <w:spacing w:line="240" w:lineRule="auto"/>
        <w:rPr>
          <w:rFonts w:ascii="Times New Roman" w:hAnsi="Times New Roman" w:cs="Times New Roman"/>
          <w:b/>
          <w:bCs/>
        </w:rPr>
      </w:pPr>
      <w:r w:rsidRPr="00667651">
        <w:rPr>
          <w:rFonts w:ascii="Times New Roman" w:hAnsi="Times New Roman" w:cs="Times New Roman"/>
          <w:b/>
          <w:bCs/>
        </w:rPr>
        <w:t xml:space="preserve">Table </w:t>
      </w:r>
      <w:r>
        <w:rPr>
          <w:rFonts w:ascii="Times New Roman" w:hAnsi="Times New Roman" w:cs="Times New Roman"/>
          <w:b/>
          <w:bCs/>
        </w:rPr>
        <w:t>4.</w:t>
      </w:r>
      <w:r w:rsidRPr="00667651">
        <w:rPr>
          <w:rFonts w:ascii="Times New Roman" w:hAnsi="Times New Roman" w:cs="Times New Roman"/>
          <w:b/>
          <w:bCs/>
        </w:rPr>
        <w:t xml:space="preserve"> </w:t>
      </w:r>
      <w:r>
        <w:rPr>
          <w:rFonts w:ascii="Times New Roman" w:hAnsi="Times New Roman" w:cs="Times New Roman"/>
          <w:b/>
          <w:bCs/>
        </w:rPr>
        <w:t xml:space="preserve">Acute stress </w:t>
      </w:r>
      <w:r w:rsidRPr="005A02A0">
        <w:rPr>
          <w:rFonts w:ascii="Times New Roman" w:hAnsi="Times New Roman" w:cs="Times New Roman"/>
          <w:b/>
          <w:bCs/>
        </w:rPr>
        <w:t xml:space="preserve">produces a decrease in action potential (AP) frequency following high frequency stimulation (HFS). </w:t>
      </w:r>
      <w:r w:rsidRPr="005A02A0">
        <w:rPr>
          <w:rFonts w:ascii="Times New Roman" w:hAnsi="Times New Roman" w:cs="Times New Roman"/>
        </w:rPr>
        <w:t>Within-group effects of state (baseline vs post-HFS) on AP frequency from group-specific linear mixed-effect models, evaluated for significance at α = 0.05.</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1755"/>
        <w:gridCol w:w="1956"/>
        <w:gridCol w:w="1548"/>
        <w:gridCol w:w="1647"/>
      </w:tblGrid>
      <w:tr w:rsidR="00E46820" w:rsidRPr="00ED72DB" w14:paraId="30715743" w14:textId="77777777" w:rsidTr="005948A7">
        <w:tc>
          <w:tcPr>
            <w:tcW w:w="1870" w:type="dxa"/>
            <w:tcBorders>
              <w:top w:val="single" w:sz="18" w:space="0" w:color="auto"/>
              <w:bottom w:val="single" w:sz="4" w:space="0" w:color="auto"/>
            </w:tcBorders>
            <w:vAlign w:val="center"/>
          </w:tcPr>
          <w:p w14:paraId="4839940A" w14:textId="77777777" w:rsidR="00E46820" w:rsidRPr="005A02A0" w:rsidRDefault="00E46820" w:rsidP="005948A7">
            <w:pPr>
              <w:spacing w:line="276" w:lineRule="auto"/>
              <w:jc w:val="center"/>
              <w:rPr>
                <w:rFonts w:ascii="Times New Roman" w:hAnsi="Times New Roman" w:cs="Times New Roman"/>
                <w:b/>
                <w:bCs/>
              </w:rPr>
            </w:pPr>
            <w:r w:rsidRPr="005A02A0">
              <w:rPr>
                <w:rFonts w:ascii="Times New Roman" w:hAnsi="Times New Roman" w:cs="Times New Roman"/>
                <w:b/>
                <w:bCs/>
              </w:rPr>
              <w:t>Group</w:t>
            </w:r>
          </w:p>
        </w:tc>
        <w:tc>
          <w:tcPr>
            <w:tcW w:w="1870" w:type="dxa"/>
            <w:tcBorders>
              <w:top w:val="single" w:sz="18" w:space="0" w:color="auto"/>
              <w:bottom w:val="single" w:sz="4" w:space="0" w:color="auto"/>
            </w:tcBorders>
            <w:vAlign w:val="center"/>
          </w:tcPr>
          <w:p w14:paraId="63F1299C" w14:textId="77777777" w:rsidR="00E46820" w:rsidRPr="005A02A0" w:rsidRDefault="00E46820" w:rsidP="005948A7">
            <w:pPr>
              <w:spacing w:line="276" w:lineRule="auto"/>
              <w:jc w:val="center"/>
              <w:rPr>
                <w:rFonts w:ascii="Times New Roman" w:hAnsi="Times New Roman" w:cs="Times New Roman"/>
                <w:b/>
                <w:bCs/>
              </w:rPr>
            </w:pPr>
            <w:r w:rsidRPr="005A02A0">
              <w:rPr>
                <w:rFonts w:ascii="Times New Roman" w:hAnsi="Times New Roman" w:cs="Times New Roman"/>
                <w:b/>
                <w:bCs/>
              </w:rPr>
              <w:t>Numerator DF</w:t>
            </w:r>
          </w:p>
        </w:tc>
        <w:tc>
          <w:tcPr>
            <w:tcW w:w="2067" w:type="dxa"/>
            <w:tcBorders>
              <w:top w:val="single" w:sz="18" w:space="0" w:color="auto"/>
              <w:bottom w:val="single" w:sz="4" w:space="0" w:color="auto"/>
            </w:tcBorders>
            <w:vAlign w:val="center"/>
          </w:tcPr>
          <w:p w14:paraId="35D627AE" w14:textId="77777777" w:rsidR="00E46820" w:rsidRPr="005A02A0" w:rsidRDefault="00E46820" w:rsidP="005948A7">
            <w:pPr>
              <w:spacing w:line="276" w:lineRule="auto"/>
              <w:jc w:val="center"/>
              <w:rPr>
                <w:rFonts w:ascii="Times New Roman" w:hAnsi="Times New Roman" w:cs="Times New Roman"/>
                <w:b/>
                <w:bCs/>
              </w:rPr>
            </w:pPr>
            <w:r w:rsidRPr="005A02A0">
              <w:rPr>
                <w:rFonts w:ascii="Times New Roman" w:hAnsi="Times New Roman" w:cs="Times New Roman"/>
                <w:b/>
                <w:bCs/>
              </w:rPr>
              <w:t>Denominator DF</w:t>
            </w:r>
          </w:p>
        </w:tc>
        <w:tc>
          <w:tcPr>
            <w:tcW w:w="1673" w:type="dxa"/>
            <w:tcBorders>
              <w:top w:val="single" w:sz="18" w:space="0" w:color="auto"/>
              <w:bottom w:val="single" w:sz="4" w:space="0" w:color="auto"/>
            </w:tcBorders>
            <w:vAlign w:val="center"/>
          </w:tcPr>
          <w:p w14:paraId="73BD082A" w14:textId="77777777" w:rsidR="00E46820" w:rsidRPr="005A02A0" w:rsidRDefault="00E46820" w:rsidP="005948A7">
            <w:pPr>
              <w:spacing w:line="276" w:lineRule="auto"/>
              <w:jc w:val="center"/>
              <w:rPr>
                <w:rFonts w:ascii="Times New Roman" w:hAnsi="Times New Roman" w:cs="Times New Roman"/>
                <w:b/>
                <w:bCs/>
              </w:rPr>
            </w:pPr>
            <w:r w:rsidRPr="005A02A0">
              <w:rPr>
                <w:rFonts w:ascii="Times New Roman" w:hAnsi="Times New Roman" w:cs="Times New Roman"/>
                <w:b/>
                <w:bCs/>
              </w:rPr>
              <w:t>F-value</w:t>
            </w:r>
          </w:p>
        </w:tc>
        <w:tc>
          <w:tcPr>
            <w:tcW w:w="1870" w:type="dxa"/>
            <w:tcBorders>
              <w:top w:val="single" w:sz="18" w:space="0" w:color="auto"/>
              <w:bottom w:val="single" w:sz="4" w:space="0" w:color="auto"/>
            </w:tcBorders>
            <w:vAlign w:val="center"/>
          </w:tcPr>
          <w:p w14:paraId="35EF17D0" w14:textId="77777777" w:rsidR="00E46820" w:rsidRPr="00ED72DB" w:rsidRDefault="00E46820" w:rsidP="005948A7">
            <w:pPr>
              <w:spacing w:line="276" w:lineRule="auto"/>
              <w:jc w:val="center"/>
              <w:rPr>
                <w:rFonts w:ascii="Times New Roman" w:hAnsi="Times New Roman" w:cs="Times New Roman"/>
                <w:b/>
                <w:bCs/>
              </w:rPr>
            </w:pPr>
            <w:r w:rsidRPr="005A02A0">
              <w:rPr>
                <w:rFonts w:ascii="Times New Roman" w:hAnsi="Times New Roman" w:cs="Times New Roman"/>
                <w:b/>
                <w:bCs/>
              </w:rPr>
              <w:t>p-value</w:t>
            </w:r>
          </w:p>
        </w:tc>
      </w:tr>
      <w:tr w:rsidR="00E46820" w:rsidRPr="00ED72DB" w14:paraId="06D88F77" w14:textId="77777777" w:rsidTr="005948A7">
        <w:tc>
          <w:tcPr>
            <w:tcW w:w="1870" w:type="dxa"/>
            <w:tcBorders>
              <w:top w:val="single" w:sz="4" w:space="0" w:color="auto"/>
            </w:tcBorders>
            <w:vAlign w:val="center"/>
          </w:tcPr>
          <w:p w14:paraId="072D70DF"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Naive</w:t>
            </w:r>
          </w:p>
        </w:tc>
        <w:tc>
          <w:tcPr>
            <w:tcW w:w="1870" w:type="dxa"/>
            <w:tcBorders>
              <w:top w:val="single" w:sz="4" w:space="0" w:color="auto"/>
            </w:tcBorders>
            <w:vAlign w:val="center"/>
          </w:tcPr>
          <w:p w14:paraId="754FD215"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w:t>
            </w:r>
          </w:p>
        </w:tc>
        <w:tc>
          <w:tcPr>
            <w:tcW w:w="2067" w:type="dxa"/>
            <w:tcBorders>
              <w:top w:val="single" w:sz="4" w:space="0" w:color="auto"/>
            </w:tcBorders>
            <w:vAlign w:val="center"/>
          </w:tcPr>
          <w:p w14:paraId="123B5CE1"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56</w:t>
            </w:r>
          </w:p>
        </w:tc>
        <w:tc>
          <w:tcPr>
            <w:tcW w:w="1673" w:type="dxa"/>
            <w:tcBorders>
              <w:top w:val="single" w:sz="4" w:space="0" w:color="auto"/>
            </w:tcBorders>
            <w:vAlign w:val="center"/>
          </w:tcPr>
          <w:p w14:paraId="0A66D0C6"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2.074709</w:t>
            </w:r>
          </w:p>
        </w:tc>
        <w:tc>
          <w:tcPr>
            <w:tcW w:w="1870" w:type="dxa"/>
            <w:tcBorders>
              <w:top w:val="single" w:sz="4" w:space="0" w:color="auto"/>
            </w:tcBorders>
            <w:vAlign w:val="center"/>
          </w:tcPr>
          <w:p w14:paraId="2563F5C7"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1553</w:t>
            </w:r>
          </w:p>
        </w:tc>
      </w:tr>
      <w:tr w:rsidR="00E46820" w:rsidRPr="00ED72DB" w14:paraId="0A3B3346" w14:textId="77777777" w:rsidTr="005948A7">
        <w:tc>
          <w:tcPr>
            <w:tcW w:w="1870" w:type="dxa"/>
            <w:vAlign w:val="center"/>
          </w:tcPr>
          <w:p w14:paraId="3D04763D"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Acute</w:t>
            </w:r>
          </w:p>
        </w:tc>
        <w:tc>
          <w:tcPr>
            <w:tcW w:w="1870" w:type="dxa"/>
            <w:vAlign w:val="center"/>
          </w:tcPr>
          <w:p w14:paraId="6F38C9DD"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w:t>
            </w:r>
          </w:p>
        </w:tc>
        <w:tc>
          <w:tcPr>
            <w:tcW w:w="2067" w:type="dxa"/>
            <w:vAlign w:val="center"/>
          </w:tcPr>
          <w:p w14:paraId="70A51CF7"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151</w:t>
            </w:r>
          </w:p>
        </w:tc>
        <w:tc>
          <w:tcPr>
            <w:tcW w:w="1673" w:type="dxa"/>
            <w:vAlign w:val="center"/>
          </w:tcPr>
          <w:p w14:paraId="09552F56"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22.10576</w:t>
            </w:r>
          </w:p>
        </w:tc>
        <w:tc>
          <w:tcPr>
            <w:tcW w:w="1870" w:type="dxa"/>
            <w:vAlign w:val="center"/>
          </w:tcPr>
          <w:p w14:paraId="2405B69C"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&lt; 0.0001</w:t>
            </w:r>
          </w:p>
        </w:tc>
      </w:tr>
      <w:tr w:rsidR="00E46820" w:rsidRPr="00ED72DB" w14:paraId="504F1046" w14:textId="77777777" w:rsidTr="005948A7">
        <w:tc>
          <w:tcPr>
            <w:tcW w:w="1870" w:type="dxa"/>
            <w:vAlign w:val="center"/>
          </w:tcPr>
          <w:p w14:paraId="1C2ACB8A" w14:textId="77777777" w:rsidR="00E46820" w:rsidRDefault="00E46820" w:rsidP="005948A7">
            <w:pPr>
              <w:spacing w:line="276" w:lineRule="auto"/>
              <w:jc w:val="center"/>
              <w:rPr>
                <w:rFonts w:ascii="Times New Roman" w:hAnsi="Times New Roman" w:cs="Times New Roman"/>
                <w:b/>
                <w:bCs/>
              </w:rPr>
            </w:pPr>
            <w:r>
              <w:rPr>
                <w:rFonts w:ascii="Times New Roman" w:hAnsi="Times New Roman" w:cs="Times New Roman"/>
                <w:b/>
                <w:bCs/>
              </w:rPr>
              <w:t>Acute with AM251</w:t>
            </w:r>
          </w:p>
        </w:tc>
        <w:tc>
          <w:tcPr>
            <w:tcW w:w="1870" w:type="dxa"/>
            <w:vAlign w:val="center"/>
          </w:tcPr>
          <w:p w14:paraId="30CF2F12" w14:textId="77777777" w:rsidR="00E46820" w:rsidRDefault="00E46820" w:rsidP="005948A7">
            <w:pPr>
              <w:spacing w:line="276" w:lineRule="auto"/>
              <w:jc w:val="center"/>
              <w:rPr>
                <w:rFonts w:ascii="Times New Roman" w:hAnsi="Times New Roman" w:cs="Times New Roman"/>
              </w:rPr>
            </w:pPr>
            <w:r>
              <w:rPr>
                <w:rFonts w:ascii="Times New Roman" w:hAnsi="Times New Roman" w:cs="Times New Roman"/>
              </w:rPr>
              <w:t>1</w:t>
            </w:r>
          </w:p>
        </w:tc>
        <w:tc>
          <w:tcPr>
            <w:tcW w:w="2067" w:type="dxa"/>
            <w:vAlign w:val="center"/>
          </w:tcPr>
          <w:p w14:paraId="174D9963" w14:textId="77777777" w:rsidR="00E46820" w:rsidRDefault="00E46820" w:rsidP="005948A7">
            <w:pPr>
              <w:spacing w:line="276" w:lineRule="auto"/>
              <w:jc w:val="center"/>
              <w:rPr>
                <w:rFonts w:ascii="Times New Roman" w:hAnsi="Times New Roman" w:cs="Times New Roman"/>
              </w:rPr>
            </w:pPr>
            <w:r>
              <w:rPr>
                <w:rFonts w:ascii="Times New Roman" w:hAnsi="Times New Roman" w:cs="Times New Roman"/>
              </w:rPr>
              <w:t>189</w:t>
            </w:r>
          </w:p>
        </w:tc>
        <w:tc>
          <w:tcPr>
            <w:tcW w:w="1673" w:type="dxa"/>
            <w:vAlign w:val="center"/>
          </w:tcPr>
          <w:p w14:paraId="17022842" w14:textId="77777777" w:rsidR="00E46820" w:rsidRDefault="00E46820" w:rsidP="005948A7">
            <w:pPr>
              <w:spacing w:line="276" w:lineRule="auto"/>
              <w:jc w:val="center"/>
              <w:rPr>
                <w:rFonts w:ascii="Times New Roman" w:hAnsi="Times New Roman" w:cs="Times New Roman"/>
              </w:rPr>
            </w:pPr>
            <w:r>
              <w:rPr>
                <w:rFonts w:ascii="Times New Roman" w:hAnsi="Times New Roman" w:cs="Times New Roman"/>
              </w:rPr>
              <w:t>1.485248</w:t>
            </w:r>
          </w:p>
        </w:tc>
        <w:tc>
          <w:tcPr>
            <w:tcW w:w="1870" w:type="dxa"/>
            <w:vAlign w:val="center"/>
          </w:tcPr>
          <w:p w14:paraId="48CF35C8"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0.2245</w:t>
            </w:r>
          </w:p>
        </w:tc>
      </w:tr>
      <w:tr w:rsidR="00E46820" w:rsidRPr="00ED72DB" w14:paraId="6BE1D914" w14:textId="77777777" w:rsidTr="005948A7">
        <w:tc>
          <w:tcPr>
            <w:tcW w:w="1870" w:type="dxa"/>
            <w:tcBorders>
              <w:bottom w:val="single" w:sz="18" w:space="0" w:color="auto"/>
            </w:tcBorders>
            <w:vAlign w:val="center"/>
          </w:tcPr>
          <w:p w14:paraId="04302660"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Repeated</w:t>
            </w:r>
          </w:p>
        </w:tc>
        <w:tc>
          <w:tcPr>
            <w:tcW w:w="1870" w:type="dxa"/>
            <w:tcBorders>
              <w:bottom w:val="single" w:sz="18" w:space="0" w:color="auto"/>
            </w:tcBorders>
            <w:vAlign w:val="center"/>
          </w:tcPr>
          <w:p w14:paraId="463CD54A"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w:t>
            </w:r>
          </w:p>
        </w:tc>
        <w:tc>
          <w:tcPr>
            <w:tcW w:w="2067" w:type="dxa"/>
            <w:tcBorders>
              <w:bottom w:val="single" w:sz="18" w:space="0" w:color="auto"/>
            </w:tcBorders>
            <w:vAlign w:val="center"/>
          </w:tcPr>
          <w:p w14:paraId="26CF5C5D"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170</w:t>
            </w:r>
          </w:p>
        </w:tc>
        <w:tc>
          <w:tcPr>
            <w:tcW w:w="1673" w:type="dxa"/>
            <w:tcBorders>
              <w:bottom w:val="single" w:sz="18" w:space="0" w:color="auto"/>
            </w:tcBorders>
            <w:vAlign w:val="center"/>
          </w:tcPr>
          <w:p w14:paraId="7C172583"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2.</w:t>
            </w:r>
            <w:r>
              <w:rPr>
                <w:rFonts w:ascii="Times New Roman" w:hAnsi="Times New Roman" w:cs="Times New Roman"/>
              </w:rPr>
              <w:t>446259</w:t>
            </w:r>
          </w:p>
        </w:tc>
        <w:tc>
          <w:tcPr>
            <w:tcW w:w="1870" w:type="dxa"/>
            <w:tcBorders>
              <w:bottom w:val="single" w:sz="18" w:space="0" w:color="auto"/>
            </w:tcBorders>
            <w:vAlign w:val="center"/>
          </w:tcPr>
          <w:p w14:paraId="1F07089B"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1197</w:t>
            </w:r>
          </w:p>
        </w:tc>
      </w:tr>
    </w:tbl>
    <w:p w14:paraId="5251CC00" w14:textId="77777777" w:rsidR="00E46820" w:rsidRDefault="00E46820" w:rsidP="00E46820">
      <w:pPr>
        <w:spacing w:line="240" w:lineRule="auto"/>
        <w:ind w:firstLine="720"/>
        <w:rPr>
          <w:rFonts w:ascii="Times New Roman" w:hAnsi="Times New Roman" w:cs="Times New Roman"/>
        </w:rPr>
      </w:pPr>
    </w:p>
    <w:p w14:paraId="270BFFE2" w14:textId="77777777" w:rsidR="00E46820" w:rsidRDefault="00E46820" w:rsidP="00E46820">
      <w:pPr>
        <w:spacing w:line="240" w:lineRule="auto"/>
        <w:ind w:firstLine="720"/>
        <w:rPr>
          <w:rFonts w:ascii="Times New Roman" w:hAnsi="Times New Roman" w:cs="Times New Roman"/>
        </w:rPr>
      </w:pPr>
    </w:p>
    <w:p w14:paraId="12643973" w14:textId="77777777" w:rsidR="00E46820" w:rsidRDefault="00E46820" w:rsidP="00E46820">
      <w:pPr>
        <w:spacing w:line="240" w:lineRule="auto"/>
        <w:rPr>
          <w:rFonts w:ascii="Times New Roman" w:hAnsi="Times New Roman" w:cs="Times New Roman"/>
        </w:rPr>
      </w:pPr>
    </w:p>
    <w:p w14:paraId="29FCBB08"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562B65B9" wp14:editId="59EA48B1">
            <wp:extent cx="3557501" cy="2541181"/>
            <wp:effectExtent l="0" t="0" r="0" b="0"/>
            <wp:docPr id="431309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09059" name="Picture 4313090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85315" cy="2561049"/>
                    </a:xfrm>
                    <a:prstGeom prst="rect">
                      <a:avLst/>
                    </a:prstGeom>
                  </pic:spPr>
                </pic:pic>
              </a:graphicData>
            </a:graphic>
          </wp:inline>
        </w:drawing>
      </w:r>
    </w:p>
    <w:p w14:paraId="5F9FFBF8"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6</w:t>
      </w:r>
      <w:r w:rsidRPr="0018157B">
        <w:rPr>
          <w:rFonts w:ascii="Times New Roman" w:hAnsi="Times New Roman" w:cs="Times New Roman"/>
          <w:b/>
          <w:bCs/>
        </w:rPr>
        <w:t xml:space="preserve">. The </w:t>
      </w:r>
      <w:r>
        <w:rPr>
          <w:rFonts w:ascii="Times New Roman" w:hAnsi="Times New Roman" w:cs="Times New Roman"/>
          <w:b/>
          <w:bCs/>
        </w:rPr>
        <w:t>action potential (AP) peak amplitude</w:t>
      </w:r>
      <w:r w:rsidRPr="0018157B">
        <w:rPr>
          <w:rFonts w:ascii="Times New Roman" w:hAnsi="Times New Roman" w:cs="Times New Roman"/>
          <w:b/>
          <w:bCs/>
        </w:rPr>
        <w:t xml:space="preserve"> did not change significantly after high frequency </w:t>
      </w:r>
      <w:r>
        <w:rPr>
          <w:rFonts w:ascii="Times New Roman" w:hAnsi="Times New Roman" w:cs="Times New Roman"/>
          <w:b/>
          <w:bCs/>
        </w:rPr>
        <w:t>stimulation</w:t>
      </w:r>
      <w:r w:rsidRPr="0018157B">
        <w:rPr>
          <w:rFonts w:ascii="Times New Roman" w:hAnsi="Times New Roman" w:cs="Times New Roman"/>
          <w:b/>
          <w:bCs/>
        </w:rPr>
        <w:t xml:space="preserve"> (HFS) in naïve neurons.</w:t>
      </w:r>
      <w:r>
        <w:rPr>
          <w:rFonts w:ascii="Times New Roman" w:hAnsi="Times New Roman" w:cs="Times New Roman"/>
        </w:rPr>
        <w:t xml:space="preserve"> Each grey point (</w:t>
      </w:r>
      <w:r w:rsidRPr="00801937">
        <w:rPr>
          <w:rFonts w:ascii="Times New Roman" w:hAnsi="Times New Roman" w:cs="Times New Roman"/>
          <w:i/>
          <w:iCs/>
        </w:rPr>
        <w:t>n</w:t>
      </w:r>
      <w:r>
        <w:rPr>
          <w:rFonts w:ascii="Times New Roman" w:hAnsi="Times New Roman" w:cs="Times New Roman"/>
        </w:rPr>
        <w:t xml:space="preserve"> = 3) represents the mean AP peak amplitude of a single neuron averaged over the baseline period (0-to-5 minutes) or the final period (25-to-30 minutes). The coloured line represents the mean AP peak amplitude </w:t>
      </w:r>
      <w:r w:rsidRPr="00D328D7">
        <w:rPr>
          <w:rFonts w:ascii="Times New Roman" w:hAnsi="Times New Roman" w:cs="Times New Roman"/>
        </w:rPr>
        <w:t>±</w:t>
      </w:r>
      <w:r>
        <w:rPr>
          <w:rFonts w:ascii="Times New Roman" w:hAnsi="Times New Roman" w:cs="Times New Roman"/>
        </w:rPr>
        <w:t xml:space="preserve"> standard error for the </w:t>
      </w:r>
      <w:commentRangeStart w:id="13"/>
      <w:r>
        <w:rPr>
          <w:rFonts w:ascii="Times New Roman" w:hAnsi="Times New Roman" w:cs="Times New Roman"/>
        </w:rPr>
        <w:t>group</w:t>
      </w:r>
      <w:commentRangeEnd w:id="13"/>
      <w:r w:rsidR="00BE329F">
        <w:rPr>
          <w:rStyle w:val="CommentReference"/>
          <w:rFonts w:ascii="Times New Roman" w:hAnsi="Times New Roman" w:cs="Times New Roman"/>
          <w:sz w:val="24"/>
          <w:szCs w:val="24"/>
        </w:rPr>
        <w:commentReference w:id="13"/>
      </w:r>
      <w:r>
        <w:rPr>
          <w:rFonts w:ascii="Times New Roman" w:hAnsi="Times New Roman" w:cs="Times New Roman"/>
        </w:rPr>
        <w:t>.</w:t>
      </w:r>
      <w:r w:rsidRPr="008D0001">
        <w:rPr>
          <w:rFonts w:ascii="Times New Roman" w:hAnsi="Times New Roman" w:cs="Times New Roman"/>
        </w:rPr>
        <w:t xml:space="preserve"> </w:t>
      </w:r>
    </w:p>
    <w:p w14:paraId="17923FAC" w14:textId="77777777" w:rsidR="00E46820" w:rsidRDefault="00E46820" w:rsidP="00E46820">
      <w:pPr>
        <w:spacing w:line="240" w:lineRule="auto"/>
        <w:rPr>
          <w:rFonts w:ascii="Times New Roman" w:hAnsi="Times New Roman" w:cs="Times New Roman"/>
        </w:rPr>
      </w:pPr>
    </w:p>
    <w:p w14:paraId="60A17682" w14:textId="77777777" w:rsidR="00E46820" w:rsidRDefault="00E46820" w:rsidP="00E46820">
      <w:pPr>
        <w:spacing w:line="240" w:lineRule="auto"/>
        <w:ind w:firstLine="720"/>
        <w:rPr>
          <w:rFonts w:ascii="Times New Roman" w:hAnsi="Times New Roman" w:cs="Times New Roman"/>
        </w:rPr>
      </w:pPr>
    </w:p>
    <w:p w14:paraId="2D4C4EF1" w14:textId="77777777" w:rsidR="00E46820" w:rsidRDefault="00E46820" w:rsidP="00E46820">
      <w:pPr>
        <w:spacing w:line="360" w:lineRule="auto"/>
        <w:ind w:firstLine="720"/>
        <w:rPr>
          <w:rFonts w:ascii="Times New Roman" w:hAnsi="Times New Roman" w:cs="Times New Roman"/>
        </w:rPr>
      </w:pPr>
      <w:r>
        <w:rPr>
          <w:rFonts w:ascii="Times New Roman" w:hAnsi="Times New Roman" w:cs="Times New Roman"/>
        </w:rPr>
        <w:lastRenderedPageBreak/>
        <w:t>In neurons from</w:t>
      </w:r>
      <w:r w:rsidRPr="00271069">
        <w:rPr>
          <w:rFonts w:ascii="Times New Roman" w:hAnsi="Times New Roman" w:cs="Times New Roman"/>
        </w:rPr>
        <w:t xml:space="preserve"> </w:t>
      </w:r>
      <w:r>
        <w:rPr>
          <w:rFonts w:ascii="Times New Roman" w:hAnsi="Times New Roman" w:cs="Times New Roman"/>
        </w:rPr>
        <w:t>animals exposed to acute stress</w:t>
      </w:r>
      <w:r w:rsidRPr="00271069">
        <w:rPr>
          <w:rFonts w:ascii="Times New Roman" w:hAnsi="Times New Roman" w:cs="Times New Roman"/>
        </w:rPr>
        <w:t xml:space="preserve">, HFS elicited a </w:t>
      </w:r>
      <w:r>
        <w:rPr>
          <w:rFonts w:ascii="Times New Roman" w:hAnsi="Times New Roman" w:cs="Times New Roman"/>
        </w:rPr>
        <w:t>significant long-term depression (LTD)</w:t>
      </w:r>
      <w:r w:rsidRPr="00271069">
        <w:rPr>
          <w:rFonts w:ascii="Times New Roman" w:hAnsi="Times New Roman" w:cs="Times New Roman"/>
        </w:rPr>
        <w:t xml:space="preserve"> in </w:t>
      </w:r>
      <w:r>
        <w:rPr>
          <w:rFonts w:ascii="Times New Roman" w:hAnsi="Times New Roman" w:cs="Times New Roman"/>
        </w:rPr>
        <w:t xml:space="preserve">the strength of </w:t>
      </w:r>
      <w:r w:rsidRPr="00271069">
        <w:rPr>
          <w:rFonts w:ascii="Times New Roman" w:hAnsi="Times New Roman" w:cs="Times New Roman"/>
        </w:rPr>
        <w:t>glutamate synapses</w:t>
      </w:r>
      <w:r>
        <w:rPr>
          <w:rFonts w:ascii="Times New Roman" w:hAnsi="Times New Roman" w:cs="Times New Roman"/>
        </w:rPr>
        <w:t xml:space="preserve"> when compared to baseline (</w:t>
      </w:r>
      <w:r w:rsidRPr="002C0E79">
        <w:rPr>
          <w:rFonts w:ascii="Times New Roman" w:hAnsi="Times New Roman" w:cs="Times New Roman"/>
          <w:i/>
          <w:iCs/>
        </w:rPr>
        <w:t>df</w:t>
      </w:r>
      <w:r>
        <w:rPr>
          <w:rFonts w:ascii="Times New Roman" w:hAnsi="Times New Roman" w:cs="Times New Roman"/>
        </w:rPr>
        <w:t xml:space="preserve"> = 5, 35; </w:t>
      </w:r>
      <w:r w:rsidRPr="002C0E79">
        <w:rPr>
          <w:rFonts w:ascii="Times New Roman" w:hAnsi="Times New Roman" w:cs="Times New Roman"/>
          <w:i/>
          <w:iCs/>
        </w:rPr>
        <w:t>F</w:t>
      </w:r>
      <w:r>
        <w:rPr>
          <w:rFonts w:ascii="Times New Roman" w:hAnsi="Times New Roman" w:cs="Times New Roman"/>
        </w:rPr>
        <w:t xml:space="preserve"> = 7.3222; </w:t>
      </w:r>
      <w:r w:rsidRPr="002C0E79">
        <w:rPr>
          <w:rFonts w:ascii="Times New Roman" w:hAnsi="Times New Roman" w:cs="Times New Roman"/>
          <w:i/>
          <w:iCs/>
        </w:rPr>
        <w:t>p</w:t>
      </w:r>
      <w:r>
        <w:rPr>
          <w:rFonts w:ascii="Times New Roman" w:hAnsi="Times New Roman" w:cs="Times New Roman"/>
        </w:rPr>
        <w:t xml:space="preserve"> = 0.0001; linear mixed model). Post hoc contrasts revealed that eEPSC amplitude was significantly reduced relative to baseline </w:t>
      </w:r>
      <w:r w:rsidRPr="00271069">
        <w:rPr>
          <w:rFonts w:ascii="Times New Roman" w:hAnsi="Times New Roman" w:cs="Times New Roman"/>
        </w:rPr>
        <w:t>during the</w:t>
      </w:r>
      <w:r>
        <w:rPr>
          <w:rFonts w:ascii="Times New Roman" w:hAnsi="Times New Roman" w:cs="Times New Roman"/>
        </w:rPr>
        <w:t xml:space="preserve"> 20-to-25 (</w:t>
      </w:r>
      <w:r w:rsidRPr="002C0E79">
        <w:rPr>
          <w:rFonts w:ascii="Times New Roman" w:hAnsi="Times New Roman" w:cs="Times New Roman"/>
          <w:i/>
          <w:iCs/>
        </w:rPr>
        <w:t>F</w:t>
      </w:r>
      <w:r>
        <w:rPr>
          <w:rFonts w:ascii="Times New Roman" w:hAnsi="Times New Roman" w:cs="Times New Roman"/>
        </w:rPr>
        <w:t xml:space="preserve"> = 14.491; </w:t>
      </w:r>
      <w:r w:rsidRPr="002C0E79">
        <w:rPr>
          <w:rFonts w:ascii="Times New Roman" w:hAnsi="Times New Roman" w:cs="Times New Roman"/>
          <w:i/>
          <w:iCs/>
        </w:rPr>
        <w:t>p</w:t>
      </w:r>
      <w:r>
        <w:rPr>
          <w:rFonts w:ascii="Times New Roman" w:hAnsi="Times New Roman" w:cs="Times New Roman"/>
        </w:rPr>
        <w:t xml:space="preserve"> = 0.0066564; evaluated against </w:t>
      </w:r>
      <w:r w:rsidRPr="00A15A27">
        <w:rPr>
          <w:rFonts w:ascii="Times New Roman" w:hAnsi="Times New Roman" w:cs="Times New Roman"/>
        </w:rPr>
        <w:t>α</w:t>
      </w:r>
      <w:r>
        <w:rPr>
          <w:rFonts w:ascii="Times New Roman" w:hAnsi="Times New Roman" w:cs="Times New Roman"/>
        </w:rPr>
        <w:t xml:space="preserve"> = 0.01; Fig. 7) and</w:t>
      </w:r>
      <w:r w:rsidRPr="00271069">
        <w:rPr>
          <w:rFonts w:ascii="Times New Roman" w:hAnsi="Times New Roman" w:cs="Times New Roman"/>
        </w:rPr>
        <w:t xml:space="preserve"> 25-to-30-minute period</w:t>
      </w:r>
      <w:r>
        <w:rPr>
          <w:rFonts w:ascii="Times New Roman" w:hAnsi="Times New Roman" w:cs="Times New Roman"/>
        </w:rPr>
        <w:t>s</w:t>
      </w:r>
      <w:r w:rsidRPr="00271069">
        <w:rPr>
          <w:rFonts w:ascii="Times New Roman" w:hAnsi="Times New Roman" w:cs="Times New Roman"/>
        </w:rPr>
        <w:t xml:space="preserve"> (</w:t>
      </w:r>
      <w:r w:rsidRPr="002C0E79">
        <w:rPr>
          <w:rFonts w:ascii="Times New Roman" w:hAnsi="Times New Roman" w:cs="Times New Roman"/>
          <w:i/>
          <w:iCs/>
        </w:rPr>
        <w:t>F</w:t>
      </w:r>
      <w:r>
        <w:rPr>
          <w:rFonts w:ascii="Times New Roman" w:hAnsi="Times New Roman" w:cs="Times New Roman"/>
        </w:rPr>
        <w:t xml:space="preserve"> = 14.930; </w:t>
      </w:r>
      <w:r w:rsidRPr="002C0E79">
        <w:rPr>
          <w:rFonts w:ascii="Times New Roman" w:hAnsi="Times New Roman" w:cs="Times New Roman"/>
          <w:i/>
          <w:iCs/>
        </w:rPr>
        <w:t>p</w:t>
      </w:r>
      <w:r>
        <w:rPr>
          <w:rFonts w:ascii="Times New Roman" w:hAnsi="Times New Roman" w:cs="Times New Roman"/>
        </w:rPr>
        <w:t xml:space="preserve"> = 0.00618; evaluated against </w:t>
      </w:r>
      <w:r w:rsidRPr="00A15A27">
        <w:rPr>
          <w:rFonts w:ascii="Times New Roman" w:hAnsi="Times New Roman" w:cs="Times New Roman"/>
        </w:rPr>
        <w:t>α</w:t>
      </w:r>
      <w:r>
        <w:rPr>
          <w:rFonts w:ascii="Times New Roman" w:hAnsi="Times New Roman" w:cs="Times New Roman"/>
        </w:rPr>
        <w:t xml:space="preserve"> = 0.01; Fig. 7</w:t>
      </w:r>
      <w:r w:rsidRPr="00271069">
        <w:rPr>
          <w:rFonts w:ascii="Times New Roman" w:hAnsi="Times New Roman" w:cs="Times New Roman"/>
        </w:rPr>
        <w:t>)</w:t>
      </w:r>
      <w:r>
        <w:rPr>
          <w:rFonts w:ascii="Times New Roman" w:hAnsi="Times New Roman" w:cs="Times New Roman"/>
        </w:rPr>
        <w:t xml:space="preserve">, with a final amplitude of 42.67 </w:t>
      </w:r>
      <w:r w:rsidRPr="00D328D7">
        <w:rPr>
          <w:rFonts w:ascii="Times New Roman" w:hAnsi="Times New Roman" w:cs="Times New Roman"/>
        </w:rPr>
        <w:t>±</w:t>
      </w:r>
      <w:r>
        <w:rPr>
          <w:rFonts w:ascii="Times New Roman" w:hAnsi="Times New Roman" w:cs="Times New Roman"/>
        </w:rPr>
        <w:t xml:space="preserve"> 11.37% of baseline.</w:t>
      </w:r>
    </w:p>
    <w:p w14:paraId="637D34BD" w14:textId="77777777" w:rsidR="00E46820" w:rsidRDefault="00E46820" w:rsidP="00E46820">
      <w:pPr>
        <w:spacing w:line="240" w:lineRule="auto"/>
        <w:ind w:firstLine="720"/>
        <w:rPr>
          <w:rFonts w:ascii="Times New Roman" w:hAnsi="Times New Roman" w:cs="Times New Roman"/>
        </w:rPr>
      </w:pPr>
    </w:p>
    <w:p w14:paraId="555D118C" w14:textId="77777777" w:rsidR="00E46820" w:rsidRDefault="00E46820" w:rsidP="00E46820">
      <w:pPr>
        <w:spacing w:line="240" w:lineRule="auto"/>
        <w:rPr>
          <w:rFonts w:ascii="Times New Roman" w:hAnsi="Times New Roman" w:cs="Times New Roman"/>
        </w:rPr>
      </w:pPr>
    </w:p>
    <w:p w14:paraId="6E770E5C"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BF38A04" wp14:editId="19027B85">
            <wp:extent cx="4036189" cy="6438378"/>
            <wp:effectExtent l="0" t="0" r="2540" b="635"/>
            <wp:docPr id="76164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49225" name="Picture 761649225"/>
                    <pic:cNvPicPr/>
                  </pic:nvPicPr>
                  <pic:blipFill rotWithShape="1">
                    <a:blip r:embed="rId13" cstate="print">
                      <a:extLst>
                        <a:ext uri="{28A0092B-C50C-407E-A947-70E740481C1C}">
                          <a14:useLocalDpi xmlns:a14="http://schemas.microsoft.com/office/drawing/2010/main" val="0"/>
                        </a:ext>
                      </a:extLst>
                    </a:blip>
                    <a:srcRect l="4578" t="2690" r="15076" b="3144"/>
                    <a:stretch>
                      <a:fillRect/>
                    </a:stretch>
                  </pic:blipFill>
                  <pic:spPr bwMode="auto">
                    <a:xfrm>
                      <a:off x="0" y="0"/>
                      <a:ext cx="4059147" cy="6474999"/>
                    </a:xfrm>
                    <a:prstGeom prst="rect">
                      <a:avLst/>
                    </a:prstGeom>
                    <a:ln>
                      <a:noFill/>
                    </a:ln>
                    <a:extLst>
                      <a:ext uri="{53640926-AAD7-44D8-BBD7-CCE9431645EC}">
                        <a14:shadowObscured xmlns:a14="http://schemas.microsoft.com/office/drawing/2010/main"/>
                      </a:ext>
                    </a:extLst>
                  </pic:spPr>
                </pic:pic>
              </a:graphicData>
            </a:graphic>
          </wp:inline>
        </w:drawing>
      </w:r>
    </w:p>
    <w:p w14:paraId="686ECBD7" w14:textId="55B626E8" w:rsidR="00E46820" w:rsidRDefault="00E46820" w:rsidP="00E46820">
      <w:pPr>
        <w:spacing w:line="240" w:lineRule="auto"/>
        <w:rPr>
          <w:rFonts w:ascii="Times New Roman" w:hAnsi="Times New Roman" w:cs="Times New Roman"/>
        </w:rPr>
      </w:pPr>
      <w:commentRangeStart w:id="14"/>
      <w:r w:rsidRPr="00BC33D5">
        <w:rPr>
          <w:rFonts w:ascii="Times New Roman" w:hAnsi="Times New Roman" w:cs="Times New Roman"/>
          <w:b/>
          <w:bCs/>
        </w:rPr>
        <w:t>Figure</w:t>
      </w:r>
      <w:commentRangeEnd w:id="14"/>
      <w:r w:rsidR="00BE329F" w:rsidRPr="00BC33D5">
        <w:rPr>
          <w:rStyle w:val="CommentReference"/>
          <w:rFonts w:ascii="Times New Roman" w:hAnsi="Times New Roman" w:cs="Times New Roman"/>
          <w:b/>
          <w:bCs/>
          <w:sz w:val="24"/>
          <w:szCs w:val="24"/>
        </w:rPr>
        <w:commentReference w:id="14"/>
      </w:r>
      <w:r w:rsidRPr="00BC33D5">
        <w:rPr>
          <w:rFonts w:ascii="Times New Roman" w:hAnsi="Times New Roman" w:cs="Times New Roman"/>
          <w:b/>
          <w:bCs/>
        </w:rPr>
        <w:t xml:space="preserve"> </w:t>
      </w:r>
      <w:r>
        <w:rPr>
          <w:rFonts w:ascii="Times New Roman" w:hAnsi="Times New Roman" w:cs="Times New Roman"/>
          <w:b/>
          <w:bCs/>
        </w:rPr>
        <w:t>7.</w:t>
      </w:r>
      <w:r w:rsidRPr="00BC33D5">
        <w:rPr>
          <w:rFonts w:ascii="Times New Roman" w:hAnsi="Times New Roman" w:cs="Times New Roman"/>
          <w:b/>
          <w:bCs/>
        </w:rPr>
        <w:t xml:space="preserve"> High frequency stimulation (HFS) </w:t>
      </w:r>
      <w:r>
        <w:rPr>
          <w:rFonts w:ascii="Times New Roman" w:hAnsi="Times New Roman" w:cs="Times New Roman"/>
          <w:b/>
          <w:bCs/>
        </w:rPr>
        <w:t>following acute stress decreases</w:t>
      </w:r>
      <w:r w:rsidRPr="00BC33D5">
        <w:rPr>
          <w:rFonts w:ascii="Times New Roman" w:hAnsi="Times New Roman" w:cs="Times New Roman"/>
          <w:b/>
          <w:bCs/>
        </w:rPr>
        <w:t xml:space="preserve"> evoked excitatory postsynaptic current (eEPSC) amplitude over time.</w:t>
      </w:r>
      <w:r>
        <w:rPr>
          <w:rFonts w:ascii="Times New Roman" w:hAnsi="Times New Roman" w:cs="Times New Roman"/>
        </w:rPr>
        <w:t xml:space="preserve"> </w:t>
      </w:r>
      <w:r w:rsidRPr="008D519F">
        <w:rPr>
          <w:rFonts w:ascii="Times New Roman" w:hAnsi="Times New Roman" w:cs="Times New Roman"/>
          <w:b/>
          <w:bCs/>
        </w:rPr>
        <w:t>A:</w:t>
      </w:r>
      <w:r>
        <w:rPr>
          <w:rFonts w:ascii="Times New Roman" w:hAnsi="Times New Roman" w:cs="Times New Roman"/>
        </w:rPr>
        <w:t xml:space="preserve"> Representative traces consisting of eEPSC</w:t>
      </w:r>
      <w:ins w:id="15" w:author="Karen Crosby" w:date="2026-04-12T14:31:00Z" w16du:dateUtc="2026-04-12T17:31:00Z">
        <w:r w:rsidR="00BE329F">
          <w:rPr>
            <w:rFonts w:ascii="Times New Roman" w:hAnsi="Times New Roman" w:cs="Times New Roman"/>
          </w:rPr>
          <w:t>s</w:t>
        </w:r>
      </w:ins>
      <w:r>
        <w:rPr>
          <w:rFonts w:ascii="Times New Roman" w:hAnsi="Times New Roman" w:cs="Times New Roman"/>
        </w:rPr>
        <w:t xml:space="preserve"> from one neuron averaged over the baseline period (0-to-5 minutes) and last period (25-to-30 minutes) of the recording with a scale bar that represents 50 pA/10 msec, and </w:t>
      </w:r>
      <w:r w:rsidRPr="008D519F">
        <w:rPr>
          <w:rFonts w:ascii="Times New Roman" w:hAnsi="Times New Roman" w:cs="Times New Roman"/>
          <w:b/>
          <w:bCs/>
        </w:rPr>
        <w:t>B:</w:t>
      </w:r>
      <w:r>
        <w:rPr>
          <w:rFonts w:ascii="Times New Roman" w:hAnsi="Times New Roman" w:cs="Times New Roman"/>
        </w:rPr>
        <w:t xml:space="preserve"> a representative recording from one neuron. </w:t>
      </w:r>
      <w:r w:rsidRPr="008D519F">
        <w:rPr>
          <w:rFonts w:ascii="Times New Roman" w:hAnsi="Times New Roman" w:cs="Times New Roman"/>
          <w:b/>
          <w:bCs/>
        </w:rPr>
        <w:t>C:</w:t>
      </w:r>
      <w:r>
        <w:rPr>
          <w:rFonts w:ascii="Times New Roman" w:hAnsi="Times New Roman" w:cs="Times New Roman"/>
        </w:rPr>
        <w:t xml:space="preserve"> Summary data in which each point represents the eEPSC amplitude </w:t>
      </w:r>
      <w:r w:rsidRPr="00D328D7">
        <w:rPr>
          <w:rFonts w:ascii="Times New Roman" w:hAnsi="Times New Roman" w:cs="Times New Roman"/>
        </w:rPr>
        <w:t>±</w:t>
      </w:r>
      <w:r>
        <w:rPr>
          <w:rFonts w:ascii="Times New Roman" w:hAnsi="Times New Roman" w:cs="Times New Roman"/>
        </w:rPr>
        <w:t xml:space="preserve"> standard error across all neurons and </w:t>
      </w:r>
      <w:r w:rsidRPr="00135300">
        <w:rPr>
          <w:rFonts w:ascii="Times New Roman" w:hAnsi="Times New Roman" w:cs="Times New Roman"/>
          <w:i/>
          <w:iCs/>
        </w:rPr>
        <w:t>n</w:t>
      </w:r>
      <w:r>
        <w:rPr>
          <w:rFonts w:ascii="Times New Roman" w:hAnsi="Times New Roman" w:cs="Times New Roman"/>
        </w:rPr>
        <w:t xml:space="preserve"> represents the number of unique neurons. The asterisks indicate a statistically significant change in current amplitude relative to the baseline (post hoc contrast; ** = </w:t>
      </w:r>
      <w:r w:rsidRPr="002C0E79">
        <w:rPr>
          <w:rFonts w:ascii="Times New Roman" w:hAnsi="Times New Roman" w:cs="Times New Roman"/>
          <w:i/>
          <w:iCs/>
        </w:rPr>
        <w:t>p</w:t>
      </w:r>
      <w:r>
        <w:rPr>
          <w:rFonts w:ascii="Times New Roman" w:hAnsi="Times New Roman" w:cs="Times New Roman"/>
        </w:rPr>
        <w:t xml:space="preserve"> &lt; 0.01).</w:t>
      </w:r>
    </w:p>
    <w:p w14:paraId="7D8EF103" w14:textId="77777777" w:rsidR="00E46820" w:rsidRDefault="00E46820" w:rsidP="00E46820">
      <w:pPr>
        <w:spacing w:line="240" w:lineRule="auto"/>
        <w:rPr>
          <w:rFonts w:ascii="Times New Roman" w:hAnsi="Times New Roman" w:cs="Times New Roman"/>
        </w:rPr>
      </w:pPr>
    </w:p>
    <w:p w14:paraId="6FC0EE3B" w14:textId="77777777" w:rsidR="00E46820" w:rsidRDefault="00E46820" w:rsidP="00E46820">
      <w:pPr>
        <w:spacing w:line="240" w:lineRule="auto"/>
        <w:rPr>
          <w:rFonts w:ascii="Times New Roman" w:hAnsi="Times New Roman" w:cs="Times New Roman"/>
        </w:rPr>
      </w:pPr>
    </w:p>
    <w:p w14:paraId="57804E16" w14:textId="77777777" w:rsidR="00E46820" w:rsidRDefault="00E46820" w:rsidP="00E46820">
      <w:pPr>
        <w:spacing w:line="360" w:lineRule="auto"/>
        <w:ind w:firstLine="720"/>
        <w:rPr>
          <w:rFonts w:ascii="Times New Roman" w:hAnsi="Times New Roman" w:cs="Times New Roman"/>
        </w:rPr>
      </w:pPr>
      <w:r>
        <w:rPr>
          <w:rFonts w:ascii="Times New Roman" w:hAnsi="Times New Roman" w:cs="Times New Roman"/>
        </w:rPr>
        <w:t>PPR increased significantly over time in neurons from animals exposed to acute stress (</w:t>
      </w:r>
      <w:r w:rsidRPr="00836DA3">
        <w:rPr>
          <w:rFonts w:ascii="Times New Roman" w:hAnsi="Times New Roman" w:cs="Times New Roman"/>
        </w:rPr>
        <w:t>1.02 ± 0.10 at baseline to 1.46 ± 0.17 post-HFS</w:t>
      </w:r>
      <w:r>
        <w:rPr>
          <w:rFonts w:ascii="Times New Roman" w:hAnsi="Times New Roman" w:cs="Times New Roman"/>
        </w:rPr>
        <w:t>;</w:t>
      </w:r>
      <w:r w:rsidRPr="00836DA3">
        <w:rPr>
          <w:rFonts w:ascii="Times New Roman" w:hAnsi="Times New Roman" w:cs="Times New Roman"/>
        </w:rPr>
        <w:t xml:space="preserve"> </w:t>
      </w:r>
      <w:r w:rsidRPr="00B928D9">
        <w:rPr>
          <w:rFonts w:ascii="Times New Roman" w:hAnsi="Times New Roman" w:cs="Times New Roman"/>
          <w:i/>
          <w:iCs/>
        </w:rPr>
        <w:t>n</w:t>
      </w:r>
      <w:r w:rsidRPr="00836DA3">
        <w:rPr>
          <w:rFonts w:ascii="Times New Roman" w:hAnsi="Times New Roman" w:cs="Times New Roman"/>
        </w:rPr>
        <w:t xml:space="preserve"> = 8</w:t>
      </w:r>
      <w:r>
        <w:rPr>
          <w:rFonts w:ascii="Times New Roman" w:hAnsi="Times New Roman" w:cs="Times New Roman"/>
        </w:rPr>
        <w:t xml:space="preserve">; </w:t>
      </w:r>
      <w:r w:rsidRPr="00B928D9">
        <w:rPr>
          <w:rFonts w:ascii="Times New Roman" w:hAnsi="Times New Roman" w:cs="Times New Roman"/>
          <w:i/>
          <w:iCs/>
        </w:rPr>
        <w:t>t</w:t>
      </w:r>
      <w:r w:rsidRPr="00836DA3">
        <w:rPr>
          <w:rFonts w:ascii="Times New Roman" w:hAnsi="Times New Roman" w:cs="Times New Roman"/>
        </w:rPr>
        <w:t xml:space="preserve"> = 2.8363</w:t>
      </w:r>
      <w:r>
        <w:rPr>
          <w:rFonts w:ascii="Times New Roman" w:hAnsi="Times New Roman" w:cs="Times New Roman"/>
        </w:rPr>
        <w:t>;</w:t>
      </w:r>
      <w:r w:rsidRPr="00836DA3">
        <w:rPr>
          <w:rFonts w:ascii="Times New Roman" w:hAnsi="Times New Roman" w:cs="Times New Roman"/>
        </w:rPr>
        <w:t xml:space="preserve"> </w:t>
      </w:r>
      <w:r w:rsidRPr="00B928D9">
        <w:rPr>
          <w:rFonts w:ascii="Times New Roman" w:hAnsi="Times New Roman" w:cs="Times New Roman"/>
          <w:i/>
          <w:iCs/>
        </w:rPr>
        <w:t>df</w:t>
      </w:r>
      <w:r w:rsidRPr="00836DA3">
        <w:rPr>
          <w:rFonts w:ascii="Times New Roman" w:hAnsi="Times New Roman" w:cs="Times New Roman"/>
        </w:rPr>
        <w:t xml:space="preserve"> = 7</w:t>
      </w:r>
      <w:r>
        <w:rPr>
          <w:rFonts w:ascii="Times New Roman" w:hAnsi="Times New Roman" w:cs="Times New Roman"/>
        </w:rPr>
        <w:t>;</w:t>
      </w:r>
      <w:r w:rsidRPr="00836DA3">
        <w:rPr>
          <w:rFonts w:ascii="Times New Roman" w:hAnsi="Times New Roman" w:cs="Times New Roman"/>
        </w:rPr>
        <w:t xml:space="preserve"> </w:t>
      </w:r>
      <w:r w:rsidRPr="00B928D9">
        <w:rPr>
          <w:rFonts w:ascii="Times New Roman" w:hAnsi="Times New Roman" w:cs="Times New Roman"/>
          <w:i/>
          <w:iCs/>
        </w:rPr>
        <w:t>p</w:t>
      </w:r>
      <w:r w:rsidRPr="00836DA3">
        <w:rPr>
          <w:rFonts w:ascii="Times New Roman" w:hAnsi="Times New Roman" w:cs="Times New Roman"/>
        </w:rPr>
        <w:t xml:space="preserve"> = 0.02518</w:t>
      </w:r>
      <w:r>
        <w:rPr>
          <w:rFonts w:ascii="Times New Roman" w:hAnsi="Times New Roman" w:cs="Times New Roman"/>
        </w:rPr>
        <w:t xml:space="preserve">; paired </w:t>
      </w:r>
      <w:r w:rsidRPr="00B928D9">
        <w:rPr>
          <w:rFonts w:ascii="Times New Roman" w:hAnsi="Times New Roman" w:cs="Times New Roman"/>
          <w:i/>
          <w:iCs/>
        </w:rPr>
        <w:t>t</w:t>
      </w:r>
      <w:r>
        <w:rPr>
          <w:rFonts w:ascii="Times New Roman" w:hAnsi="Times New Roman" w:cs="Times New Roman"/>
        </w:rPr>
        <w:t>-test; Fig. 8A), consistent with a decreased probability of presynaptic glutamate release. In contrast, the coefficient of variation did not change (</w:t>
      </w:r>
      <w:r w:rsidRPr="00B928D9">
        <w:rPr>
          <w:rFonts w:ascii="Times New Roman" w:hAnsi="Times New Roman" w:cs="Times New Roman"/>
          <w:i/>
          <w:iCs/>
        </w:rPr>
        <w:t>t</w:t>
      </w:r>
      <w:r w:rsidRPr="00C34401">
        <w:rPr>
          <w:rFonts w:ascii="Times New Roman" w:hAnsi="Times New Roman" w:cs="Times New Roman"/>
        </w:rPr>
        <w:t xml:space="preserve"> = -2.2068</w:t>
      </w:r>
      <w:r>
        <w:rPr>
          <w:rFonts w:ascii="Times New Roman" w:hAnsi="Times New Roman" w:cs="Times New Roman"/>
        </w:rPr>
        <w:t>;</w:t>
      </w:r>
      <w:r w:rsidRPr="00C34401">
        <w:rPr>
          <w:rFonts w:ascii="Times New Roman" w:hAnsi="Times New Roman" w:cs="Times New Roman"/>
        </w:rPr>
        <w:t xml:space="preserve"> </w:t>
      </w:r>
      <w:r w:rsidRPr="00B928D9">
        <w:rPr>
          <w:rFonts w:ascii="Times New Roman" w:hAnsi="Times New Roman" w:cs="Times New Roman"/>
          <w:i/>
          <w:iCs/>
        </w:rPr>
        <w:t>df</w:t>
      </w:r>
      <w:r w:rsidRPr="00C34401">
        <w:rPr>
          <w:rFonts w:ascii="Times New Roman" w:hAnsi="Times New Roman" w:cs="Times New Roman"/>
        </w:rPr>
        <w:t xml:space="preserve"> = 7</w:t>
      </w:r>
      <w:r>
        <w:rPr>
          <w:rFonts w:ascii="Times New Roman" w:hAnsi="Times New Roman" w:cs="Times New Roman"/>
        </w:rPr>
        <w:t xml:space="preserve">; </w:t>
      </w:r>
      <w:r w:rsidRPr="00B928D9">
        <w:rPr>
          <w:rFonts w:ascii="Times New Roman" w:hAnsi="Times New Roman" w:cs="Times New Roman"/>
          <w:i/>
          <w:iCs/>
        </w:rPr>
        <w:t>p</w:t>
      </w:r>
      <w:r w:rsidRPr="00C34401">
        <w:rPr>
          <w:rFonts w:ascii="Times New Roman" w:hAnsi="Times New Roman" w:cs="Times New Roman"/>
        </w:rPr>
        <w:t xml:space="preserve"> = 0.06309</w:t>
      </w:r>
      <w:r>
        <w:rPr>
          <w:rFonts w:ascii="Times New Roman" w:hAnsi="Times New Roman" w:cs="Times New Roman"/>
        </w:rPr>
        <w:t xml:space="preserve">; paired </w:t>
      </w:r>
      <w:r w:rsidRPr="00B928D9">
        <w:rPr>
          <w:rFonts w:ascii="Times New Roman" w:hAnsi="Times New Roman" w:cs="Times New Roman"/>
          <w:i/>
          <w:iCs/>
        </w:rPr>
        <w:t>t</w:t>
      </w:r>
      <w:r>
        <w:rPr>
          <w:rFonts w:ascii="Times New Roman" w:hAnsi="Times New Roman" w:cs="Times New Roman"/>
        </w:rPr>
        <w:t>-test, Fig. 8B).</w:t>
      </w:r>
    </w:p>
    <w:p w14:paraId="7040772F" w14:textId="77777777" w:rsidR="00E46820" w:rsidRDefault="00E46820" w:rsidP="00E46820">
      <w:pPr>
        <w:spacing w:line="240" w:lineRule="auto"/>
        <w:rPr>
          <w:rFonts w:ascii="Times New Roman" w:hAnsi="Times New Roman" w:cs="Times New Roman"/>
        </w:rPr>
      </w:pPr>
    </w:p>
    <w:p w14:paraId="74293411" w14:textId="77777777" w:rsidR="00E46820" w:rsidRDefault="00E46820" w:rsidP="00E46820">
      <w:pPr>
        <w:spacing w:line="240" w:lineRule="auto"/>
        <w:rPr>
          <w:rFonts w:ascii="Times New Roman" w:hAnsi="Times New Roman" w:cs="Times New Roman"/>
        </w:rPr>
      </w:pPr>
    </w:p>
    <w:p w14:paraId="6BBF62E3" w14:textId="77777777" w:rsidR="00E46820" w:rsidRDefault="00E46820" w:rsidP="00E46820">
      <w:pPr>
        <w:spacing w:line="240" w:lineRule="auto"/>
        <w:rPr>
          <w:rFonts w:ascii="Times New Roman" w:hAnsi="Times New Roman" w:cs="Times New Roman"/>
        </w:rPr>
      </w:pPr>
      <w:r>
        <w:rPr>
          <w:rFonts w:ascii="Times New Roman" w:hAnsi="Times New Roman" w:cs="Times New Roman"/>
          <w:noProof/>
        </w:rPr>
        <w:drawing>
          <wp:inline distT="0" distB="0" distL="0" distR="0" wp14:anchorId="0F495C69" wp14:editId="0C6AD960">
            <wp:extent cx="5943600" cy="2164715"/>
            <wp:effectExtent l="0" t="0" r="0" b="0"/>
            <wp:docPr id="794295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5706" name="Picture 7942957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64715"/>
                    </a:xfrm>
                    <a:prstGeom prst="rect">
                      <a:avLst/>
                    </a:prstGeom>
                  </pic:spPr>
                </pic:pic>
              </a:graphicData>
            </a:graphic>
          </wp:inline>
        </w:drawing>
      </w:r>
    </w:p>
    <w:p w14:paraId="2841A244"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8</w:t>
      </w:r>
      <w:r w:rsidRPr="0018157B">
        <w:rPr>
          <w:rFonts w:ascii="Times New Roman" w:hAnsi="Times New Roman" w:cs="Times New Roman"/>
          <w:b/>
          <w:bCs/>
        </w:rPr>
        <w:t xml:space="preserve">. The paired pulse ratio (PPR) </w:t>
      </w:r>
      <w:r>
        <w:rPr>
          <w:rFonts w:ascii="Times New Roman" w:hAnsi="Times New Roman" w:cs="Times New Roman"/>
          <w:b/>
          <w:bCs/>
        </w:rPr>
        <w:t xml:space="preserve">significantly increased, </w:t>
      </w:r>
      <w:r w:rsidRPr="0018157B">
        <w:rPr>
          <w:rFonts w:ascii="Times New Roman" w:hAnsi="Times New Roman" w:cs="Times New Roman"/>
          <w:b/>
          <w:bCs/>
        </w:rPr>
        <w:t xml:space="preserve">and coefficient of variation did not change after high frequency </w:t>
      </w:r>
      <w:r>
        <w:rPr>
          <w:rFonts w:ascii="Times New Roman" w:hAnsi="Times New Roman" w:cs="Times New Roman"/>
          <w:b/>
          <w:bCs/>
        </w:rPr>
        <w:t>stimulation</w:t>
      </w:r>
      <w:r w:rsidRPr="0018157B">
        <w:rPr>
          <w:rFonts w:ascii="Times New Roman" w:hAnsi="Times New Roman" w:cs="Times New Roman"/>
          <w:b/>
          <w:bCs/>
        </w:rPr>
        <w:t xml:space="preserve"> (HFS) </w:t>
      </w:r>
      <w:r>
        <w:rPr>
          <w:rFonts w:ascii="Times New Roman" w:hAnsi="Times New Roman" w:cs="Times New Roman"/>
          <w:b/>
          <w:bCs/>
        </w:rPr>
        <w:t>following acute stress</w:t>
      </w:r>
      <w:r w:rsidRPr="0018157B">
        <w:rPr>
          <w:rFonts w:ascii="Times New Roman" w:hAnsi="Times New Roman" w:cs="Times New Roman"/>
          <w:b/>
          <w:bCs/>
        </w:rPr>
        <w:t>.</w:t>
      </w:r>
      <w:r>
        <w:rPr>
          <w:rFonts w:ascii="Times New Roman" w:hAnsi="Times New Roman" w:cs="Times New Roman"/>
        </w:rPr>
        <w:t xml:space="preserve"> Each grey point (</w:t>
      </w:r>
      <w:r w:rsidRPr="00801937">
        <w:rPr>
          <w:rFonts w:ascii="Times New Roman" w:hAnsi="Times New Roman" w:cs="Times New Roman"/>
          <w:i/>
          <w:iCs/>
        </w:rPr>
        <w:t>n</w:t>
      </w:r>
      <w:r>
        <w:rPr>
          <w:rFonts w:ascii="Times New Roman" w:hAnsi="Times New Roman" w:cs="Times New Roman"/>
        </w:rPr>
        <w:t xml:space="preserve"> = 8) represents the mean </w:t>
      </w:r>
      <w:r w:rsidRPr="0018157B">
        <w:rPr>
          <w:rFonts w:ascii="Times New Roman" w:hAnsi="Times New Roman" w:cs="Times New Roman"/>
          <w:b/>
          <w:bCs/>
        </w:rPr>
        <w:t>A:</w:t>
      </w:r>
      <w:r>
        <w:rPr>
          <w:rFonts w:ascii="Times New Roman" w:hAnsi="Times New Roman" w:cs="Times New Roman"/>
        </w:rPr>
        <w:t xml:space="preserve"> PPR or </w:t>
      </w:r>
      <w:r w:rsidRPr="0018157B">
        <w:rPr>
          <w:rFonts w:ascii="Times New Roman" w:hAnsi="Times New Roman" w:cs="Times New Roman"/>
          <w:b/>
          <w:bCs/>
        </w:rPr>
        <w:t>B:</w:t>
      </w:r>
      <w:r>
        <w:rPr>
          <w:rFonts w:ascii="Times New Roman" w:hAnsi="Times New Roman" w:cs="Times New Roman"/>
        </w:rPr>
        <w:t xml:space="preserve"> coefficient of variation of a single neuron averaged over the baseline period (0-to-5 minutes) or the final period (25-to-30 minutes). The coloured line represents the mean PPR or coefficient of variation </w:t>
      </w:r>
      <w:r w:rsidRPr="00D328D7">
        <w:rPr>
          <w:rFonts w:ascii="Times New Roman" w:hAnsi="Times New Roman" w:cs="Times New Roman"/>
        </w:rPr>
        <w:t>±</w:t>
      </w:r>
      <w:r>
        <w:rPr>
          <w:rFonts w:ascii="Times New Roman" w:hAnsi="Times New Roman" w:cs="Times New Roman"/>
        </w:rPr>
        <w:t xml:space="preserve"> standard error for the group.</w:t>
      </w:r>
      <w:r w:rsidRPr="008D0001">
        <w:rPr>
          <w:rFonts w:ascii="Times New Roman" w:hAnsi="Times New Roman" w:cs="Times New Roman"/>
        </w:rPr>
        <w:t xml:space="preserve"> </w:t>
      </w:r>
      <w:r>
        <w:rPr>
          <w:rFonts w:ascii="Times New Roman" w:hAnsi="Times New Roman" w:cs="Times New Roman"/>
        </w:rPr>
        <w:t xml:space="preserve">The asterisks indicate a statistically significant change in PPR relative to the baseline (paired </w:t>
      </w:r>
      <w:r w:rsidRPr="007B697F">
        <w:rPr>
          <w:rFonts w:ascii="Times New Roman" w:hAnsi="Times New Roman" w:cs="Times New Roman"/>
          <w:i/>
          <w:iCs/>
        </w:rPr>
        <w:t>t</w:t>
      </w:r>
      <w:r>
        <w:rPr>
          <w:rFonts w:ascii="Times New Roman" w:hAnsi="Times New Roman" w:cs="Times New Roman"/>
        </w:rPr>
        <w:t xml:space="preserve">-test; * = </w:t>
      </w:r>
      <w:r w:rsidRPr="00B928D9">
        <w:rPr>
          <w:rFonts w:ascii="Times New Roman" w:hAnsi="Times New Roman" w:cs="Times New Roman"/>
          <w:i/>
          <w:iCs/>
        </w:rPr>
        <w:t>p</w:t>
      </w:r>
      <w:r>
        <w:rPr>
          <w:rFonts w:ascii="Times New Roman" w:hAnsi="Times New Roman" w:cs="Times New Roman"/>
        </w:rPr>
        <w:t xml:space="preserve"> &lt; 0.05).</w:t>
      </w:r>
    </w:p>
    <w:p w14:paraId="78FAD1A8" w14:textId="77777777" w:rsidR="00E46820" w:rsidRDefault="00E46820" w:rsidP="00E46820">
      <w:pPr>
        <w:spacing w:line="240" w:lineRule="auto"/>
        <w:rPr>
          <w:rFonts w:ascii="Times New Roman" w:hAnsi="Times New Roman" w:cs="Times New Roman"/>
        </w:rPr>
      </w:pPr>
    </w:p>
    <w:p w14:paraId="494A1AC2" w14:textId="77777777" w:rsidR="00E46820" w:rsidRDefault="00E46820" w:rsidP="00E46820">
      <w:pPr>
        <w:spacing w:line="360" w:lineRule="auto"/>
        <w:rPr>
          <w:rFonts w:ascii="Times New Roman" w:hAnsi="Times New Roman" w:cs="Times New Roman"/>
        </w:rPr>
      </w:pPr>
      <w:r>
        <w:rPr>
          <w:rFonts w:ascii="Times New Roman" w:hAnsi="Times New Roman" w:cs="Times New Roman"/>
        </w:rPr>
        <w:tab/>
        <w:t>Action potential peak amplitude significantly</w:t>
      </w:r>
      <w:r w:rsidRPr="007C0974">
        <w:rPr>
          <w:rFonts w:ascii="Times New Roman" w:hAnsi="Times New Roman" w:cs="Times New Roman"/>
        </w:rPr>
        <w:t xml:space="preserve"> </w:t>
      </w:r>
      <w:r>
        <w:rPr>
          <w:rFonts w:ascii="Times New Roman" w:hAnsi="Times New Roman" w:cs="Times New Roman"/>
        </w:rPr>
        <w:t>decreased following HFS after an acute stressor (</w:t>
      </w:r>
      <w:r w:rsidRPr="00B928D9">
        <w:rPr>
          <w:rFonts w:ascii="Times New Roman" w:hAnsi="Times New Roman" w:cs="Times New Roman"/>
          <w:i/>
          <w:iCs/>
        </w:rPr>
        <w:t>t</w:t>
      </w:r>
      <w:r w:rsidRPr="007C0974">
        <w:rPr>
          <w:rFonts w:ascii="Times New Roman" w:hAnsi="Times New Roman" w:cs="Times New Roman"/>
        </w:rPr>
        <w:t xml:space="preserve"> = 4.3501</w:t>
      </w:r>
      <w:r>
        <w:rPr>
          <w:rFonts w:ascii="Times New Roman" w:hAnsi="Times New Roman" w:cs="Times New Roman"/>
        </w:rPr>
        <w:t>;</w:t>
      </w:r>
      <w:r w:rsidRPr="007C0974">
        <w:rPr>
          <w:rFonts w:ascii="Times New Roman" w:hAnsi="Times New Roman" w:cs="Times New Roman"/>
        </w:rPr>
        <w:t xml:space="preserve"> </w:t>
      </w:r>
      <w:r w:rsidRPr="00B928D9">
        <w:rPr>
          <w:rFonts w:ascii="Times New Roman" w:hAnsi="Times New Roman" w:cs="Times New Roman"/>
          <w:i/>
          <w:iCs/>
        </w:rPr>
        <w:t>df</w:t>
      </w:r>
      <w:r w:rsidRPr="007C0974">
        <w:rPr>
          <w:rFonts w:ascii="Times New Roman" w:hAnsi="Times New Roman" w:cs="Times New Roman"/>
        </w:rPr>
        <w:t xml:space="preserve"> = 4</w:t>
      </w:r>
      <w:r>
        <w:rPr>
          <w:rFonts w:ascii="Times New Roman" w:hAnsi="Times New Roman" w:cs="Times New Roman"/>
        </w:rPr>
        <w:t xml:space="preserve">; </w:t>
      </w:r>
      <w:r w:rsidRPr="00B928D9">
        <w:rPr>
          <w:rFonts w:ascii="Times New Roman" w:hAnsi="Times New Roman" w:cs="Times New Roman"/>
          <w:i/>
          <w:iCs/>
        </w:rPr>
        <w:t>p</w:t>
      </w:r>
      <w:r w:rsidRPr="007C0974">
        <w:rPr>
          <w:rFonts w:ascii="Times New Roman" w:hAnsi="Times New Roman" w:cs="Times New Roman"/>
        </w:rPr>
        <w:t xml:space="preserve"> = 0.01216</w:t>
      </w:r>
      <w:r>
        <w:rPr>
          <w:rFonts w:ascii="Times New Roman" w:hAnsi="Times New Roman" w:cs="Times New Roman"/>
        </w:rPr>
        <w:t xml:space="preserve">; paired </w:t>
      </w:r>
      <w:r w:rsidRPr="00B928D9">
        <w:rPr>
          <w:rFonts w:ascii="Times New Roman" w:hAnsi="Times New Roman" w:cs="Times New Roman"/>
          <w:i/>
          <w:iCs/>
        </w:rPr>
        <w:t>t</w:t>
      </w:r>
      <w:r>
        <w:rPr>
          <w:rFonts w:ascii="Times New Roman" w:hAnsi="Times New Roman" w:cs="Times New Roman"/>
        </w:rPr>
        <w:t>-test;</w:t>
      </w:r>
      <w:r w:rsidRPr="0044542E">
        <w:rPr>
          <w:rFonts w:ascii="Times New Roman" w:hAnsi="Times New Roman" w:cs="Times New Roman"/>
        </w:rPr>
        <w:t xml:space="preserve"> </w:t>
      </w:r>
      <w:r>
        <w:rPr>
          <w:rFonts w:ascii="Times New Roman" w:hAnsi="Times New Roman" w:cs="Times New Roman"/>
        </w:rPr>
        <w:t>Fig. 9).</w:t>
      </w:r>
      <w:r w:rsidRPr="00CE1D45">
        <w:rPr>
          <w:rFonts w:ascii="Times New Roman" w:hAnsi="Times New Roman" w:cs="Times New Roman"/>
        </w:rPr>
        <w:t xml:space="preserve"> </w:t>
      </w:r>
      <w:r>
        <w:rPr>
          <w:rFonts w:ascii="Times New Roman" w:hAnsi="Times New Roman" w:cs="Times New Roman"/>
        </w:rPr>
        <w:t>Additionally, a significant decrease in action potential frequency post-HFS was found in neurons from animals exposed to acute stress (</w:t>
      </w:r>
      <w:r w:rsidRPr="00B928D9">
        <w:rPr>
          <w:rFonts w:ascii="Times New Roman" w:hAnsi="Times New Roman" w:cs="Times New Roman"/>
          <w:i/>
          <w:iCs/>
        </w:rPr>
        <w:t>df</w:t>
      </w:r>
      <w:r>
        <w:rPr>
          <w:rFonts w:ascii="Times New Roman" w:hAnsi="Times New Roman" w:cs="Times New Roman"/>
        </w:rPr>
        <w:t xml:space="preserve"> = 1, 151; </w:t>
      </w:r>
      <w:r w:rsidRPr="00B928D9">
        <w:rPr>
          <w:rFonts w:ascii="Times New Roman" w:hAnsi="Times New Roman" w:cs="Times New Roman"/>
          <w:i/>
          <w:iCs/>
        </w:rPr>
        <w:t>F</w:t>
      </w:r>
      <w:r>
        <w:rPr>
          <w:rFonts w:ascii="Times New Roman" w:hAnsi="Times New Roman" w:cs="Times New Roman"/>
        </w:rPr>
        <w:t xml:space="preserve"> = 22.10576; </w:t>
      </w:r>
      <w:r w:rsidRPr="00B928D9">
        <w:rPr>
          <w:rFonts w:ascii="Times New Roman" w:hAnsi="Times New Roman" w:cs="Times New Roman"/>
          <w:i/>
          <w:iCs/>
        </w:rPr>
        <w:t>p</w:t>
      </w:r>
      <w:r>
        <w:rPr>
          <w:rFonts w:ascii="Times New Roman" w:hAnsi="Times New Roman" w:cs="Times New Roman"/>
        </w:rPr>
        <w:t xml:space="preserve"> &lt; 0.0001). </w:t>
      </w:r>
    </w:p>
    <w:p w14:paraId="3AF16090" w14:textId="77777777" w:rsidR="00E46820" w:rsidRDefault="00E46820" w:rsidP="00E46820">
      <w:pPr>
        <w:spacing w:line="240" w:lineRule="auto"/>
        <w:rPr>
          <w:rFonts w:ascii="Times New Roman" w:hAnsi="Times New Roman" w:cs="Times New Roman"/>
        </w:rPr>
      </w:pPr>
    </w:p>
    <w:p w14:paraId="59125737"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A21F84F" wp14:editId="043FF6FF">
            <wp:extent cx="3137512" cy="2241176"/>
            <wp:effectExtent l="0" t="0" r="0" b="0"/>
            <wp:docPr id="9458436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43608" name="Picture 9458436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81685" cy="2272729"/>
                    </a:xfrm>
                    <a:prstGeom prst="rect">
                      <a:avLst/>
                    </a:prstGeom>
                  </pic:spPr>
                </pic:pic>
              </a:graphicData>
            </a:graphic>
          </wp:inline>
        </w:drawing>
      </w:r>
    </w:p>
    <w:p w14:paraId="2FA8D031"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9</w:t>
      </w:r>
      <w:r w:rsidRPr="0018157B">
        <w:rPr>
          <w:rFonts w:ascii="Times New Roman" w:hAnsi="Times New Roman" w:cs="Times New Roman"/>
          <w:b/>
          <w:bCs/>
        </w:rPr>
        <w:t xml:space="preserve">. The </w:t>
      </w:r>
      <w:r>
        <w:rPr>
          <w:rFonts w:ascii="Times New Roman" w:hAnsi="Times New Roman" w:cs="Times New Roman"/>
          <w:b/>
          <w:bCs/>
        </w:rPr>
        <w:t>action potential (AP) peak amplitude</w:t>
      </w:r>
      <w:r w:rsidRPr="0018157B">
        <w:rPr>
          <w:rFonts w:ascii="Times New Roman" w:hAnsi="Times New Roman" w:cs="Times New Roman"/>
          <w:b/>
          <w:bCs/>
        </w:rPr>
        <w:t xml:space="preserve"> significantly</w:t>
      </w:r>
      <w:r>
        <w:rPr>
          <w:rFonts w:ascii="Times New Roman" w:hAnsi="Times New Roman" w:cs="Times New Roman"/>
          <w:b/>
          <w:bCs/>
        </w:rPr>
        <w:t xml:space="preserve"> decreased</w:t>
      </w:r>
      <w:r w:rsidRPr="0018157B">
        <w:rPr>
          <w:rFonts w:ascii="Times New Roman" w:hAnsi="Times New Roman" w:cs="Times New Roman"/>
          <w:b/>
          <w:bCs/>
        </w:rPr>
        <w:t xml:space="preserve"> after high frequency </w:t>
      </w:r>
      <w:r>
        <w:rPr>
          <w:rFonts w:ascii="Times New Roman" w:hAnsi="Times New Roman" w:cs="Times New Roman"/>
          <w:b/>
          <w:bCs/>
        </w:rPr>
        <w:t>stimulation</w:t>
      </w:r>
      <w:r w:rsidRPr="0018157B">
        <w:rPr>
          <w:rFonts w:ascii="Times New Roman" w:hAnsi="Times New Roman" w:cs="Times New Roman"/>
          <w:b/>
          <w:bCs/>
        </w:rPr>
        <w:t xml:space="preserve"> (HFS) </w:t>
      </w:r>
      <w:r>
        <w:rPr>
          <w:rFonts w:ascii="Times New Roman" w:hAnsi="Times New Roman" w:cs="Times New Roman"/>
          <w:b/>
          <w:bCs/>
        </w:rPr>
        <w:t>following acute stress</w:t>
      </w:r>
      <w:r w:rsidRPr="0018157B">
        <w:rPr>
          <w:rFonts w:ascii="Times New Roman" w:hAnsi="Times New Roman" w:cs="Times New Roman"/>
          <w:b/>
          <w:bCs/>
        </w:rPr>
        <w:t>.</w:t>
      </w:r>
      <w:r>
        <w:rPr>
          <w:rFonts w:ascii="Times New Roman" w:hAnsi="Times New Roman" w:cs="Times New Roman"/>
        </w:rPr>
        <w:t xml:space="preserve"> Each grey point (</w:t>
      </w:r>
      <w:r w:rsidRPr="008968DD">
        <w:rPr>
          <w:rFonts w:ascii="Times New Roman" w:hAnsi="Times New Roman" w:cs="Times New Roman"/>
          <w:i/>
          <w:iCs/>
        </w:rPr>
        <w:t>n</w:t>
      </w:r>
      <w:r>
        <w:rPr>
          <w:rFonts w:ascii="Times New Roman" w:hAnsi="Times New Roman" w:cs="Times New Roman"/>
        </w:rPr>
        <w:t xml:space="preserve"> = 5) represents the mean AP peak amplitude of a single neuron averaged over the baseline period (0-to-5 minutes) or the final period (25-to-30 minutes). The coloured line represents the mean AP peak amplitude </w:t>
      </w:r>
      <w:r w:rsidRPr="00D328D7">
        <w:rPr>
          <w:rFonts w:ascii="Times New Roman" w:hAnsi="Times New Roman" w:cs="Times New Roman"/>
        </w:rPr>
        <w:t>±</w:t>
      </w:r>
      <w:r>
        <w:rPr>
          <w:rFonts w:ascii="Times New Roman" w:hAnsi="Times New Roman" w:cs="Times New Roman"/>
        </w:rPr>
        <w:t xml:space="preserve"> standard error for the group.</w:t>
      </w:r>
      <w:r w:rsidRPr="008D0001">
        <w:rPr>
          <w:rFonts w:ascii="Times New Roman" w:hAnsi="Times New Roman" w:cs="Times New Roman"/>
        </w:rPr>
        <w:t xml:space="preserve"> </w:t>
      </w:r>
      <w:r>
        <w:rPr>
          <w:rFonts w:ascii="Times New Roman" w:hAnsi="Times New Roman" w:cs="Times New Roman"/>
        </w:rPr>
        <w:t xml:space="preserve">Paired </w:t>
      </w:r>
      <w:r w:rsidRPr="007B697F">
        <w:rPr>
          <w:rFonts w:ascii="Times New Roman" w:hAnsi="Times New Roman" w:cs="Times New Roman"/>
          <w:i/>
          <w:iCs/>
        </w:rPr>
        <w:t>t</w:t>
      </w:r>
      <w:r>
        <w:rPr>
          <w:rFonts w:ascii="Times New Roman" w:hAnsi="Times New Roman" w:cs="Times New Roman"/>
        </w:rPr>
        <w:t xml:space="preserve">-test; * = </w:t>
      </w:r>
      <w:r w:rsidRPr="00B928D9">
        <w:rPr>
          <w:rFonts w:ascii="Times New Roman" w:hAnsi="Times New Roman" w:cs="Times New Roman"/>
          <w:i/>
          <w:iCs/>
        </w:rPr>
        <w:t>p</w:t>
      </w:r>
      <w:r>
        <w:rPr>
          <w:rFonts w:ascii="Times New Roman" w:hAnsi="Times New Roman" w:cs="Times New Roman"/>
        </w:rPr>
        <w:t xml:space="preserve"> &lt; 0.05.</w:t>
      </w:r>
    </w:p>
    <w:p w14:paraId="7A47C143" w14:textId="77777777" w:rsidR="00E46820" w:rsidRDefault="00E46820" w:rsidP="00E46820">
      <w:pPr>
        <w:spacing w:line="240" w:lineRule="auto"/>
        <w:rPr>
          <w:rFonts w:ascii="Times New Roman" w:hAnsi="Times New Roman" w:cs="Times New Roman"/>
        </w:rPr>
      </w:pPr>
    </w:p>
    <w:p w14:paraId="2DCE22E6" w14:textId="77777777" w:rsidR="00E46820" w:rsidRDefault="00E46820" w:rsidP="00E46820">
      <w:pPr>
        <w:spacing w:line="240" w:lineRule="auto"/>
        <w:rPr>
          <w:rFonts w:ascii="Times New Roman" w:hAnsi="Times New Roman" w:cs="Times New Roman"/>
        </w:rPr>
      </w:pPr>
    </w:p>
    <w:p w14:paraId="581D9943" w14:textId="77777777" w:rsidR="00E46820" w:rsidRPr="00BD35CA" w:rsidRDefault="00E46820" w:rsidP="00E46820">
      <w:pPr>
        <w:spacing w:line="360" w:lineRule="auto"/>
        <w:rPr>
          <w:rFonts w:ascii="Times New Roman" w:hAnsi="Times New Roman" w:cs="Times New Roman"/>
          <w:b/>
          <w:bCs/>
          <w:sz w:val="28"/>
          <w:szCs w:val="28"/>
        </w:rPr>
      </w:pPr>
      <w:r w:rsidRPr="00BD35CA">
        <w:rPr>
          <w:rFonts w:ascii="Times New Roman" w:hAnsi="Times New Roman" w:cs="Times New Roman"/>
          <w:b/>
          <w:bCs/>
          <w:sz w:val="28"/>
          <w:szCs w:val="28"/>
        </w:rPr>
        <w:t xml:space="preserve">3.3 The type I cannabinoid receptor mediates the </w:t>
      </w:r>
      <w:r>
        <w:rPr>
          <w:rFonts w:ascii="Times New Roman" w:hAnsi="Times New Roman" w:cs="Times New Roman"/>
          <w:b/>
          <w:bCs/>
          <w:sz w:val="28"/>
          <w:szCs w:val="28"/>
        </w:rPr>
        <w:t>long-term depression</w:t>
      </w:r>
      <w:r w:rsidRPr="00BD35CA">
        <w:rPr>
          <w:rFonts w:ascii="Times New Roman" w:hAnsi="Times New Roman" w:cs="Times New Roman"/>
          <w:b/>
          <w:bCs/>
          <w:sz w:val="28"/>
          <w:szCs w:val="28"/>
        </w:rPr>
        <w:t xml:space="preserve"> observed in acute stress neurons </w:t>
      </w:r>
    </w:p>
    <w:p w14:paraId="028D72AA" w14:textId="77777777" w:rsidR="00E46820" w:rsidRDefault="00E46820" w:rsidP="00E46820">
      <w:pPr>
        <w:spacing w:line="360" w:lineRule="auto"/>
        <w:ind w:firstLine="720"/>
        <w:rPr>
          <w:rFonts w:ascii="Times New Roman" w:hAnsi="Times New Roman" w:cs="Times New Roman"/>
        </w:rPr>
      </w:pPr>
      <w:r>
        <w:rPr>
          <w:rFonts w:ascii="Times New Roman" w:hAnsi="Times New Roman" w:cs="Times New Roman"/>
        </w:rPr>
        <w:t xml:space="preserve">Acute stress induced a long-term depression (LTD) of excitatory synaptic transmission. Given that endocannabinoid signalling mediates suppression of glutamate release, we next tested whether the endocannabinoid CB1 receptors contribute to this effect using AM251 (5 µM), a CB1R inverse agonist (Fig. 10). Despite undergoing acute stress, when CB1 receptors were blocked there was no significant change in eEPSC amplitude relative to baseline during any time interval (final amplitude 64.43 </w:t>
      </w:r>
      <w:r w:rsidRPr="00D328D7">
        <w:rPr>
          <w:rFonts w:ascii="Times New Roman" w:hAnsi="Times New Roman" w:cs="Times New Roman"/>
        </w:rPr>
        <w:t>±</w:t>
      </w:r>
      <w:r>
        <w:rPr>
          <w:rFonts w:ascii="Times New Roman" w:hAnsi="Times New Roman" w:cs="Times New Roman"/>
        </w:rPr>
        <w:t xml:space="preserve"> 14.71% of baseline). Additionally, neither the PPR (</w:t>
      </w:r>
      <w:r w:rsidRPr="00E17B3A">
        <w:rPr>
          <w:rFonts w:ascii="Times New Roman" w:hAnsi="Times New Roman" w:cs="Times New Roman"/>
        </w:rPr>
        <w:t>PPR: 1.05 ± 0.09</w:t>
      </w:r>
      <w:r>
        <w:rPr>
          <w:rFonts w:ascii="Times New Roman" w:hAnsi="Times New Roman" w:cs="Times New Roman"/>
        </w:rPr>
        <w:t xml:space="preserve"> at baseline</w:t>
      </w:r>
      <w:r w:rsidRPr="00E17B3A">
        <w:rPr>
          <w:rFonts w:ascii="Times New Roman" w:hAnsi="Times New Roman" w:cs="Times New Roman"/>
        </w:rPr>
        <w:t xml:space="preserve"> to 1.07 ± 0.13</w:t>
      </w:r>
      <w:r>
        <w:rPr>
          <w:rFonts w:ascii="Times New Roman" w:hAnsi="Times New Roman" w:cs="Times New Roman"/>
        </w:rPr>
        <w:t xml:space="preserve"> post-HFS;</w:t>
      </w:r>
      <w:r w:rsidRPr="00E17B3A">
        <w:rPr>
          <w:rFonts w:ascii="Times New Roman" w:hAnsi="Times New Roman" w:cs="Times New Roman"/>
        </w:rPr>
        <w:t xml:space="preserve"> </w:t>
      </w:r>
      <w:r w:rsidRPr="00B928D9">
        <w:rPr>
          <w:rFonts w:ascii="Times New Roman" w:hAnsi="Times New Roman" w:cs="Times New Roman"/>
          <w:i/>
          <w:iCs/>
        </w:rPr>
        <w:t>n</w:t>
      </w:r>
      <w:r w:rsidRPr="00E17B3A">
        <w:rPr>
          <w:rFonts w:ascii="Times New Roman" w:hAnsi="Times New Roman" w:cs="Times New Roman"/>
        </w:rPr>
        <w:t xml:space="preserve"> = 10</w:t>
      </w:r>
      <w:r>
        <w:rPr>
          <w:rFonts w:ascii="Times New Roman" w:hAnsi="Times New Roman" w:cs="Times New Roman"/>
        </w:rPr>
        <w:t>;</w:t>
      </w:r>
      <w:r w:rsidRPr="00E17B3A">
        <w:rPr>
          <w:rFonts w:ascii="Times New Roman" w:hAnsi="Times New Roman" w:cs="Times New Roman"/>
        </w:rPr>
        <w:t xml:space="preserve"> </w:t>
      </w:r>
      <w:r w:rsidRPr="00B928D9">
        <w:rPr>
          <w:rFonts w:ascii="Times New Roman" w:hAnsi="Times New Roman" w:cs="Times New Roman"/>
          <w:i/>
          <w:iCs/>
        </w:rPr>
        <w:t>t</w:t>
      </w:r>
      <w:r w:rsidRPr="00E17B3A">
        <w:rPr>
          <w:rFonts w:ascii="Times New Roman" w:hAnsi="Times New Roman" w:cs="Times New Roman"/>
        </w:rPr>
        <w:t xml:space="preserve"> = 0.29187</w:t>
      </w:r>
      <w:r>
        <w:rPr>
          <w:rFonts w:ascii="Times New Roman" w:hAnsi="Times New Roman" w:cs="Times New Roman"/>
        </w:rPr>
        <w:t>;</w:t>
      </w:r>
      <w:r w:rsidRPr="00E17B3A">
        <w:rPr>
          <w:rFonts w:ascii="Times New Roman" w:hAnsi="Times New Roman" w:cs="Times New Roman"/>
        </w:rPr>
        <w:t xml:space="preserve"> </w:t>
      </w:r>
      <w:r w:rsidRPr="00B928D9">
        <w:rPr>
          <w:rFonts w:ascii="Times New Roman" w:hAnsi="Times New Roman" w:cs="Times New Roman"/>
          <w:i/>
          <w:iCs/>
        </w:rPr>
        <w:t>df</w:t>
      </w:r>
      <w:r w:rsidRPr="00E17B3A">
        <w:rPr>
          <w:rFonts w:ascii="Times New Roman" w:hAnsi="Times New Roman" w:cs="Times New Roman"/>
        </w:rPr>
        <w:t xml:space="preserve"> = 9</w:t>
      </w:r>
      <w:r>
        <w:rPr>
          <w:rFonts w:ascii="Times New Roman" w:hAnsi="Times New Roman" w:cs="Times New Roman"/>
        </w:rPr>
        <w:t>;</w:t>
      </w:r>
      <w:r w:rsidRPr="00E17B3A">
        <w:rPr>
          <w:rFonts w:ascii="Times New Roman" w:hAnsi="Times New Roman" w:cs="Times New Roman"/>
        </w:rPr>
        <w:t xml:space="preserve"> </w:t>
      </w:r>
      <w:r w:rsidRPr="00B928D9">
        <w:rPr>
          <w:rFonts w:ascii="Times New Roman" w:hAnsi="Times New Roman" w:cs="Times New Roman"/>
          <w:i/>
          <w:iCs/>
        </w:rPr>
        <w:t>p</w:t>
      </w:r>
      <w:r w:rsidRPr="00E17B3A">
        <w:rPr>
          <w:rFonts w:ascii="Times New Roman" w:hAnsi="Times New Roman" w:cs="Times New Roman"/>
        </w:rPr>
        <w:t xml:space="preserve"> = 0.777</w:t>
      </w:r>
      <w:r>
        <w:rPr>
          <w:rFonts w:ascii="Times New Roman" w:hAnsi="Times New Roman" w:cs="Times New Roman"/>
        </w:rPr>
        <w:t xml:space="preserve">; paired </w:t>
      </w:r>
      <w:r w:rsidRPr="00B928D9">
        <w:rPr>
          <w:rFonts w:ascii="Times New Roman" w:hAnsi="Times New Roman" w:cs="Times New Roman"/>
          <w:i/>
          <w:iCs/>
        </w:rPr>
        <w:t>t</w:t>
      </w:r>
      <w:r>
        <w:rPr>
          <w:rFonts w:ascii="Times New Roman" w:hAnsi="Times New Roman" w:cs="Times New Roman"/>
        </w:rPr>
        <w:t>-test; Fig. 11A), nor the coefficient of variation (</w:t>
      </w:r>
      <w:r w:rsidRPr="00B928D9">
        <w:rPr>
          <w:rFonts w:ascii="Times New Roman" w:hAnsi="Times New Roman" w:cs="Times New Roman"/>
          <w:i/>
          <w:iCs/>
        </w:rPr>
        <w:t>t</w:t>
      </w:r>
      <w:r w:rsidRPr="008C3574">
        <w:rPr>
          <w:rFonts w:ascii="Times New Roman" w:hAnsi="Times New Roman" w:cs="Times New Roman"/>
        </w:rPr>
        <w:t xml:space="preserve"> = 1.0427</w:t>
      </w:r>
      <w:r>
        <w:rPr>
          <w:rFonts w:ascii="Times New Roman" w:hAnsi="Times New Roman" w:cs="Times New Roman"/>
        </w:rPr>
        <w:t>;</w:t>
      </w:r>
      <w:r w:rsidRPr="008C3574">
        <w:rPr>
          <w:rFonts w:ascii="Times New Roman" w:hAnsi="Times New Roman" w:cs="Times New Roman"/>
        </w:rPr>
        <w:t xml:space="preserve"> </w:t>
      </w:r>
      <w:r w:rsidRPr="00B928D9">
        <w:rPr>
          <w:rFonts w:ascii="Times New Roman" w:hAnsi="Times New Roman" w:cs="Times New Roman"/>
          <w:i/>
          <w:iCs/>
        </w:rPr>
        <w:t>df</w:t>
      </w:r>
      <w:r w:rsidRPr="008C3574">
        <w:rPr>
          <w:rFonts w:ascii="Times New Roman" w:hAnsi="Times New Roman" w:cs="Times New Roman"/>
        </w:rPr>
        <w:t xml:space="preserve"> = 9</w:t>
      </w:r>
      <w:r>
        <w:rPr>
          <w:rFonts w:ascii="Times New Roman" w:hAnsi="Times New Roman" w:cs="Times New Roman"/>
        </w:rPr>
        <w:t>;</w:t>
      </w:r>
      <w:r w:rsidRPr="008C3574">
        <w:rPr>
          <w:rFonts w:ascii="Times New Roman" w:hAnsi="Times New Roman" w:cs="Times New Roman"/>
        </w:rPr>
        <w:t xml:space="preserve"> </w:t>
      </w:r>
      <w:r w:rsidRPr="00B928D9">
        <w:rPr>
          <w:rFonts w:ascii="Times New Roman" w:hAnsi="Times New Roman" w:cs="Times New Roman"/>
          <w:i/>
          <w:iCs/>
        </w:rPr>
        <w:t>p</w:t>
      </w:r>
      <w:r w:rsidRPr="008C3574">
        <w:rPr>
          <w:rFonts w:ascii="Times New Roman" w:hAnsi="Times New Roman" w:cs="Times New Roman"/>
        </w:rPr>
        <w:t xml:space="preserve"> = 0.3243</w:t>
      </w:r>
      <w:r>
        <w:rPr>
          <w:rFonts w:ascii="Times New Roman" w:hAnsi="Times New Roman" w:cs="Times New Roman"/>
        </w:rPr>
        <w:t xml:space="preserve">; paired </w:t>
      </w:r>
      <w:r w:rsidRPr="00B928D9">
        <w:rPr>
          <w:rFonts w:ascii="Times New Roman" w:hAnsi="Times New Roman" w:cs="Times New Roman"/>
          <w:i/>
          <w:iCs/>
        </w:rPr>
        <w:t>t</w:t>
      </w:r>
      <w:r>
        <w:rPr>
          <w:rFonts w:ascii="Times New Roman" w:hAnsi="Times New Roman" w:cs="Times New Roman"/>
        </w:rPr>
        <w:t>-test; Fig. 11B) changed.</w:t>
      </w:r>
    </w:p>
    <w:p w14:paraId="077496A3"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4F357B3" wp14:editId="2678374F">
            <wp:extent cx="4546573" cy="6524777"/>
            <wp:effectExtent l="0" t="0" r="635" b="3175"/>
            <wp:docPr id="2035193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93991" name="Picture 2035193991"/>
                    <pic:cNvPicPr/>
                  </pic:nvPicPr>
                  <pic:blipFill rotWithShape="1">
                    <a:blip r:embed="rId16" cstate="print">
                      <a:extLst>
                        <a:ext uri="{28A0092B-C50C-407E-A947-70E740481C1C}">
                          <a14:useLocalDpi xmlns:a14="http://schemas.microsoft.com/office/drawing/2010/main" val="0"/>
                        </a:ext>
                      </a:extLst>
                    </a:blip>
                    <a:srcRect l="9157" t="3602" r="7756" b="2542"/>
                    <a:stretch>
                      <a:fillRect/>
                    </a:stretch>
                  </pic:blipFill>
                  <pic:spPr bwMode="auto">
                    <a:xfrm>
                      <a:off x="0" y="0"/>
                      <a:ext cx="4547455" cy="6526042"/>
                    </a:xfrm>
                    <a:prstGeom prst="rect">
                      <a:avLst/>
                    </a:prstGeom>
                    <a:ln>
                      <a:noFill/>
                    </a:ln>
                    <a:extLst>
                      <a:ext uri="{53640926-AAD7-44D8-BBD7-CCE9431645EC}">
                        <a14:shadowObscured xmlns:a14="http://schemas.microsoft.com/office/drawing/2010/main"/>
                      </a:ext>
                    </a:extLst>
                  </pic:spPr>
                </pic:pic>
              </a:graphicData>
            </a:graphic>
          </wp:inline>
        </w:drawing>
      </w:r>
    </w:p>
    <w:p w14:paraId="1EC3AB82" w14:textId="65C9D216" w:rsidR="00E46820" w:rsidRDefault="00E46820" w:rsidP="00E46820">
      <w:pPr>
        <w:spacing w:line="240" w:lineRule="auto"/>
        <w:rPr>
          <w:rFonts w:ascii="Times New Roman" w:hAnsi="Times New Roman" w:cs="Times New Roman"/>
        </w:rPr>
      </w:pPr>
      <w:commentRangeStart w:id="16"/>
      <w:r w:rsidRPr="00BC33D5">
        <w:rPr>
          <w:rFonts w:ascii="Times New Roman" w:hAnsi="Times New Roman" w:cs="Times New Roman"/>
          <w:b/>
          <w:bCs/>
        </w:rPr>
        <w:t>Figure</w:t>
      </w:r>
      <w:commentRangeEnd w:id="16"/>
      <w:r w:rsidR="00BE329F" w:rsidRPr="00BC33D5">
        <w:rPr>
          <w:rStyle w:val="CommentReference"/>
          <w:rFonts w:ascii="Times New Roman" w:hAnsi="Times New Roman" w:cs="Times New Roman"/>
          <w:b/>
          <w:bCs/>
          <w:sz w:val="24"/>
          <w:szCs w:val="24"/>
        </w:rPr>
        <w:commentReference w:id="16"/>
      </w:r>
      <w:r w:rsidRPr="00BC33D5">
        <w:rPr>
          <w:rFonts w:ascii="Times New Roman" w:hAnsi="Times New Roman" w:cs="Times New Roman"/>
          <w:b/>
          <w:bCs/>
        </w:rPr>
        <w:t xml:space="preserve"> </w:t>
      </w:r>
      <w:r>
        <w:rPr>
          <w:rFonts w:ascii="Times New Roman" w:hAnsi="Times New Roman" w:cs="Times New Roman"/>
          <w:b/>
          <w:bCs/>
        </w:rPr>
        <w:t>10.</w:t>
      </w:r>
      <w:r w:rsidRPr="00BC33D5">
        <w:rPr>
          <w:rFonts w:ascii="Times New Roman" w:hAnsi="Times New Roman" w:cs="Times New Roman"/>
          <w:b/>
          <w:bCs/>
        </w:rPr>
        <w:t xml:space="preserve"> </w:t>
      </w:r>
      <w:r>
        <w:rPr>
          <w:rFonts w:ascii="Times New Roman" w:hAnsi="Times New Roman" w:cs="Times New Roman"/>
          <w:b/>
          <w:bCs/>
        </w:rPr>
        <w:t>The effect of h</w:t>
      </w:r>
      <w:r w:rsidRPr="00BC33D5">
        <w:rPr>
          <w:rFonts w:ascii="Times New Roman" w:hAnsi="Times New Roman" w:cs="Times New Roman"/>
          <w:b/>
          <w:bCs/>
        </w:rPr>
        <w:t xml:space="preserve">igh frequency stimulation (HFS) </w:t>
      </w:r>
      <w:r>
        <w:rPr>
          <w:rFonts w:ascii="Times New Roman" w:hAnsi="Times New Roman" w:cs="Times New Roman"/>
          <w:b/>
          <w:bCs/>
        </w:rPr>
        <w:t xml:space="preserve">on </w:t>
      </w:r>
      <w:r w:rsidRPr="00BC33D5">
        <w:rPr>
          <w:rFonts w:ascii="Times New Roman" w:hAnsi="Times New Roman" w:cs="Times New Roman"/>
          <w:b/>
          <w:bCs/>
        </w:rPr>
        <w:t>evoked excitatory postsynaptic current (eEPSC) amplitude</w:t>
      </w:r>
      <w:r>
        <w:rPr>
          <w:rFonts w:ascii="Times New Roman" w:hAnsi="Times New Roman" w:cs="Times New Roman"/>
          <w:b/>
          <w:bCs/>
        </w:rPr>
        <w:t xml:space="preserve"> over time following acute stress</w:t>
      </w:r>
      <w:r w:rsidRPr="00BC33D5">
        <w:rPr>
          <w:rFonts w:ascii="Times New Roman" w:hAnsi="Times New Roman" w:cs="Times New Roman"/>
          <w:b/>
          <w:bCs/>
        </w:rPr>
        <w:t xml:space="preserve"> </w:t>
      </w:r>
      <w:r>
        <w:rPr>
          <w:rFonts w:ascii="Times New Roman" w:hAnsi="Times New Roman" w:cs="Times New Roman"/>
          <w:b/>
          <w:bCs/>
        </w:rPr>
        <w:t>is no longer seen when CB1 receptors are blocked</w:t>
      </w:r>
      <w:r w:rsidRPr="00BC33D5">
        <w:rPr>
          <w:rFonts w:ascii="Times New Roman" w:hAnsi="Times New Roman" w:cs="Times New Roman"/>
          <w:b/>
          <w:bCs/>
        </w:rPr>
        <w:t>.</w:t>
      </w:r>
      <w:r>
        <w:rPr>
          <w:rFonts w:ascii="Times New Roman" w:hAnsi="Times New Roman" w:cs="Times New Roman"/>
        </w:rPr>
        <w:t xml:space="preserve"> </w:t>
      </w:r>
      <w:r w:rsidRPr="008D519F">
        <w:rPr>
          <w:rFonts w:ascii="Times New Roman" w:hAnsi="Times New Roman" w:cs="Times New Roman"/>
          <w:b/>
          <w:bCs/>
        </w:rPr>
        <w:t>A:</w:t>
      </w:r>
      <w:r>
        <w:rPr>
          <w:rFonts w:ascii="Times New Roman" w:hAnsi="Times New Roman" w:cs="Times New Roman"/>
        </w:rPr>
        <w:t xml:space="preserve"> Representative traces consisting of eEPSC</w:t>
      </w:r>
      <w:ins w:id="17" w:author="Karen Crosby" w:date="2026-04-12T14:33:00Z" w16du:dateUtc="2026-04-12T17:33:00Z">
        <w:r w:rsidR="00BE329F">
          <w:rPr>
            <w:rFonts w:ascii="Times New Roman" w:hAnsi="Times New Roman" w:cs="Times New Roman"/>
          </w:rPr>
          <w:t>s</w:t>
        </w:r>
      </w:ins>
      <w:r>
        <w:rPr>
          <w:rFonts w:ascii="Times New Roman" w:hAnsi="Times New Roman" w:cs="Times New Roman"/>
        </w:rPr>
        <w:t xml:space="preserve"> from one neuron averaged over the baseline period (0-to-5 minutes) and last period (25-to-30 minutes) of the recording with a scale bar that represents 50 pA/10 msec, and </w:t>
      </w:r>
      <w:r w:rsidRPr="008D519F">
        <w:rPr>
          <w:rFonts w:ascii="Times New Roman" w:hAnsi="Times New Roman" w:cs="Times New Roman"/>
          <w:b/>
          <w:bCs/>
        </w:rPr>
        <w:t>B:</w:t>
      </w:r>
      <w:r>
        <w:rPr>
          <w:rFonts w:ascii="Times New Roman" w:hAnsi="Times New Roman" w:cs="Times New Roman"/>
        </w:rPr>
        <w:t xml:space="preserve"> a representative recording from one neuron. </w:t>
      </w:r>
      <w:r w:rsidRPr="008D519F">
        <w:rPr>
          <w:rFonts w:ascii="Times New Roman" w:hAnsi="Times New Roman" w:cs="Times New Roman"/>
          <w:b/>
          <w:bCs/>
        </w:rPr>
        <w:t>C:</w:t>
      </w:r>
      <w:r>
        <w:rPr>
          <w:rFonts w:ascii="Times New Roman" w:hAnsi="Times New Roman" w:cs="Times New Roman"/>
        </w:rPr>
        <w:t xml:space="preserve"> Summary data in which each point represents the eEPSC amplitude </w:t>
      </w:r>
      <w:r w:rsidRPr="00D328D7">
        <w:rPr>
          <w:rFonts w:ascii="Times New Roman" w:hAnsi="Times New Roman" w:cs="Times New Roman"/>
        </w:rPr>
        <w:t>±</w:t>
      </w:r>
      <w:r>
        <w:rPr>
          <w:rFonts w:ascii="Times New Roman" w:hAnsi="Times New Roman" w:cs="Times New Roman"/>
        </w:rPr>
        <w:t xml:space="preserve"> standard error across all neurons and </w:t>
      </w:r>
      <w:r w:rsidRPr="00135300">
        <w:rPr>
          <w:rFonts w:ascii="Times New Roman" w:hAnsi="Times New Roman" w:cs="Times New Roman"/>
          <w:i/>
          <w:iCs/>
        </w:rPr>
        <w:t>n</w:t>
      </w:r>
      <w:r>
        <w:rPr>
          <w:rFonts w:ascii="Times New Roman" w:hAnsi="Times New Roman" w:cs="Times New Roman"/>
        </w:rPr>
        <w:t xml:space="preserve"> represents the number of unique neurons. </w:t>
      </w:r>
    </w:p>
    <w:p w14:paraId="53975EDA" w14:textId="77777777" w:rsidR="00E46820" w:rsidRDefault="00E46820" w:rsidP="00E46820">
      <w:pPr>
        <w:spacing w:line="240" w:lineRule="auto"/>
        <w:rPr>
          <w:rFonts w:ascii="Times New Roman" w:hAnsi="Times New Roman" w:cs="Times New Roman"/>
        </w:rPr>
      </w:pPr>
    </w:p>
    <w:p w14:paraId="711EAA78" w14:textId="77777777" w:rsidR="00E46820" w:rsidRDefault="00E46820" w:rsidP="00E46820">
      <w:pPr>
        <w:spacing w:line="240" w:lineRule="auto"/>
        <w:rPr>
          <w:rFonts w:ascii="Times New Roman" w:hAnsi="Times New Roman" w:cs="Times New Roman"/>
        </w:rPr>
      </w:pPr>
    </w:p>
    <w:p w14:paraId="407EBAF3" w14:textId="77777777" w:rsidR="00E46820" w:rsidRDefault="00E46820" w:rsidP="00E46820">
      <w:pPr>
        <w:spacing w:line="240" w:lineRule="auto"/>
        <w:rPr>
          <w:rFonts w:ascii="Times New Roman" w:hAnsi="Times New Roman" w:cs="Times New Roman"/>
        </w:rPr>
      </w:pPr>
      <w:r>
        <w:rPr>
          <w:rFonts w:ascii="Times New Roman" w:hAnsi="Times New Roman" w:cs="Times New Roman"/>
          <w:noProof/>
        </w:rPr>
        <w:drawing>
          <wp:inline distT="0" distB="0" distL="0" distR="0" wp14:anchorId="6CEE9DE6" wp14:editId="192C7658">
            <wp:extent cx="5943600" cy="2251710"/>
            <wp:effectExtent l="0" t="0" r="0" b="0"/>
            <wp:docPr id="776775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75208" name="Picture 7767752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51710"/>
                    </a:xfrm>
                    <a:prstGeom prst="rect">
                      <a:avLst/>
                    </a:prstGeom>
                  </pic:spPr>
                </pic:pic>
              </a:graphicData>
            </a:graphic>
          </wp:inline>
        </w:drawing>
      </w:r>
    </w:p>
    <w:p w14:paraId="58D6D1C5"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11</w:t>
      </w:r>
      <w:r w:rsidRPr="0018157B">
        <w:rPr>
          <w:rFonts w:ascii="Times New Roman" w:hAnsi="Times New Roman" w:cs="Times New Roman"/>
          <w:b/>
          <w:bCs/>
        </w:rPr>
        <w:t xml:space="preserve">. The paired pulse ratio (PPR) and coefficient of variation did not change significantly after high frequency </w:t>
      </w:r>
      <w:r>
        <w:rPr>
          <w:rFonts w:ascii="Times New Roman" w:hAnsi="Times New Roman" w:cs="Times New Roman"/>
          <w:b/>
          <w:bCs/>
        </w:rPr>
        <w:t>stimulation</w:t>
      </w:r>
      <w:r w:rsidRPr="0018157B">
        <w:rPr>
          <w:rFonts w:ascii="Times New Roman" w:hAnsi="Times New Roman" w:cs="Times New Roman"/>
          <w:b/>
          <w:bCs/>
        </w:rPr>
        <w:t xml:space="preserve"> (HFS) </w:t>
      </w:r>
      <w:r>
        <w:rPr>
          <w:rFonts w:ascii="Times New Roman" w:hAnsi="Times New Roman" w:cs="Times New Roman"/>
          <w:b/>
          <w:bCs/>
        </w:rPr>
        <w:t>following acute stress when CB1 receptors were blocked</w:t>
      </w:r>
      <w:r w:rsidRPr="0018157B">
        <w:rPr>
          <w:rFonts w:ascii="Times New Roman" w:hAnsi="Times New Roman" w:cs="Times New Roman"/>
          <w:b/>
          <w:bCs/>
        </w:rPr>
        <w:t>.</w:t>
      </w:r>
      <w:r>
        <w:rPr>
          <w:rFonts w:ascii="Times New Roman" w:hAnsi="Times New Roman" w:cs="Times New Roman"/>
        </w:rPr>
        <w:t xml:space="preserve"> Each grey point (</w:t>
      </w:r>
      <w:r w:rsidRPr="002B7103">
        <w:rPr>
          <w:rFonts w:ascii="Times New Roman" w:hAnsi="Times New Roman" w:cs="Times New Roman"/>
          <w:i/>
          <w:iCs/>
        </w:rPr>
        <w:t>n</w:t>
      </w:r>
      <w:r>
        <w:rPr>
          <w:rFonts w:ascii="Times New Roman" w:hAnsi="Times New Roman" w:cs="Times New Roman"/>
        </w:rPr>
        <w:t xml:space="preserve"> = 10) represents the mean </w:t>
      </w:r>
      <w:r w:rsidRPr="0018157B">
        <w:rPr>
          <w:rFonts w:ascii="Times New Roman" w:hAnsi="Times New Roman" w:cs="Times New Roman"/>
          <w:b/>
          <w:bCs/>
        </w:rPr>
        <w:t>A:</w:t>
      </w:r>
      <w:r>
        <w:rPr>
          <w:rFonts w:ascii="Times New Roman" w:hAnsi="Times New Roman" w:cs="Times New Roman"/>
        </w:rPr>
        <w:t xml:space="preserve"> PPR or </w:t>
      </w:r>
      <w:r w:rsidRPr="0018157B">
        <w:rPr>
          <w:rFonts w:ascii="Times New Roman" w:hAnsi="Times New Roman" w:cs="Times New Roman"/>
          <w:b/>
          <w:bCs/>
        </w:rPr>
        <w:t>B:</w:t>
      </w:r>
      <w:r>
        <w:rPr>
          <w:rFonts w:ascii="Times New Roman" w:hAnsi="Times New Roman" w:cs="Times New Roman"/>
        </w:rPr>
        <w:t xml:space="preserve"> coefficient of variation of a single neuron averaged over the baseline period (0-to-5 minutes) or the final period (25-to-30 minutes). The coloured line represents the mean PPR or coefficient of variation </w:t>
      </w:r>
      <w:r w:rsidRPr="00D328D7">
        <w:rPr>
          <w:rFonts w:ascii="Times New Roman" w:hAnsi="Times New Roman" w:cs="Times New Roman"/>
        </w:rPr>
        <w:t>±</w:t>
      </w:r>
      <w:r>
        <w:rPr>
          <w:rFonts w:ascii="Times New Roman" w:hAnsi="Times New Roman" w:cs="Times New Roman"/>
        </w:rPr>
        <w:t xml:space="preserve"> standard error for the group.</w:t>
      </w:r>
      <w:r w:rsidRPr="008D0001">
        <w:rPr>
          <w:rFonts w:ascii="Times New Roman" w:hAnsi="Times New Roman" w:cs="Times New Roman"/>
        </w:rPr>
        <w:t xml:space="preserve"> </w:t>
      </w:r>
    </w:p>
    <w:p w14:paraId="443A5612" w14:textId="77777777" w:rsidR="00E46820" w:rsidRDefault="00E46820" w:rsidP="00E46820">
      <w:pPr>
        <w:spacing w:line="240" w:lineRule="auto"/>
        <w:rPr>
          <w:rFonts w:ascii="Times New Roman" w:hAnsi="Times New Roman" w:cs="Times New Roman"/>
        </w:rPr>
      </w:pPr>
    </w:p>
    <w:p w14:paraId="0D04D2C6" w14:textId="77777777" w:rsidR="00E46820" w:rsidRDefault="00E46820" w:rsidP="00E46820">
      <w:pPr>
        <w:spacing w:line="360" w:lineRule="auto"/>
        <w:rPr>
          <w:rFonts w:ascii="Times New Roman" w:hAnsi="Times New Roman" w:cs="Times New Roman"/>
        </w:rPr>
      </w:pPr>
      <w:r>
        <w:rPr>
          <w:rFonts w:ascii="Times New Roman" w:hAnsi="Times New Roman" w:cs="Times New Roman"/>
        </w:rPr>
        <w:tab/>
        <w:t>Despite acute stress, when CB1 receptors were blocked action potential peak amplitude did not significantly</w:t>
      </w:r>
      <w:r w:rsidRPr="007C0974">
        <w:rPr>
          <w:rFonts w:ascii="Times New Roman" w:hAnsi="Times New Roman" w:cs="Times New Roman"/>
        </w:rPr>
        <w:t xml:space="preserve"> </w:t>
      </w:r>
      <w:r>
        <w:rPr>
          <w:rFonts w:ascii="Times New Roman" w:hAnsi="Times New Roman" w:cs="Times New Roman"/>
        </w:rPr>
        <w:t>change following HFS (</w:t>
      </w:r>
      <w:r w:rsidRPr="008A2CE0">
        <w:rPr>
          <w:rFonts w:ascii="Times New Roman" w:hAnsi="Times New Roman" w:cs="Times New Roman"/>
          <w:i/>
          <w:iCs/>
        </w:rPr>
        <w:t>t</w:t>
      </w:r>
      <w:r w:rsidRPr="00641D0B">
        <w:rPr>
          <w:rFonts w:ascii="Times New Roman" w:hAnsi="Times New Roman" w:cs="Times New Roman"/>
        </w:rPr>
        <w:t xml:space="preserve"> = 1.9964</w:t>
      </w:r>
      <w:r>
        <w:rPr>
          <w:rFonts w:ascii="Times New Roman" w:hAnsi="Times New Roman" w:cs="Times New Roman"/>
        </w:rPr>
        <w:t>;</w:t>
      </w:r>
      <w:r w:rsidRPr="00641D0B">
        <w:rPr>
          <w:rFonts w:ascii="Times New Roman" w:hAnsi="Times New Roman" w:cs="Times New Roman"/>
        </w:rPr>
        <w:t xml:space="preserve"> </w:t>
      </w:r>
      <w:r w:rsidRPr="008A2CE0">
        <w:rPr>
          <w:rFonts w:ascii="Times New Roman" w:hAnsi="Times New Roman" w:cs="Times New Roman"/>
          <w:i/>
          <w:iCs/>
        </w:rPr>
        <w:t>df</w:t>
      </w:r>
      <w:r w:rsidRPr="00641D0B">
        <w:rPr>
          <w:rFonts w:ascii="Times New Roman" w:hAnsi="Times New Roman" w:cs="Times New Roman"/>
        </w:rPr>
        <w:t xml:space="preserve"> = 5</w:t>
      </w:r>
      <w:r>
        <w:rPr>
          <w:rFonts w:ascii="Times New Roman" w:hAnsi="Times New Roman" w:cs="Times New Roman"/>
        </w:rPr>
        <w:t>;</w:t>
      </w:r>
      <w:r w:rsidRPr="00641D0B">
        <w:rPr>
          <w:rFonts w:ascii="Times New Roman" w:hAnsi="Times New Roman" w:cs="Times New Roman"/>
        </w:rPr>
        <w:t xml:space="preserve"> </w:t>
      </w:r>
      <w:r w:rsidRPr="008A2CE0">
        <w:rPr>
          <w:rFonts w:ascii="Times New Roman" w:hAnsi="Times New Roman" w:cs="Times New Roman"/>
          <w:i/>
          <w:iCs/>
        </w:rPr>
        <w:t>p</w:t>
      </w:r>
      <w:r w:rsidRPr="00641D0B">
        <w:rPr>
          <w:rFonts w:ascii="Times New Roman" w:hAnsi="Times New Roman" w:cs="Times New Roman"/>
        </w:rPr>
        <w:t xml:space="preserve"> = 0.1024</w:t>
      </w:r>
      <w:r>
        <w:rPr>
          <w:rFonts w:ascii="Times New Roman" w:hAnsi="Times New Roman" w:cs="Times New Roman"/>
        </w:rPr>
        <w:t xml:space="preserve">; paired </w:t>
      </w:r>
      <w:r w:rsidRPr="008A2CE0">
        <w:rPr>
          <w:rFonts w:ascii="Times New Roman" w:hAnsi="Times New Roman" w:cs="Times New Roman"/>
          <w:i/>
          <w:iCs/>
        </w:rPr>
        <w:t>t</w:t>
      </w:r>
      <w:r>
        <w:rPr>
          <w:rFonts w:ascii="Times New Roman" w:hAnsi="Times New Roman" w:cs="Times New Roman"/>
        </w:rPr>
        <w:t>-test;</w:t>
      </w:r>
      <w:r w:rsidRPr="0044542E">
        <w:rPr>
          <w:rFonts w:ascii="Times New Roman" w:hAnsi="Times New Roman" w:cs="Times New Roman"/>
        </w:rPr>
        <w:t xml:space="preserve"> </w:t>
      </w:r>
      <w:r>
        <w:rPr>
          <w:rFonts w:ascii="Times New Roman" w:hAnsi="Times New Roman" w:cs="Times New Roman"/>
        </w:rPr>
        <w:t>Fig. 12), nor did action potential frequency (</w:t>
      </w:r>
      <w:r w:rsidRPr="008A2CE0">
        <w:rPr>
          <w:rFonts w:ascii="Times New Roman" w:hAnsi="Times New Roman" w:cs="Times New Roman"/>
          <w:i/>
          <w:iCs/>
        </w:rPr>
        <w:t>df</w:t>
      </w:r>
      <w:r>
        <w:rPr>
          <w:rFonts w:ascii="Times New Roman" w:hAnsi="Times New Roman" w:cs="Times New Roman"/>
        </w:rPr>
        <w:t xml:space="preserve"> = 1, 189; </w:t>
      </w:r>
      <w:r w:rsidRPr="008A2CE0">
        <w:rPr>
          <w:rFonts w:ascii="Times New Roman" w:hAnsi="Times New Roman" w:cs="Times New Roman"/>
          <w:i/>
          <w:iCs/>
        </w:rPr>
        <w:t>F</w:t>
      </w:r>
      <w:r>
        <w:rPr>
          <w:rFonts w:ascii="Times New Roman" w:hAnsi="Times New Roman" w:cs="Times New Roman"/>
        </w:rPr>
        <w:t xml:space="preserve"> = 1.485248; </w:t>
      </w:r>
      <w:r w:rsidRPr="008A2CE0">
        <w:rPr>
          <w:rFonts w:ascii="Times New Roman" w:hAnsi="Times New Roman" w:cs="Times New Roman"/>
          <w:i/>
          <w:iCs/>
        </w:rPr>
        <w:t>p</w:t>
      </w:r>
      <w:r>
        <w:rPr>
          <w:rFonts w:ascii="Times New Roman" w:hAnsi="Times New Roman" w:cs="Times New Roman"/>
        </w:rPr>
        <w:t xml:space="preserve"> = 0.2245).</w:t>
      </w:r>
    </w:p>
    <w:p w14:paraId="0D16AE6E" w14:textId="77777777" w:rsidR="00E46820" w:rsidRDefault="00E46820" w:rsidP="00E46820">
      <w:pPr>
        <w:spacing w:line="240" w:lineRule="auto"/>
        <w:rPr>
          <w:rFonts w:ascii="Times New Roman" w:hAnsi="Times New Roman" w:cs="Times New Roman"/>
        </w:rPr>
      </w:pPr>
    </w:p>
    <w:p w14:paraId="3A2E63CA" w14:textId="77777777" w:rsidR="00E46820" w:rsidRDefault="00E46820" w:rsidP="00E46820">
      <w:pPr>
        <w:spacing w:line="240" w:lineRule="auto"/>
        <w:rPr>
          <w:rFonts w:ascii="Times New Roman" w:hAnsi="Times New Roman" w:cs="Times New Roman"/>
        </w:rPr>
      </w:pPr>
    </w:p>
    <w:p w14:paraId="20B70E35"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9C4D620" wp14:editId="6F576064">
            <wp:extent cx="3438714" cy="2456329"/>
            <wp:effectExtent l="0" t="0" r="3175" b="0"/>
            <wp:docPr id="1306412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12386" name="Picture 13064123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72418" cy="2480404"/>
                    </a:xfrm>
                    <a:prstGeom prst="rect">
                      <a:avLst/>
                    </a:prstGeom>
                  </pic:spPr>
                </pic:pic>
              </a:graphicData>
            </a:graphic>
          </wp:inline>
        </w:drawing>
      </w:r>
    </w:p>
    <w:p w14:paraId="29A8C838"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12</w:t>
      </w:r>
      <w:r w:rsidRPr="0018157B">
        <w:rPr>
          <w:rFonts w:ascii="Times New Roman" w:hAnsi="Times New Roman" w:cs="Times New Roman"/>
          <w:b/>
          <w:bCs/>
        </w:rPr>
        <w:t xml:space="preserve">. The </w:t>
      </w:r>
      <w:r>
        <w:rPr>
          <w:rFonts w:ascii="Times New Roman" w:hAnsi="Times New Roman" w:cs="Times New Roman"/>
          <w:b/>
          <w:bCs/>
        </w:rPr>
        <w:t>action potential (AP) peak amplitude</w:t>
      </w:r>
      <w:r w:rsidRPr="0018157B">
        <w:rPr>
          <w:rFonts w:ascii="Times New Roman" w:hAnsi="Times New Roman" w:cs="Times New Roman"/>
          <w:b/>
          <w:bCs/>
        </w:rPr>
        <w:t xml:space="preserve"> did not change significantly after high frequency </w:t>
      </w:r>
      <w:r>
        <w:rPr>
          <w:rFonts w:ascii="Times New Roman" w:hAnsi="Times New Roman" w:cs="Times New Roman"/>
          <w:b/>
          <w:bCs/>
        </w:rPr>
        <w:t>stimulation</w:t>
      </w:r>
      <w:r w:rsidRPr="0018157B">
        <w:rPr>
          <w:rFonts w:ascii="Times New Roman" w:hAnsi="Times New Roman" w:cs="Times New Roman"/>
          <w:b/>
          <w:bCs/>
        </w:rPr>
        <w:t xml:space="preserve"> (HFS) </w:t>
      </w:r>
      <w:r>
        <w:rPr>
          <w:rFonts w:ascii="Times New Roman" w:hAnsi="Times New Roman" w:cs="Times New Roman"/>
          <w:b/>
          <w:bCs/>
        </w:rPr>
        <w:t>following acute stress when CB1 receptors were blocked</w:t>
      </w:r>
      <w:r w:rsidRPr="0018157B">
        <w:rPr>
          <w:rFonts w:ascii="Times New Roman" w:hAnsi="Times New Roman" w:cs="Times New Roman"/>
          <w:b/>
          <w:bCs/>
        </w:rPr>
        <w:t>.</w:t>
      </w:r>
      <w:r>
        <w:rPr>
          <w:rFonts w:ascii="Times New Roman" w:hAnsi="Times New Roman" w:cs="Times New Roman"/>
        </w:rPr>
        <w:t xml:space="preserve"> Each grey point (</w:t>
      </w:r>
      <w:r w:rsidRPr="00031E53">
        <w:rPr>
          <w:rFonts w:ascii="Times New Roman" w:hAnsi="Times New Roman" w:cs="Times New Roman"/>
          <w:i/>
          <w:iCs/>
        </w:rPr>
        <w:t>n</w:t>
      </w:r>
      <w:r>
        <w:rPr>
          <w:rFonts w:ascii="Times New Roman" w:hAnsi="Times New Roman" w:cs="Times New Roman"/>
        </w:rPr>
        <w:t xml:space="preserve"> = 5) represents the mean AP peak amplitude of a single neuron averaged over the baseline period (0-to-5 minutes) or the final period (25-to-30 minutes). The coloured line represents the mean AP peak amplitude </w:t>
      </w:r>
      <w:r w:rsidRPr="00D328D7">
        <w:rPr>
          <w:rFonts w:ascii="Times New Roman" w:hAnsi="Times New Roman" w:cs="Times New Roman"/>
        </w:rPr>
        <w:t>±</w:t>
      </w:r>
      <w:r>
        <w:rPr>
          <w:rFonts w:ascii="Times New Roman" w:hAnsi="Times New Roman" w:cs="Times New Roman"/>
        </w:rPr>
        <w:t xml:space="preserve"> standard error for the group.</w:t>
      </w:r>
      <w:r w:rsidRPr="008D0001">
        <w:rPr>
          <w:rFonts w:ascii="Times New Roman" w:hAnsi="Times New Roman" w:cs="Times New Roman"/>
        </w:rPr>
        <w:t xml:space="preserve"> </w:t>
      </w:r>
    </w:p>
    <w:p w14:paraId="4B15D254" w14:textId="77777777" w:rsidR="00E46820" w:rsidRDefault="00E46820" w:rsidP="00E46820">
      <w:pPr>
        <w:spacing w:line="240" w:lineRule="auto"/>
        <w:rPr>
          <w:rFonts w:ascii="Times New Roman" w:hAnsi="Times New Roman" w:cs="Times New Roman"/>
        </w:rPr>
      </w:pPr>
    </w:p>
    <w:p w14:paraId="1F32AD05" w14:textId="77777777" w:rsidR="00E46820" w:rsidRDefault="00E46820" w:rsidP="00E46820">
      <w:pPr>
        <w:spacing w:line="240" w:lineRule="auto"/>
        <w:rPr>
          <w:rFonts w:ascii="Times New Roman" w:hAnsi="Times New Roman" w:cs="Times New Roman"/>
        </w:rPr>
      </w:pPr>
    </w:p>
    <w:p w14:paraId="76245DBF" w14:textId="77777777" w:rsidR="00E46820" w:rsidRDefault="00E46820" w:rsidP="00E46820">
      <w:pPr>
        <w:spacing w:line="240" w:lineRule="auto"/>
        <w:rPr>
          <w:rFonts w:ascii="Times New Roman" w:hAnsi="Times New Roman" w:cs="Times New Roman"/>
        </w:rPr>
      </w:pPr>
    </w:p>
    <w:p w14:paraId="6C2D6CC8" w14:textId="77777777" w:rsidR="00E46820" w:rsidRPr="00051D52" w:rsidRDefault="00E46820" w:rsidP="00E46820">
      <w:pPr>
        <w:spacing w:line="360" w:lineRule="auto"/>
        <w:rPr>
          <w:rFonts w:ascii="Times New Roman" w:hAnsi="Times New Roman" w:cs="Times New Roman"/>
          <w:b/>
          <w:bCs/>
          <w:sz w:val="28"/>
          <w:szCs w:val="28"/>
        </w:rPr>
      </w:pPr>
      <w:r w:rsidRPr="00051D52">
        <w:rPr>
          <w:rFonts w:ascii="Times New Roman" w:hAnsi="Times New Roman" w:cs="Times New Roman"/>
          <w:b/>
          <w:bCs/>
          <w:sz w:val="28"/>
          <w:szCs w:val="28"/>
        </w:rPr>
        <w:t>3.4 Repeated stress does not alter glutamatergic transmission in DMH neurons of young female rats</w:t>
      </w:r>
    </w:p>
    <w:p w14:paraId="25B3335D" w14:textId="77777777" w:rsidR="00E46820" w:rsidRDefault="00E46820" w:rsidP="00E46820">
      <w:pPr>
        <w:spacing w:line="360" w:lineRule="auto"/>
        <w:ind w:firstLine="720"/>
        <w:rPr>
          <w:rFonts w:ascii="Times New Roman" w:hAnsi="Times New Roman" w:cs="Times New Roman"/>
        </w:rPr>
      </w:pPr>
      <w:r w:rsidRPr="00E55024">
        <w:rPr>
          <w:rFonts w:ascii="Times New Roman" w:hAnsi="Times New Roman" w:cs="Times New Roman"/>
        </w:rPr>
        <w:t xml:space="preserve">To determine if </w:t>
      </w:r>
      <w:r>
        <w:rPr>
          <w:rFonts w:ascii="Times New Roman" w:hAnsi="Times New Roman" w:cs="Times New Roman"/>
        </w:rPr>
        <w:t>five</w:t>
      </w:r>
      <w:r w:rsidRPr="00E55024">
        <w:rPr>
          <w:rFonts w:ascii="Times New Roman" w:hAnsi="Times New Roman" w:cs="Times New Roman"/>
        </w:rPr>
        <w:t xml:space="preserve"> consecutive days of a 30-minute physical restraint </w:t>
      </w:r>
      <w:r>
        <w:rPr>
          <w:rFonts w:ascii="Times New Roman" w:hAnsi="Times New Roman" w:cs="Times New Roman"/>
        </w:rPr>
        <w:t>a</w:t>
      </w:r>
      <w:r w:rsidRPr="00E55024">
        <w:rPr>
          <w:rFonts w:ascii="Times New Roman" w:hAnsi="Times New Roman" w:cs="Times New Roman"/>
        </w:rPr>
        <w:t>ffects glutamate</w:t>
      </w:r>
      <w:r>
        <w:rPr>
          <w:rFonts w:ascii="Times New Roman" w:hAnsi="Times New Roman" w:cs="Times New Roman"/>
        </w:rPr>
        <w:t xml:space="preserve"> </w:t>
      </w:r>
      <w:r w:rsidRPr="00E55024">
        <w:rPr>
          <w:rFonts w:ascii="Times New Roman" w:hAnsi="Times New Roman" w:cs="Times New Roman"/>
        </w:rPr>
        <w:t>signalling in the</w:t>
      </w:r>
      <w:r>
        <w:rPr>
          <w:rFonts w:ascii="Times New Roman" w:hAnsi="Times New Roman" w:cs="Times New Roman"/>
        </w:rPr>
        <w:t xml:space="preserve"> </w:t>
      </w:r>
      <w:r w:rsidRPr="00E55024">
        <w:rPr>
          <w:rFonts w:ascii="Times New Roman" w:hAnsi="Times New Roman" w:cs="Times New Roman"/>
        </w:rPr>
        <w:t>DMH,</w:t>
      </w:r>
      <w:r w:rsidRPr="00DC3AD6">
        <w:rPr>
          <w:rFonts w:ascii="Times New Roman" w:hAnsi="Times New Roman" w:cs="Times New Roman"/>
        </w:rPr>
        <w:t xml:space="preserve"> </w:t>
      </w:r>
      <w:r w:rsidRPr="00E55024">
        <w:rPr>
          <w:rFonts w:ascii="Times New Roman" w:hAnsi="Times New Roman" w:cs="Times New Roman"/>
        </w:rPr>
        <w:t>recordings of DMH neurons in hypothalamic slices</w:t>
      </w:r>
      <w:r>
        <w:rPr>
          <w:rFonts w:ascii="Times New Roman" w:hAnsi="Times New Roman" w:cs="Times New Roman"/>
        </w:rPr>
        <w:t xml:space="preserve"> were obtained.</w:t>
      </w:r>
      <w:r w:rsidRPr="00DC3AD6">
        <w:rPr>
          <w:rFonts w:ascii="Times New Roman" w:hAnsi="Times New Roman" w:cs="Times New Roman"/>
        </w:rPr>
        <w:t xml:space="preserve"> </w:t>
      </w:r>
      <w:r>
        <w:rPr>
          <w:rFonts w:ascii="Times New Roman" w:hAnsi="Times New Roman" w:cs="Times New Roman"/>
        </w:rPr>
        <w:t xml:space="preserve">Unlike in acute stress, eEPSC amplitude did not change significantly after HFS (final amplitude 74.00 </w:t>
      </w:r>
      <w:r w:rsidRPr="00D328D7">
        <w:rPr>
          <w:rFonts w:ascii="Times New Roman" w:hAnsi="Times New Roman" w:cs="Times New Roman"/>
        </w:rPr>
        <w:t>±</w:t>
      </w:r>
      <w:r>
        <w:rPr>
          <w:rFonts w:ascii="Times New Roman" w:hAnsi="Times New Roman" w:cs="Times New Roman"/>
        </w:rPr>
        <w:t xml:space="preserve"> 12.34% of baseline; Fig. 13), nor in the PPR (</w:t>
      </w:r>
      <w:r w:rsidRPr="00C87A99">
        <w:rPr>
          <w:rFonts w:ascii="Times New Roman" w:hAnsi="Times New Roman" w:cs="Times New Roman"/>
        </w:rPr>
        <w:t>1.29 ± 0.18</w:t>
      </w:r>
      <w:r>
        <w:rPr>
          <w:rFonts w:ascii="Times New Roman" w:hAnsi="Times New Roman" w:cs="Times New Roman"/>
        </w:rPr>
        <w:t xml:space="preserve"> at baseline</w:t>
      </w:r>
      <w:r w:rsidRPr="00C87A99">
        <w:rPr>
          <w:rFonts w:ascii="Times New Roman" w:hAnsi="Times New Roman" w:cs="Times New Roman"/>
        </w:rPr>
        <w:t xml:space="preserve"> to 1.35 ± 0.22</w:t>
      </w:r>
      <w:r>
        <w:rPr>
          <w:rFonts w:ascii="Times New Roman" w:hAnsi="Times New Roman" w:cs="Times New Roman"/>
        </w:rPr>
        <w:t xml:space="preserve"> post-HFS;</w:t>
      </w:r>
      <w:r w:rsidRPr="00C87A99">
        <w:rPr>
          <w:rFonts w:ascii="Times New Roman" w:hAnsi="Times New Roman" w:cs="Times New Roman"/>
        </w:rPr>
        <w:t xml:space="preserve"> </w:t>
      </w:r>
      <w:r w:rsidRPr="008A2CE0">
        <w:rPr>
          <w:rFonts w:ascii="Times New Roman" w:hAnsi="Times New Roman" w:cs="Times New Roman"/>
          <w:i/>
          <w:iCs/>
        </w:rPr>
        <w:t xml:space="preserve">n </w:t>
      </w:r>
      <w:r w:rsidRPr="00C87A99">
        <w:rPr>
          <w:rFonts w:ascii="Times New Roman" w:hAnsi="Times New Roman" w:cs="Times New Roman"/>
        </w:rPr>
        <w:t>= 9</w:t>
      </w:r>
      <w:r>
        <w:rPr>
          <w:rFonts w:ascii="Times New Roman" w:hAnsi="Times New Roman" w:cs="Times New Roman"/>
        </w:rPr>
        <w:t>;</w:t>
      </w:r>
      <w:r w:rsidRPr="00C87A99">
        <w:rPr>
          <w:rFonts w:ascii="Times New Roman" w:hAnsi="Times New Roman" w:cs="Times New Roman"/>
        </w:rPr>
        <w:t xml:space="preserve"> </w:t>
      </w:r>
      <w:r w:rsidRPr="008A2CE0">
        <w:rPr>
          <w:rFonts w:ascii="Times New Roman" w:hAnsi="Times New Roman" w:cs="Times New Roman"/>
          <w:i/>
          <w:iCs/>
        </w:rPr>
        <w:t>t</w:t>
      </w:r>
      <w:r w:rsidRPr="00C87A99">
        <w:rPr>
          <w:rFonts w:ascii="Times New Roman" w:hAnsi="Times New Roman" w:cs="Times New Roman"/>
        </w:rPr>
        <w:t xml:space="preserve"> = 0.53352</w:t>
      </w:r>
      <w:r>
        <w:rPr>
          <w:rFonts w:ascii="Times New Roman" w:hAnsi="Times New Roman" w:cs="Times New Roman"/>
        </w:rPr>
        <w:t>;</w:t>
      </w:r>
      <w:r w:rsidRPr="00C87A99">
        <w:rPr>
          <w:rFonts w:ascii="Times New Roman" w:hAnsi="Times New Roman" w:cs="Times New Roman"/>
        </w:rPr>
        <w:t xml:space="preserve"> </w:t>
      </w:r>
      <w:r w:rsidRPr="008A2CE0">
        <w:rPr>
          <w:rFonts w:ascii="Times New Roman" w:hAnsi="Times New Roman" w:cs="Times New Roman"/>
          <w:i/>
          <w:iCs/>
        </w:rPr>
        <w:t>df</w:t>
      </w:r>
      <w:r w:rsidRPr="00C87A99">
        <w:rPr>
          <w:rFonts w:ascii="Times New Roman" w:hAnsi="Times New Roman" w:cs="Times New Roman"/>
        </w:rPr>
        <w:t xml:space="preserve"> = 8</w:t>
      </w:r>
      <w:r>
        <w:rPr>
          <w:rFonts w:ascii="Times New Roman" w:hAnsi="Times New Roman" w:cs="Times New Roman"/>
        </w:rPr>
        <w:t>;</w:t>
      </w:r>
      <w:r w:rsidRPr="00C87A99">
        <w:rPr>
          <w:rFonts w:ascii="Times New Roman" w:hAnsi="Times New Roman" w:cs="Times New Roman"/>
        </w:rPr>
        <w:t xml:space="preserve"> </w:t>
      </w:r>
      <w:r w:rsidRPr="008A2CE0">
        <w:rPr>
          <w:rFonts w:ascii="Times New Roman" w:hAnsi="Times New Roman" w:cs="Times New Roman"/>
          <w:i/>
          <w:iCs/>
        </w:rPr>
        <w:t>p</w:t>
      </w:r>
      <w:r w:rsidRPr="00C87A99">
        <w:rPr>
          <w:rFonts w:ascii="Times New Roman" w:hAnsi="Times New Roman" w:cs="Times New Roman"/>
        </w:rPr>
        <w:t xml:space="preserve"> = 0.6082</w:t>
      </w:r>
      <w:r>
        <w:rPr>
          <w:rFonts w:ascii="Times New Roman" w:hAnsi="Times New Roman" w:cs="Times New Roman"/>
        </w:rPr>
        <w:t xml:space="preserve">; paired </w:t>
      </w:r>
      <w:r w:rsidRPr="008A2CE0">
        <w:rPr>
          <w:rFonts w:ascii="Times New Roman" w:hAnsi="Times New Roman" w:cs="Times New Roman"/>
          <w:i/>
          <w:iCs/>
        </w:rPr>
        <w:t>t</w:t>
      </w:r>
      <w:r>
        <w:rPr>
          <w:rFonts w:ascii="Times New Roman" w:hAnsi="Times New Roman" w:cs="Times New Roman"/>
        </w:rPr>
        <w:t>-test; Fig. 14A) or coefficient of variation (</w:t>
      </w:r>
      <w:r w:rsidRPr="008A2CE0">
        <w:rPr>
          <w:rFonts w:ascii="Times New Roman" w:hAnsi="Times New Roman" w:cs="Times New Roman"/>
          <w:i/>
          <w:iCs/>
        </w:rPr>
        <w:t>t</w:t>
      </w:r>
      <w:r w:rsidRPr="00C87A99">
        <w:rPr>
          <w:rFonts w:ascii="Times New Roman" w:hAnsi="Times New Roman" w:cs="Times New Roman"/>
        </w:rPr>
        <w:t xml:space="preserve"> = 0.32925, </w:t>
      </w:r>
      <w:r w:rsidRPr="008A2CE0">
        <w:rPr>
          <w:rFonts w:ascii="Times New Roman" w:hAnsi="Times New Roman" w:cs="Times New Roman"/>
          <w:i/>
          <w:iCs/>
        </w:rPr>
        <w:t>df</w:t>
      </w:r>
      <w:r w:rsidRPr="00C87A99">
        <w:rPr>
          <w:rFonts w:ascii="Times New Roman" w:hAnsi="Times New Roman" w:cs="Times New Roman"/>
        </w:rPr>
        <w:t xml:space="preserve"> = 8, </w:t>
      </w:r>
      <w:r w:rsidRPr="008A2CE0">
        <w:rPr>
          <w:rFonts w:ascii="Times New Roman" w:hAnsi="Times New Roman" w:cs="Times New Roman"/>
          <w:i/>
          <w:iCs/>
        </w:rPr>
        <w:t>p</w:t>
      </w:r>
      <w:r w:rsidRPr="00C87A99">
        <w:rPr>
          <w:rFonts w:ascii="Times New Roman" w:hAnsi="Times New Roman" w:cs="Times New Roman"/>
        </w:rPr>
        <w:t xml:space="preserve"> = 0.7504</w:t>
      </w:r>
      <w:r>
        <w:rPr>
          <w:rFonts w:ascii="Times New Roman" w:hAnsi="Times New Roman" w:cs="Times New Roman"/>
        </w:rPr>
        <w:t xml:space="preserve">; paired </w:t>
      </w:r>
      <w:r w:rsidRPr="008A2CE0">
        <w:rPr>
          <w:rFonts w:ascii="Times New Roman" w:hAnsi="Times New Roman" w:cs="Times New Roman"/>
          <w:i/>
          <w:iCs/>
        </w:rPr>
        <w:t>t</w:t>
      </w:r>
      <w:r>
        <w:rPr>
          <w:rFonts w:ascii="Times New Roman" w:hAnsi="Times New Roman" w:cs="Times New Roman"/>
        </w:rPr>
        <w:t>-test; Fig. 14B).</w:t>
      </w:r>
    </w:p>
    <w:p w14:paraId="66C63041"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619C335" wp14:editId="25628ADE">
            <wp:extent cx="4621730" cy="6875271"/>
            <wp:effectExtent l="0" t="0" r="1270" b="0"/>
            <wp:docPr id="1922168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68971" name="Picture 1922168971"/>
                    <pic:cNvPicPr/>
                  </pic:nvPicPr>
                  <pic:blipFill rotWithShape="1">
                    <a:blip r:embed="rId19">
                      <a:extLst>
                        <a:ext uri="{28A0092B-C50C-407E-A947-70E740481C1C}">
                          <a14:useLocalDpi xmlns:a14="http://schemas.microsoft.com/office/drawing/2010/main" val="0"/>
                        </a:ext>
                      </a:extLst>
                    </a:blip>
                    <a:srcRect l="7783" t="3095" r="7753" b="2521"/>
                    <a:stretch>
                      <a:fillRect/>
                    </a:stretch>
                  </pic:blipFill>
                  <pic:spPr bwMode="auto">
                    <a:xfrm>
                      <a:off x="0" y="0"/>
                      <a:ext cx="4622743" cy="6876777"/>
                    </a:xfrm>
                    <a:prstGeom prst="rect">
                      <a:avLst/>
                    </a:prstGeom>
                    <a:ln>
                      <a:noFill/>
                    </a:ln>
                    <a:extLst>
                      <a:ext uri="{53640926-AAD7-44D8-BBD7-CCE9431645EC}">
                        <a14:shadowObscured xmlns:a14="http://schemas.microsoft.com/office/drawing/2010/main"/>
                      </a:ext>
                    </a:extLst>
                  </pic:spPr>
                </pic:pic>
              </a:graphicData>
            </a:graphic>
          </wp:inline>
        </w:drawing>
      </w:r>
    </w:p>
    <w:p w14:paraId="5C3613AA" w14:textId="159DEB6C" w:rsidR="00E46820" w:rsidRDefault="00E46820" w:rsidP="00E46820">
      <w:pPr>
        <w:spacing w:line="240" w:lineRule="auto"/>
        <w:rPr>
          <w:rFonts w:ascii="Times New Roman" w:hAnsi="Times New Roman" w:cs="Times New Roman"/>
        </w:rPr>
      </w:pPr>
      <w:r w:rsidRPr="00BC33D5">
        <w:rPr>
          <w:rFonts w:ascii="Times New Roman" w:hAnsi="Times New Roman" w:cs="Times New Roman"/>
          <w:b/>
          <w:bCs/>
        </w:rPr>
        <w:t xml:space="preserve">Figure </w:t>
      </w:r>
      <w:r>
        <w:rPr>
          <w:rFonts w:ascii="Times New Roman" w:hAnsi="Times New Roman" w:cs="Times New Roman"/>
          <w:b/>
          <w:bCs/>
        </w:rPr>
        <w:t>13</w:t>
      </w:r>
      <w:r w:rsidRPr="00BC33D5">
        <w:rPr>
          <w:rFonts w:ascii="Times New Roman" w:hAnsi="Times New Roman" w:cs="Times New Roman"/>
          <w:b/>
          <w:bCs/>
        </w:rPr>
        <w:t>. High frequency stimulation (HFS) has no effect on evoked excitatory postsynaptic current (eEPSC) amplitude over time</w:t>
      </w:r>
      <w:r>
        <w:rPr>
          <w:rFonts w:ascii="Times New Roman" w:hAnsi="Times New Roman" w:cs="Times New Roman"/>
          <w:b/>
          <w:bCs/>
        </w:rPr>
        <w:t xml:space="preserve"> following repeated stress</w:t>
      </w:r>
      <w:r w:rsidRPr="00BC33D5">
        <w:rPr>
          <w:rFonts w:ascii="Times New Roman" w:hAnsi="Times New Roman" w:cs="Times New Roman"/>
          <w:b/>
          <w:bCs/>
        </w:rPr>
        <w:t>.</w:t>
      </w:r>
      <w:r>
        <w:rPr>
          <w:rFonts w:ascii="Times New Roman" w:hAnsi="Times New Roman" w:cs="Times New Roman"/>
        </w:rPr>
        <w:t xml:space="preserve"> </w:t>
      </w:r>
      <w:r w:rsidRPr="008D519F">
        <w:rPr>
          <w:rFonts w:ascii="Times New Roman" w:hAnsi="Times New Roman" w:cs="Times New Roman"/>
          <w:b/>
          <w:bCs/>
        </w:rPr>
        <w:t>A:</w:t>
      </w:r>
      <w:r>
        <w:rPr>
          <w:rFonts w:ascii="Times New Roman" w:hAnsi="Times New Roman" w:cs="Times New Roman"/>
        </w:rPr>
        <w:t xml:space="preserve"> Representative traces consisting of eEPSC</w:t>
      </w:r>
      <w:ins w:id="18" w:author="Karen Crosby" w:date="2026-04-12T14:33:00Z" w16du:dateUtc="2026-04-12T17:33:00Z">
        <w:r w:rsidR="00BE329F">
          <w:rPr>
            <w:rFonts w:ascii="Times New Roman" w:hAnsi="Times New Roman" w:cs="Times New Roman"/>
          </w:rPr>
          <w:t>s</w:t>
        </w:r>
      </w:ins>
      <w:r>
        <w:rPr>
          <w:rFonts w:ascii="Times New Roman" w:hAnsi="Times New Roman" w:cs="Times New Roman"/>
        </w:rPr>
        <w:t xml:space="preserve"> from one neuron averaged over the baseline period (0-to-5 minutes) and last period (25-to-30 minutes) of the recording with a scale bar that represents 50 pA/10 msec, and </w:t>
      </w:r>
      <w:r w:rsidRPr="008D519F">
        <w:rPr>
          <w:rFonts w:ascii="Times New Roman" w:hAnsi="Times New Roman" w:cs="Times New Roman"/>
          <w:b/>
          <w:bCs/>
        </w:rPr>
        <w:t>B:</w:t>
      </w:r>
      <w:r>
        <w:rPr>
          <w:rFonts w:ascii="Times New Roman" w:hAnsi="Times New Roman" w:cs="Times New Roman"/>
        </w:rPr>
        <w:t xml:space="preserve"> a representative recording from one neuron. </w:t>
      </w:r>
      <w:r w:rsidRPr="008D519F">
        <w:rPr>
          <w:rFonts w:ascii="Times New Roman" w:hAnsi="Times New Roman" w:cs="Times New Roman"/>
          <w:b/>
          <w:bCs/>
        </w:rPr>
        <w:t>C:</w:t>
      </w:r>
      <w:r>
        <w:rPr>
          <w:rFonts w:ascii="Times New Roman" w:hAnsi="Times New Roman" w:cs="Times New Roman"/>
        </w:rPr>
        <w:t xml:space="preserve"> Summary data in which each point represents the eEPSC amplitude </w:t>
      </w:r>
      <w:r w:rsidRPr="00D328D7">
        <w:rPr>
          <w:rFonts w:ascii="Times New Roman" w:hAnsi="Times New Roman" w:cs="Times New Roman"/>
        </w:rPr>
        <w:t>±</w:t>
      </w:r>
      <w:r>
        <w:rPr>
          <w:rFonts w:ascii="Times New Roman" w:hAnsi="Times New Roman" w:cs="Times New Roman"/>
        </w:rPr>
        <w:t xml:space="preserve"> standard error across all neurons and </w:t>
      </w:r>
      <w:r w:rsidRPr="00135300">
        <w:rPr>
          <w:rFonts w:ascii="Times New Roman" w:hAnsi="Times New Roman" w:cs="Times New Roman"/>
          <w:i/>
          <w:iCs/>
        </w:rPr>
        <w:t>n</w:t>
      </w:r>
      <w:r>
        <w:rPr>
          <w:rFonts w:ascii="Times New Roman" w:hAnsi="Times New Roman" w:cs="Times New Roman"/>
        </w:rPr>
        <w:t xml:space="preserve"> represents the number of unique neurons. </w:t>
      </w:r>
    </w:p>
    <w:p w14:paraId="219D49BC" w14:textId="77777777" w:rsidR="00E46820" w:rsidRDefault="00E46820" w:rsidP="00E46820">
      <w:pPr>
        <w:spacing w:line="240" w:lineRule="auto"/>
        <w:ind w:firstLine="720"/>
        <w:rPr>
          <w:rFonts w:ascii="Times New Roman" w:hAnsi="Times New Roman" w:cs="Times New Roman"/>
        </w:rPr>
      </w:pPr>
    </w:p>
    <w:p w14:paraId="2A227722" w14:textId="77777777" w:rsidR="00E46820" w:rsidRDefault="00E46820" w:rsidP="00E46820">
      <w:pPr>
        <w:spacing w:line="240" w:lineRule="auto"/>
        <w:rPr>
          <w:rFonts w:ascii="Times New Roman" w:hAnsi="Times New Roman" w:cs="Times New Roman"/>
        </w:rPr>
      </w:pPr>
    </w:p>
    <w:p w14:paraId="074111EC" w14:textId="77777777" w:rsidR="00E46820" w:rsidRDefault="00E46820" w:rsidP="00E46820">
      <w:pPr>
        <w:spacing w:line="240" w:lineRule="auto"/>
        <w:rPr>
          <w:rFonts w:ascii="Times New Roman" w:hAnsi="Times New Roman" w:cs="Times New Roman"/>
        </w:rPr>
      </w:pPr>
    </w:p>
    <w:p w14:paraId="6659318C" w14:textId="77777777" w:rsidR="00E46820" w:rsidRDefault="00E46820" w:rsidP="00E46820">
      <w:pPr>
        <w:spacing w:line="240" w:lineRule="auto"/>
        <w:rPr>
          <w:rFonts w:ascii="Times New Roman" w:hAnsi="Times New Roman" w:cs="Times New Roman"/>
        </w:rPr>
      </w:pPr>
      <w:r>
        <w:rPr>
          <w:rFonts w:ascii="Times New Roman" w:hAnsi="Times New Roman" w:cs="Times New Roman"/>
          <w:noProof/>
        </w:rPr>
        <w:drawing>
          <wp:inline distT="0" distB="0" distL="0" distR="0" wp14:anchorId="50762C7B" wp14:editId="60954F9C">
            <wp:extent cx="5943600" cy="2183130"/>
            <wp:effectExtent l="0" t="0" r="0" b="1270"/>
            <wp:docPr id="1258672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2710" name="Picture 12586727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83130"/>
                    </a:xfrm>
                    <a:prstGeom prst="rect">
                      <a:avLst/>
                    </a:prstGeom>
                  </pic:spPr>
                </pic:pic>
              </a:graphicData>
            </a:graphic>
          </wp:inline>
        </w:drawing>
      </w:r>
    </w:p>
    <w:p w14:paraId="06CEA526"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14</w:t>
      </w:r>
      <w:r w:rsidRPr="0018157B">
        <w:rPr>
          <w:rFonts w:ascii="Times New Roman" w:hAnsi="Times New Roman" w:cs="Times New Roman"/>
          <w:b/>
          <w:bCs/>
        </w:rPr>
        <w:t xml:space="preserve">. The paired pulse ratio (PPR) and coefficient of variation did not change significantly after high frequency </w:t>
      </w:r>
      <w:r>
        <w:rPr>
          <w:rFonts w:ascii="Times New Roman" w:hAnsi="Times New Roman" w:cs="Times New Roman"/>
          <w:b/>
          <w:bCs/>
        </w:rPr>
        <w:t>stimulation</w:t>
      </w:r>
      <w:r w:rsidRPr="0018157B">
        <w:rPr>
          <w:rFonts w:ascii="Times New Roman" w:hAnsi="Times New Roman" w:cs="Times New Roman"/>
          <w:b/>
          <w:bCs/>
        </w:rPr>
        <w:t xml:space="preserve"> (HFS) </w:t>
      </w:r>
      <w:r>
        <w:rPr>
          <w:rFonts w:ascii="Times New Roman" w:hAnsi="Times New Roman" w:cs="Times New Roman"/>
          <w:b/>
          <w:bCs/>
        </w:rPr>
        <w:t xml:space="preserve">following repeated stress. </w:t>
      </w:r>
      <w:r>
        <w:rPr>
          <w:rFonts w:ascii="Times New Roman" w:hAnsi="Times New Roman" w:cs="Times New Roman"/>
        </w:rPr>
        <w:t>Each grey point (</w:t>
      </w:r>
      <w:r w:rsidRPr="00D86B82">
        <w:rPr>
          <w:rFonts w:ascii="Times New Roman" w:hAnsi="Times New Roman" w:cs="Times New Roman"/>
          <w:i/>
          <w:iCs/>
        </w:rPr>
        <w:t>n</w:t>
      </w:r>
      <w:r>
        <w:rPr>
          <w:rFonts w:ascii="Times New Roman" w:hAnsi="Times New Roman" w:cs="Times New Roman"/>
        </w:rPr>
        <w:t xml:space="preserve"> = 9) </w:t>
      </w:r>
      <w:r w:rsidRPr="00ED72DB">
        <w:rPr>
          <w:rFonts w:ascii="Times New Roman" w:hAnsi="Times New Roman" w:cs="Times New Roman"/>
        </w:rPr>
        <w:t xml:space="preserve">represents the mean </w:t>
      </w:r>
      <w:r w:rsidRPr="00ED72DB">
        <w:rPr>
          <w:rFonts w:ascii="Times New Roman" w:hAnsi="Times New Roman" w:cs="Times New Roman"/>
          <w:b/>
          <w:bCs/>
        </w:rPr>
        <w:t>A:</w:t>
      </w:r>
      <w:r w:rsidRPr="00ED72DB">
        <w:rPr>
          <w:rFonts w:ascii="Times New Roman" w:hAnsi="Times New Roman" w:cs="Times New Roman"/>
        </w:rPr>
        <w:t xml:space="preserve"> PPR or </w:t>
      </w:r>
      <w:r w:rsidRPr="00ED72DB">
        <w:rPr>
          <w:rFonts w:ascii="Times New Roman" w:hAnsi="Times New Roman" w:cs="Times New Roman"/>
          <w:b/>
          <w:bCs/>
        </w:rPr>
        <w:t>B:</w:t>
      </w:r>
      <w:r w:rsidRPr="00ED72DB">
        <w:rPr>
          <w:rFonts w:ascii="Times New Roman" w:hAnsi="Times New Roman" w:cs="Times New Roman"/>
        </w:rPr>
        <w:t xml:space="preserve"> coefficient of variation of a single neuron averaged over the baseline period (0-to-5 minutes) or the final </w:t>
      </w:r>
      <w:r>
        <w:rPr>
          <w:rFonts w:ascii="Times New Roman" w:hAnsi="Times New Roman" w:cs="Times New Roman"/>
        </w:rPr>
        <w:t>period</w:t>
      </w:r>
      <w:r w:rsidRPr="00ED72DB">
        <w:rPr>
          <w:rFonts w:ascii="Times New Roman" w:hAnsi="Times New Roman" w:cs="Times New Roman"/>
        </w:rPr>
        <w:t xml:space="preserve"> (25-to-30 minutes). The coloured line represents the mean PPR or coefficient of variation ± standard error for the group. </w:t>
      </w:r>
    </w:p>
    <w:p w14:paraId="40A25BC0" w14:textId="77777777" w:rsidR="00E46820" w:rsidRDefault="00E46820" w:rsidP="00E46820">
      <w:pPr>
        <w:spacing w:line="240" w:lineRule="auto"/>
        <w:rPr>
          <w:rFonts w:ascii="Times New Roman" w:hAnsi="Times New Roman" w:cs="Times New Roman"/>
        </w:rPr>
      </w:pPr>
    </w:p>
    <w:p w14:paraId="2FA6B063" w14:textId="77777777" w:rsidR="00E46820" w:rsidRDefault="00E46820" w:rsidP="00E46820">
      <w:pPr>
        <w:spacing w:line="360" w:lineRule="auto"/>
        <w:rPr>
          <w:rFonts w:ascii="Times New Roman" w:hAnsi="Times New Roman" w:cs="Times New Roman"/>
        </w:rPr>
      </w:pPr>
      <w:r>
        <w:rPr>
          <w:rFonts w:ascii="Times New Roman" w:hAnsi="Times New Roman" w:cs="Times New Roman"/>
        </w:rPr>
        <w:tab/>
        <w:t>Although eEPSC amplitude did not change following repeated stress, action potential peak amplitude decreased significantly following HFS (</w:t>
      </w:r>
      <w:r w:rsidRPr="008A2CE0">
        <w:rPr>
          <w:rFonts w:ascii="Times New Roman" w:hAnsi="Times New Roman" w:cs="Times New Roman"/>
          <w:i/>
          <w:iCs/>
        </w:rPr>
        <w:t>t</w:t>
      </w:r>
      <w:r w:rsidRPr="005E4405">
        <w:rPr>
          <w:rFonts w:ascii="Times New Roman" w:hAnsi="Times New Roman" w:cs="Times New Roman"/>
        </w:rPr>
        <w:t xml:space="preserve"> = 3.9281</w:t>
      </w:r>
      <w:r>
        <w:rPr>
          <w:rFonts w:ascii="Times New Roman" w:hAnsi="Times New Roman" w:cs="Times New Roman"/>
        </w:rPr>
        <w:t>;</w:t>
      </w:r>
      <w:r w:rsidRPr="005E4405">
        <w:rPr>
          <w:rFonts w:ascii="Times New Roman" w:hAnsi="Times New Roman" w:cs="Times New Roman"/>
        </w:rPr>
        <w:t xml:space="preserve"> df = 8</w:t>
      </w:r>
      <w:r>
        <w:rPr>
          <w:rFonts w:ascii="Times New Roman" w:hAnsi="Times New Roman" w:cs="Times New Roman"/>
        </w:rPr>
        <w:t>;</w:t>
      </w:r>
      <w:r w:rsidRPr="005E4405">
        <w:rPr>
          <w:rFonts w:ascii="Times New Roman" w:hAnsi="Times New Roman" w:cs="Times New Roman"/>
        </w:rPr>
        <w:t xml:space="preserve"> </w:t>
      </w:r>
      <w:r w:rsidRPr="008A2CE0">
        <w:rPr>
          <w:rFonts w:ascii="Times New Roman" w:hAnsi="Times New Roman" w:cs="Times New Roman"/>
          <w:i/>
          <w:iCs/>
        </w:rPr>
        <w:t>p</w:t>
      </w:r>
      <w:r w:rsidRPr="005E4405">
        <w:rPr>
          <w:rFonts w:ascii="Times New Roman" w:hAnsi="Times New Roman" w:cs="Times New Roman"/>
        </w:rPr>
        <w:t xml:space="preserve"> = 0.004368</w:t>
      </w:r>
      <w:r>
        <w:rPr>
          <w:rFonts w:ascii="Times New Roman" w:hAnsi="Times New Roman" w:cs="Times New Roman"/>
        </w:rPr>
        <w:t xml:space="preserve">; paired </w:t>
      </w:r>
      <w:r w:rsidRPr="008A2CE0">
        <w:rPr>
          <w:rFonts w:ascii="Times New Roman" w:hAnsi="Times New Roman" w:cs="Times New Roman"/>
          <w:i/>
          <w:iCs/>
        </w:rPr>
        <w:t>t</w:t>
      </w:r>
      <w:r>
        <w:rPr>
          <w:rFonts w:ascii="Times New Roman" w:hAnsi="Times New Roman" w:cs="Times New Roman"/>
        </w:rPr>
        <w:t>-test;</w:t>
      </w:r>
      <w:r w:rsidRPr="0044542E">
        <w:rPr>
          <w:rFonts w:ascii="Times New Roman" w:hAnsi="Times New Roman" w:cs="Times New Roman"/>
        </w:rPr>
        <w:t xml:space="preserve"> </w:t>
      </w:r>
      <w:r>
        <w:rPr>
          <w:rFonts w:ascii="Times New Roman" w:hAnsi="Times New Roman" w:cs="Times New Roman"/>
        </w:rPr>
        <w:t>Fig. 15). This was not accompanied by a significant change in action potential frequency (</w:t>
      </w:r>
      <w:r w:rsidRPr="008A2CE0">
        <w:rPr>
          <w:rFonts w:ascii="Times New Roman" w:hAnsi="Times New Roman" w:cs="Times New Roman"/>
          <w:i/>
          <w:iCs/>
        </w:rPr>
        <w:t>df</w:t>
      </w:r>
      <w:r>
        <w:rPr>
          <w:rFonts w:ascii="Times New Roman" w:hAnsi="Times New Roman" w:cs="Times New Roman"/>
        </w:rPr>
        <w:t xml:space="preserve"> = 1, 170; </w:t>
      </w:r>
      <w:r w:rsidRPr="008A2CE0">
        <w:rPr>
          <w:rFonts w:ascii="Times New Roman" w:hAnsi="Times New Roman" w:cs="Times New Roman"/>
          <w:i/>
          <w:iCs/>
        </w:rPr>
        <w:t>F</w:t>
      </w:r>
      <w:r>
        <w:rPr>
          <w:rFonts w:ascii="Times New Roman" w:hAnsi="Times New Roman" w:cs="Times New Roman"/>
        </w:rPr>
        <w:t xml:space="preserve"> = 2.446259; </w:t>
      </w:r>
      <w:r w:rsidRPr="008A2CE0">
        <w:rPr>
          <w:rFonts w:ascii="Times New Roman" w:hAnsi="Times New Roman" w:cs="Times New Roman"/>
          <w:i/>
          <w:iCs/>
        </w:rPr>
        <w:t>p</w:t>
      </w:r>
      <w:r>
        <w:rPr>
          <w:rFonts w:ascii="Times New Roman" w:hAnsi="Times New Roman" w:cs="Times New Roman"/>
        </w:rPr>
        <w:t xml:space="preserve"> = 0.</w:t>
      </w:r>
      <w:commentRangeStart w:id="19"/>
      <w:r>
        <w:rPr>
          <w:rFonts w:ascii="Times New Roman" w:hAnsi="Times New Roman" w:cs="Times New Roman"/>
        </w:rPr>
        <w:t>1197</w:t>
      </w:r>
      <w:commentRangeEnd w:id="19"/>
      <w:r w:rsidR="00BE329F">
        <w:rPr>
          <w:rStyle w:val="CommentReference"/>
          <w:rFonts w:ascii="Times New Roman" w:hAnsi="Times New Roman" w:cs="Times New Roman"/>
          <w:sz w:val="24"/>
          <w:szCs w:val="24"/>
        </w:rPr>
        <w:commentReference w:id="19"/>
      </w:r>
      <w:r>
        <w:rPr>
          <w:rFonts w:ascii="Times New Roman" w:hAnsi="Times New Roman" w:cs="Times New Roman"/>
        </w:rPr>
        <w:t>).</w:t>
      </w:r>
    </w:p>
    <w:p w14:paraId="28C9A56D" w14:textId="77777777" w:rsidR="00E46820" w:rsidRDefault="00E46820" w:rsidP="00E46820">
      <w:pPr>
        <w:spacing w:line="240" w:lineRule="auto"/>
        <w:rPr>
          <w:rFonts w:ascii="Times New Roman" w:hAnsi="Times New Roman" w:cs="Times New Roman"/>
        </w:rPr>
      </w:pPr>
    </w:p>
    <w:p w14:paraId="5ADC09CF" w14:textId="77777777" w:rsidR="00E46820" w:rsidRDefault="00E46820" w:rsidP="00E46820">
      <w:pPr>
        <w:spacing w:line="240" w:lineRule="auto"/>
        <w:rPr>
          <w:rFonts w:ascii="Times New Roman" w:hAnsi="Times New Roman" w:cs="Times New Roman"/>
        </w:rPr>
      </w:pPr>
    </w:p>
    <w:p w14:paraId="4671216A"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B1C0736" wp14:editId="5D4D7FE7">
            <wp:extent cx="3162613" cy="2259106"/>
            <wp:effectExtent l="0" t="0" r="0" b="1905"/>
            <wp:docPr id="3728118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11877" name="Picture 3728118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79453" cy="2271135"/>
                    </a:xfrm>
                    <a:prstGeom prst="rect">
                      <a:avLst/>
                    </a:prstGeom>
                  </pic:spPr>
                </pic:pic>
              </a:graphicData>
            </a:graphic>
          </wp:inline>
        </w:drawing>
      </w:r>
    </w:p>
    <w:p w14:paraId="7D1BC9D4"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15</w:t>
      </w:r>
      <w:r w:rsidRPr="0018157B">
        <w:rPr>
          <w:rFonts w:ascii="Times New Roman" w:hAnsi="Times New Roman" w:cs="Times New Roman"/>
          <w:b/>
          <w:bCs/>
        </w:rPr>
        <w:t xml:space="preserve">. The </w:t>
      </w:r>
      <w:r>
        <w:rPr>
          <w:rFonts w:ascii="Times New Roman" w:hAnsi="Times New Roman" w:cs="Times New Roman"/>
          <w:b/>
          <w:bCs/>
        </w:rPr>
        <w:t>action potential (AP) peak amplitude</w:t>
      </w:r>
      <w:r w:rsidRPr="0018157B">
        <w:rPr>
          <w:rFonts w:ascii="Times New Roman" w:hAnsi="Times New Roman" w:cs="Times New Roman"/>
          <w:b/>
          <w:bCs/>
        </w:rPr>
        <w:t xml:space="preserve"> significantly</w:t>
      </w:r>
      <w:r>
        <w:rPr>
          <w:rFonts w:ascii="Times New Roman" w:hAnsi="Times New Roman" w:cs="Times New Roman"/>
          <w:b/>
          <w:bCs/>
        </w:rPr>
        <w:t xml:space="preserve"> decreased</w:t>
      </w:r>
      <w:r w:rsidRPr="0018157B">
        <w:rPr>
          <w:rFonts w:ascii="Times New Roman" w:hAnsi="Times New Roman" w:cs="Times New Roman"/>
          <w:b/>
          <w:bCs/>
        </w:rPr>
        <w:t xml:space="preserve"> after high frequency </w:t>
      </w:r>
      <w:r>
        <w:rPr>
          <w:rFonts w:ascii="Times New Roman" w:hAnsi="Times New Roman" w:cs="Times New Roman"/>
          <w:b/>
          <w:bCs/>
        </w:rPr>
        <w:t>stimulation</w:t>
      </w:r>
      <w:r w:rsidRPr="0018157B">
        <w:rPr>
          <w:rFonts w:ascii="Times New Roman" w:hAnsi="Times New Roman" w:cs="Times New Roman"/>
          <w:b/>
          <w:bCs/>
        </w:rPr>
        <w:t xml:space="preserve"> (HFS) </w:t>
      </w:r>
      <w:r>
        <w:rPr>
          <w:rFonts w:ascii="Times New Roman" w:hAnsi="Times New Roman" w:cs="Times New Roman"/>
          <w:b/>
          <w:bCs/>
        </w:rPr>
        <w:t>following repeated stress</w:t>
      </w:r>
      <w:r w:rsidRPr="0018157B">
        <w:rPr>
          <w:rFonts w:ascii="Times New Roman" w:hAnsi="Times New Roman" w:cs="Times New Roman"/>
          <w:b/>
          <w:bCs/>
        </w:rPr>
        <w:t>.</w:t>
      </w:r>
      <w:r>
        <w:rPr>
          <w:rFonts w:ascii="Times New Roman" w:hAnsi="Times New Roman" w:cs="Times New Roman"/>
        </w:rPr>
        <w:t xml:space="preserve"> Each grey point (</w:t>
      </w:r>
      <w:r w:rsidRPr="00D86B82">
        <w:rPr>
          <w:rFonts w:ascii="Times New Roman" w:hAnsi="Times New Roman" w:cs="Times New Roman"/>
          <w:i/>
          <w:iCs/>
        </w:rPr>
        <w:t>n</w:t>
      </w:r>
      <w:r>
        <w:rPr>
          <w:rFonts w:ascii="Times New Roman" w:hAnsi="Times New Roman" w:cs="Times New Roman"/>
        </w:rPr>
        <w:t xml:space="preserve"> = 9) represents the mean AP peak amplitude of a single neuron averaged over the baseline period (0-to-5 minutes) or the final period (25-to-30 minutes). The coloured line represents the mean AP peak amplitude </w:t>
      </w:r>
      <w:r w:rsidRPr="00D328D7">
        <w:rPr>
          <w:rFonts w:ascii="Times New Roman" w:hAnsi="Times New Roman" w:cs="Times New Roman"/>
        </w:rPr>
        <w:t>±</w:t>
      </w:r>
      <w:r>
        <w:rPr>
          <w:rFonts w:ascii="Times New Roman" w:hAnsi="Times New Roman" w:cs="Times New Roman"/>
        </w:rPr>
        <w:t xml:space="preserve"> standard error for the group.</w:t>
      </w:r>
      <w:r w:rsidRPr="008D0001">
        <w:rPr>
          <w:rFonts w:ascii="Times New Roman" w:hAnsi="Times New Roman" w:cs="Times New Roman"/>
        </w:rPr>
        <w:t xml:space="preserve"> </w:t>
      </w:r>
      <w:r>
        <w:rPr>
          <w:rFonts w:ascii="Times New Roman" w:hAnsi="Times New Roman" w:cs="Times New Roman"/>
        </w:rPr>
        <w:t xml:space="preserve">** = </w:t>
      </w:r>
      <w:r w:rsidRPr="008A2CE0">
        <w:rPr>
          <w:rFonts w:ascii="Times New Roman" w:hAnsi="Times New Roman" w:cs="Times New Roman"/>
          <w:i/>
          <w:iCs/>
        </w:rPr>
        <w:t>p</w:t>
      </w:r>
      <w:r>
        <w:rPr>
          <w:rFonts w:ascii="Times New Roman" w:hAnsi="Times New Roman" w:cs="Times New Roman"/>
        </w:rPr>
        <w:t xml:space="preserve"> &lt; 0.01.</w:t>
      </w:r>
    </w:p>
    <w:p w14:paraId="7E9F3FE6" w14:textId="77777777" w:rsidR="00A721C9" w:rsidRPr="00ED72DB" w:rsidRDefault="00A721C9" w:rsidP="00A66962">
      <w:pPr>
        <w:spacing w:line="240" w:lineRule="auto"/>
        <w:rPr>
          <w:rFonts w:ascii="Times New Roman" w:hAnsi="Times New Roman" w:cs="Times New Roman"/>
        </w:rPr>
      </w:pPr>
    </w:p>
    <w:p w14:paraId="033DF5CD" w14:textId="77777777" w:rsidR="0021111E" w:rsidRDefault="0021111E" w:rsidP="00A66962">
      <w:pPr>
        <w:spacing w:line="240" w:lineRule="auto"/>
        <w:rPr>
          <w:rFonts w:ascii="Times New Roman" w:hAnsi="Times New Roman" w:cs="Times New Roman"/>
        </w:rPr>
      </w:pPr>
    </w:p>
    <w:p w14:paraId="02875F20" w14:textId="77777777" w:rsidR="0021111E" w:rsidRDefault="0021111E" w:rsidP="00A66962">
      <w:pPr>
        <w:spacing w:line="240" w:lineRule="auto"/>
        <w:rPr>
          <w:rFonts w:ascii="Times New Roman" w:hAnsi="Times New Roman" w:cs="Times New Roman"/>
        </w:rPr>
      </w:pPr>
    </w:p>
    <w:p w14:paraId="6F8BECD4" w14:textId="77777777" w:rsidR="00004ECA" w:rsidRPr="00AC1F0F" w:rsidRDefault="00004ECA" w:rsidP="00E3250F">
      <w:pPr>
        <w:rPr>
          <w:rFonts w:ascii="Times New Roman" w:hAnsi="Times New Roman" w:cs="Times New Roman"/>
        </w:rPr>
      </w:pPr>
    </w:p>
    <w:sectPr w:rsidR="00004ECA" w:rsidRPr="00AC1F0F" w:rsidSect="006645A1">
      <w:pgSz w:w="12219" w:h="15842"/>
      <w:pgMar w:top="1440" w:right="1440" w:bottom="1440" w:left="216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en Crosby" w:date="2026-04-12T14:04:00Z" w:initials="KC">
    <w:p w14:paraId="7694E11A" w14:textId="77777777" w:rsidR="00A444A9" w:rsidRDefault="00A444A9" w:rsidP="00A444A9">
      <w:pPr>
        <w:pStyle w:val="CommentText"/>
      </w:pPr>
      <w:r>
        <w:rPr>
          <w:rStyle w:val="CommentReference"/>
        </w:rPr>
        <w:annotationRef/>
      </w:r>
      <w:r>
        <w:t>Add a statement here: “This suggests that there is enhanced glutamate transmission in DMH neurons, that is likely not because of an increase in presynaptic release”</w:t>
      </w:r>
    </w:p>
  </w:comment>
  <w:comment w:id="4" w:author="Karen Crosby" w:date="2026-04-12T14:06:00Z" w:initials="KC">
    <w:p w14:paraId="446EDA20" w14:textId="77777777" w:rsidR="00A444A9" w:rsidRDefault="00A444A9" w:rsidP="00A444A9">
      <w:pPr>
        <w:pStyle w:val="CommentText"/>
      </w:pPr>
      <w:r>
        <w:rPr>
          <w:rStyle w:val="CommentReference"/>
        </w:rPr>
        <w:annotationRef/>
      </w:r>
      <w:r>
        <w:t xml:space="preserve">You can comment on cell size in the discussion </w:t>
      </w:r>
    </w:p>
  </w:comment>
  <w:comment w:id="5" w:author="Karen Crosby" w:date="2026-04-12T14:07:00Z" w:initials="KC">
    <w:p w14:paraId="70DA5B49" w14:textId="77777777" w:rsidR="00A444A9" w:rsidRDefault="00A444A9" w:rsidP="00A444A9">
      <w:pPr>
        <w:pStyle w:val="CommentText"/>
      </w:pPr>
      <w:r>
        <w:rPr>
          <w:rStyle w:val="CommentReference"/>
        </w:rPr>
        <w:annotationRef/>
      </w:r>
      <w:r>
        <w:t>Make sure in the end that this is all on one page</w:t>
      </w:r>
    </w:p>
  </w:comment>
  <w:comment w:id="6" w:author="Karen Crosby" w:date="2026-04-12T14:08:00Z" w:initials="KC">
    <w:p w14:paraId="6F257AE3" w14:textId="77777777" w:rsidR="00A444A9" w:rsidRDefault="00A444A9" w:rsidP="00A444A9">
      <w:pPr>
        <w:pStyle w:val="CommentText"/>
      </w:pPr>
      <w:r>
        <w:rPr>
          <w:rStyle w:val="CommentReference"/>
        </w:rPr>
        <w:annotationRef/>
      </w:r>
      <w:r>
        <w:t>And I think this should come after you present the plots?</w:t>
      </w:r>
    </w:p>
  </w:comment>
  <w:comment w:id="7" w:author="Karen Crosby" w:date="2026-04-12T14:09:00Z" w:initials="KC">
    <w:p w14:paraId="70CE265E" w14:textId="77777777" w:rsidR="00A444A9" w:rsidRDefault="00A444A9" w:rsidP="00A444A9">
      <w:pPr>
        <w:pStyle w:val="CommentText"/>
      </w:pPr>
      <w:r>
        <w:rPr>
          <w:rStyle w:val="CommentReference"/>
        </w:rPr>
        <w:annotationRef/>
      </w:r>
      <w:r>
        <w:t>Do you think you need all of this?  If you want to include it, I would after the plots</w:t>
      </w:r>
    </w:p>
  </w:comment>
  <w:comment w:id="8" w:author="Karen Crosby" w:date="2026-04-12T14:10:00Z" w:initials="KC">
    <w:p w14:paraId="2FF56CC7" w14:textId="77777777" w:rsidR="00A444A9" w:rsidRDefault="00A444A9" w:rsidP="00A444A9">
      <w:pPr>
        <w:pStyle w:val="CommentText"/>
      </w:pPr>
      <w:r>
        <w:rPr>
          <w:rStyle w:val="CommentReference"/>
        </w:rPr>
        <w:annotationRef/>
      </w:r>
      <w:r>
        <w:t xml:space="preserve">I think your currents are too big and stretched out.  Can you leave more of the tail end of the current (when it returns to baseline) and squish them laterally more?  And make them smaller overall </w:t>
      </w:r>
    </w:p>
  </w:comment>
  <w:comment w:id="10" w:author="Karen Crosby" w:date="2026-04-12T14:19:00Z" w:initials="KC">
    <w:p w14:paraId="1678BE6C" w14:textId="77777777" w:rsidR="00477462" w:rsidRDefault="00477462" w:rsidP="00477462">
      <w:pPr>
        <w:pStyle w:val="CommentText"/>
      </w:pPr>
      <w:r>
        <w:rPr>
          <w:rStyle w:val="CommentReference"/>
        </w:rPr>
        <w:annotationRef/>
      </w:r>
      <w:r>
        <w:t xml:space="preserve">I like having an explanation here - don’t leave your audience waiting until the discussion </w:t>
      </w:r>
    </w:p>
  </w:comment>
  <w:comment w:id="13" w:author="Karen Crosby" w:date="2026-04-12T14:29:00Z" w:initials="KC">
    <w:p w14:paraId="2EB51770" w14:textId="77777777" w:rsidR="00BE329F" w:rsidRDefault="00BE329F" w:rsidP="00BE329F">
      <w:pPr>
        <w:pStyle w:val="CommentText"/>
      </w:pPr>
      <w:r>
        <w:rPr>
          <w:rStyle w:val="CommentReference"/>
        </w:rPr>
        <w:annotationRef/>
      </w:r>
      <w:r>
        <w:t xml:space="preserve">I think it is strange to just show amplitude.  It would be better to show frequency over the different steps - then if there are differences, it makes sense to look at amplitude and other parameters to see why there is a different in frequency </w:t>
      </w:r>
    </w:p>
  </w:comment>
  <w:comment w:id="14" w:author="Karen Crosby" w:date="2026-04-12T14:30:00Z" w:initials="KC">
    <w:p w14:paraId="0D6CEF14" w14:textId="77777777" w:rsidR="00BE329F" w:rsidRDefault="00BE329F" w:rsidP="00BE329F">
      <w:pPr>
        <w:pStyle w:val="CommentText"/>
      </w:pPr>
      <w:r>
        <w:rPr>
          <w:rStyle w:val="CommentReference"/>
        </w:rPr>
        <w:annotationRef/>
      </w:r>
      <w:r>
        <w:t>These currents look better</w:t>
      </w:r>
    </w:p>
  </w:comment>
  <w:comment w:id="16" w:author="Karen Crosby" w:date="2026-04-12T14:32:00Z" w:initials="KC">
    <w:p w14:paraId="42C039FD" w14:textId="77777777" w:rsidR="00BE329F" w:rsidRDefault="00BE329F" w:rsidP="00BE329F">
      <w:pPr>
        <w:pStyle w:val="CommentText"/>
      </w:pPr>
      <w:r>
        <w:rPr>
          <w:rStyle w:val="CommentReference"/>
        </w:rPr>
        <w:annotationRef/>
      </w:r>
      <w:r>
        <w:t>Make these currents shorter</w:t>
      </w:r>
    </w:p>
  </w:comment>
  <w:comment w:id="19" w:author="Karen Crosby" w:date="2026-04-12T14:33:00Z" w:initials="KC">
    <w:p w14:paraId="60A24CD7" w14:textId="77777777" w:rsidR="00BE329F" w:rsidRDefault="00BE329F" w:rsidP="00BE329F">
      <w:pPr>
        <w:pStyle w:val="CommentText"/>
      </w:pPr>
      <w:r>
        <w:rPr>
          <w:rStyle w:val="CommentReference"/>
        </w:rPr>
        <w:annotationRef/>
      </w:r>
      <w:r>
        <w:t>End with a statement: “Overall, these results show…”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94E11A" w15:done="0"/>
  <w15:commentEx w15:paraId="446EDA20" w15:done="0"/>
  <w15:commentEx w15:paraId="70DA5B49" w15:done="0"/>
  <w15:commentEx w15:paraId="6F257AE3" w15:paraIdParent="70DA5B49" w15:done="0"/>
  <w15:commentEx w15:paraId="70CE265E" w15:done="0"/>
  <w15:commentEx w15:paraId="2FF56CC7" w15:done="0"/>
  <w15:commentEx w15:paraId="1678BE6C" w15:done="0"/>
  <w15:commentEx w15:paraId="2EB51770" w15:done="0"/>
  <w15:commentEx w15:paraId="0D6CEF14" w15:done="0"/>
  <w15:commentEx w15:paraId="42C039FD" w15:done="0"/>
  <w15:commentEx w15:paraId="60A24C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3AF2A6" w16cex:dateUtc="2026-04-12T17:04:00Z"/>
  <w16cex:commentExtensible w16cex:durableId="3E0925BB" w16cex:dateUtc="2026-04-12T17:06:00Z"/>
  <w16cex:commentExtensible w16cex:durableId="60C3F554" w16cex:dateUtc="2026-04-12T17:07:00Z"/>
  <w16cex:commentExtensible w16cex:durableId="24C1CE2B" w16cex:dateUtc="2026-04-12T17:08:00Z"/>
  <w16cex:commentExtensible w16cex:durableId="645D8C9B" w16cex:dateUtc="2026-04-12T17:09:00Z"/>
  <w16cex:commentExtensible w16cex:durableId="17614D86" w16cex:dateUtc="2026-04-12T17:10:00Z"/>
  <w16cex:commentExtensible w16cex:durableId="664F918C" w16cex:dateUtc="2026-04-12T17:19:00Z"/>
  <w16cex:commentExtensible w16cex:durableId="3C356DD1" w16cex:dateUtc="2026-04-12T17:29:00Z"/>
  <w16cex:commentExtensible w16cex:durableId="22446BAD" w16cex:dateUtc="2026-04-12T17:30:00Z"/>
  <w16cex:commentExtensible w16cex:durableId="46D5D8E7" w16cex:dateUtc="2026-04-12T17:32:00Z"/>
  <w16cex:commentExtensible w16cex:durableId="4341BA26" w16cex:dateUtc="2026-04-12T1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94E11A" w16cid:durableId="783AF2A6"/>
  <w16cid:commentId w16cid:paraId="446EDA20" w16cid:durableId="3E0925BB"/>
  <w16cid:commentId w16cid:paraId="70DA5B49" w16cid:durableId="60C3F554"/>
  <w16cid:commentId w16cid:paraId="6F257AE3" w16cid:durableId="24C1CE2B"/>
  <w16cid:commentId w16cid:paraId="70CE265E" w16cid:durableId="645D8C9B"/>
  <w16cid:commentId w16cid:paraId="2FF56CC7" w16cid:durableId="17614D86"/>
  <w16cid:commentId w16cid:paraId="1678BE6C" w16cid:durableId="664F918C"/>
  <w16cid:commentId w16cid:paraId="2EB51770" w16cid:durableId="3C356DD1"/>
  <w16cid:commentId w16cid:paraId="0D6CEF14" w16cid:durableId="22446BAD"/>
  <w16cid:commentId w16cid:paraId="42C039FD" w16cid:durableId="46D5D8E7"/>
  <w16cid:commentId w16cid:paraId="60A24CD7" w16cid:durableId="4341BA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782"/>
    <w:rsid w:val="000033A3"/>
    <w:rsid w:val="00004ECA"/>
    <w:rsid w:val="00015BAB"/>
    <w:rsid w:val="000216FD"/>
    <w:rsid w:val="00022D1A"/>
    <w:rsid w:val="000346AA"/>
    <w:rsid w:val="00037D36"/>
    <w:rsid w:val="0004615C"/>
    <w:rsid w:val="00051D52"/>
    <w:rsid w:val="0005500D"/>
    <w:rsid w:val="00057FD1"/>
    <w:rsid w:val="000653E7"/>
    <w:rsid w:val="00097752"/>
    <w:rsid w:val="000A18D5"/>
    <w:rsid w:val="000A1B24"/>
    <w:rsid w:val="000B1D51"/>
    <w:rsid w:val="000E3024"/>
    <w:rsid w:val="000F190C"/>
    <w:rsid w:val="000F533E"/>
    <w:rsid w:val="00101593"/>
    <w:rsid w:val="00103F91"/>
    <w:rsid w:val="00135300"/>
    <w:rsid w:val="001515EA"/>
    <w:rsid w:val="001568C9"/>
    <w:rsid w:val="001637B5"/>
    <w:rsid w:val="00174BB9"/>
    <w:rsid w:val="0018157B"/>
    <w:rsid w:val="00186FA4"/>
    <w:rsid w:val="0019032B"/>
    <w:rsid w:val="001926E2"/>
    <w:rsid w:val="001C2BA9"/>
    <w:rsid w:val="001F08BD"/>
    <w:rsid w:val="001F6340"/>
    <w:rsid w:val="001F7A40"/>
    <w:rsid w:val="0021111E"/>
    <w:rsid w:val="002242C2"/>
    <w:rsid w:val="00247FBC"/>
    <w:rsid w:val="00277AE6"/>
    <w:rsid w:val="002824AF"/>
    <w:rsid w:val="00295931"/>
    <w:rsid w:val="002A46BF"/>
    <w:rsid w:val="002A723C"/>
    <w:rsid w:val="002C0E79"/>
    <w:rsid w:val="002E186C"/>
    <w:rsid w:val="00306FF0"/>
    <w:rsid w:val="00313964"/>
    <w:rsid w:val="003209C0"/>
    <w:rsid w:val="003336A4"/>
    <w:rsid w:val="00344526"/>
    <w:rsid w:val="0036187E"/>
    <w:rsid w:val="003625B0"/>
    <w:rsid w:val="00363E8E"/>
    <w:rsid w:val="00387608"/>
    <w:rsid w:val="003D01A5"/>
    <w:rsid w:val="003E0B9C"/>
    <w:rsid w:val="003E7335"/>
    <w:rsid w:val="00433D36"/>
    <w:rsid w:val="0044542E"/>
    <w:rsid w:val="00450843"/>
    <w:rsid w:val="004548E0"/>
    <w:rsid w:val="00456152"/>
    <w:rsid w:val="00477462"/>
    <w:rsid w:val="00486BFE"/>
    <w:rsid w:val="004B38D3"/>
    <w:rsid w:val="004B490D"/>
    <w:rsid w:val="004B5D15"/>
    <w:rsid w:val="004C2188"/>
    <w:rsid w:val="004C6A05"/>
    <w:rsid w:val="004D1882"/>
    <w:rsid w:val="004E6AF7"/>
    <w:rsid w:val="004F4659"/>
    <w:rsid w:val="004F4F5F"/>
    <w:rsid w:val="005010F4"/>
    <w:rsid w:val="00503A19"/>
    <w:rsid w:val="00510426"/>
    <w:rsid w:val="0051319A"/>
    <w:rsid w:val="00517CDA"/>
    <w:rsid w:val="00524D6F"/>
    <w:rsid w:val="00541782"/>
    <w:rsid w:val="005627DF"/>
    <w:rsid w:val="00571794"/>
    <w:rsid w:val="0057180E"/>
    <w:rsid w:val="00573ADC"/>
    <w:rsid w:val="005A02A0"/>
    <w:rsid w:val="005B2B90"/>
    <w:rsid w:val="005B74E1"/>
    <w:rsid w:val="005C2324"/>
    <w:rsid w:val="005D7701"/>
    <w:rsid w:val="005E3BA2"/>
    <w:rsid w:val="005E4405"/>
    <w:rsid w:val="005E4B87"/>
    <w:rsid w:val="00611876"/>
    <w:rsid w:val="00616C94"/>
    <w:rsid w:val="00631FDE"/>
    <w:rsid w:val="00641D0B"/>
    <w:rsid w:val="00646C54"/>
    <w:rsid w:val="00650D51"/>
    <w:rsid w:val="006531B7"/>
    <w:rsid w:val="00653C6F"/>
    <w:rsid w:val="006645A1"/>
    <w:rsid w:val="00667651"/>
    <w:rsid w:val="00667D71"/>
    <w:rsid w:val="006700BC"/>
    <w:rsid w:val="00676B4D"/>
    <w:rsid w:val="00682280"/>
    <w:rsid w:val="006A2113"/>
    <w:rsid w:val="006B6365"/>
    <w:rsid w:val="006C1C99"/>
    <w:rsid w:val="006D58EB"/>
    <w:rsid w:val="006E6272"/>
    <w:rsid w:val="006E759B"/>
    <w:rsid w:val="007266F8"/>
    <w:rsid w:val="00745D2D"/>
    <w:rsid w:val="00753752"/>
    <w:rsid w:val="00754265"/>
    <w:rsid w:val="00760593"/>
    <w:rsid w:val="007655BA"/>
    <w:rsid w:val="0077149D"/>
    <w:rsid w:val="00782925"/>
    <w:rsid w:val="007A1562"/>
    <w:rsid w:val="007B697F"/>
    <w:rsid w:val="007C0974"/>
    <w:rsid w:val="007F050A"/>
    <w:rsid w:val="007F160D"/>
    <w:rsid w:val="007F19BF"/>
    <w:rsid w:val="00812287"/>
    <w:rsid w:val="0082574A"/>
    <w:rsid w:val="008359D4"/>
    <w:rsid w:val="00836DA3"/>
    <w:rsid w:val="00853521"/>
    <w:rsid w:val="0085514A"/>
    <w:rsid w:val="00886DDB"/>
    <w:rsid w:val="008A2CE0"/>
    <w:rsid w:val="008A2ED0"/>
    <w:rsid w:val="008A6920"/>
    <w:rsid w:val="008C2C49"/>
    <w:rsid w:val="008C3574"/>
    <w:rsid w:val="008D0001"/>
    <w:rsid w:val="008D05C9"/>
    <w:rsid w:val="008D0952"/>
    <w:rsid w:val="008D519F"/>
    <w:rsid w:val="008E5664"/>
    <w:rsid w:val="008E6D80"/>
    <w:rsid w:val="00901194"/>
    <w:rsid w:val="00910C0A"/>
    <w:rsid w:val="009370B2"/>
    <w:rsid w:val="009521C9"/>
    <w:rsid w:val="00952B94"/>
    <w:rsid w:val="00953E1A"/>
    <w:rsid w:val="0097646E"/>
    <w:rsid w:val="009A2CF8"/>
    <w:rsid w:val="009B18C0"/>
    <w:rsid w:val="009B36EA"/>
    <w:rsid w:val="009B61B3"/>
    <w:rsid w:val="009C1E06"/>
    <w:rsid w:val="009D3005"/>
    <w:rsid w:val="009F21B6"/>
    <w:rsid w:val="00A12702"/>
    <w:rsid w:val="00A15A27"/>
    <w:rsid w:val="00A2556F"/>
    <w:rsid w:val="00A30EED"/>
    <w:rsid w:val="00A444A9"/>
    <w:rsid w:val="00A56680"/>
    <w:rsid w:val="00A57711"/>
    <w:rsid w:val="00A61B81"/>
    <w:rsid w:val="00A66962"/>
    <w:rsid w:val="00A6731B"/>
    <w:rsid w:val="00A721C9"/>
    <w:rsid w:val="00A8382F"/>
    <w:rsid w:val="00A84A33"/>
    <w:rsid w:val="00A9122E"/>
    <w:rsid w:val="00AB1B63"/>
    <w:rsid w:val="00AC1F0F"/>
    <w:rsid w:val="00AC48CF"/>
    <w:rsid w:val="00AD3480"/>
    <w:rsid w:val="00AD4AEB"/>
    <w:rsid w:val="00AD5715"/>
    <w:rsid w:val="00AE2643"/>
    <w:rsid w:val="00B0196E"/>
    <w:rsid w:val="00B13796"/>
    <w:rsid w:val="00B16F13"/>
    <w:rsid w:val="00B17ACB"/>
    <w:rsid w:val="00B208C9"/>
    <w:rsid w:val="00B356FC"/>
    <w:rsid w:val="00B36735"/>
    <w:rsid w:val="00B44D1E"/>
    <w:rsid w:val="00B507EC"/>
    <w:rsid w:val="00B51E87"/>
    <w:rsid w:val="00B53D4E"/>
    <w:rsid w:val="00B758FD"/>
    <w:rsid w:val="00B928D9"/>
    <w:rsid w:val="00B949F5"/>
    <w:rsid w:val="00B966B6"/>
    <w:rsid w:val="00BA73BB"/>
    <w:rsid w:val="00BB615D"/>
    <w:rsid w:val="00BC20A0"/>
    <w:rsid w:val="00BC2906"/>
    <w:rsid w:val="00BC33D5"/>
    <w:rsid w:val="00BC5A90"/>
    <w:rsid w:val="00BD35CA"/>
    <w:rsid w:val="00BE26F0"/>
    <w:rsid w:val="00BE329F"/>
    <w:rsid w:val="00BE5748"/>
    <w:rsid w:val="00BE626D"/>
    <w:rsid w:val="00C05F97"/>
    <w:rsid w:val="00C07791"/>
    <w:rsid w:val="00C34401"/>
    <w:rsid w:val="00C35F9B"/>
    <w:rsid w:val="00C36B8D"/>
    <w:rsid w:val="00C769E9"/>
    <w:rsid w:val="00C8007B"/>
    <w:rsid w:val="00C86EAA"/>
    <w:rsid w:val="00C87A99"/>
    <w:rsid w:val="00C93EB3"/>
    <w:rsid w:val="00CA7703"/>
    <w:rsid w:val="00CC5BA6"/>
    <w:rsid w:val="00CC5C3D"/>
    <w:rsid w:val="00CE1D45"/>
    <w:rsid w:val="00D1175E"/>
    <w:rsid w:val="00D135CE"/>
    <w:rsid w:val="00D14082"/>
    <w:rsid w:val="00D7007F"/>
    <w:rsid w:val="00D70FFD"/>
    <w:rsid w:val="00D72A13"/>
    <w:rsid w:val="00D7361A"/>
    <w:rsid w:val="00D748BC"/>
    <w:rsid w:val="00D826E1"/>
    <w:rsid w:val="00DC1BE9"/>
    <w:rsid w:val="00DC58A4"/>
    <w:rsid w:val="00DC59C5"/>
    <w:rsid w:val="00DC6E66"/>
    <w:rsid w:val="00DD0C5B"/>
    <w:rsid w:val="00DD2125"/>
    <w:rsid w:val="00DD74A8"/>
    <w:rsid w:val="00DE3184"/>
    <w:rsid w:val="00DE4CA4"/>
    <w:rsid w:val="00DE5B47"/>
    <w:rsid w:val="00E10318"/>
    <w:rsid w:val="00E13742"/>
    <w:rsid w:val="00E17B3A"/>
    <w:rsid w:val="00E208AE"/>
    <w:rsid w:val="00E3250F"/>
    <w:rsid w:val="00E46820"/>
    <w:rsid w:val="00E70BC6"/>
    <w:rsid w:val="00E75D4B"/>
    <w:rsid w:val="00E85EB0"/>
    <w:rsid w:val="00E8682E"/>
    <w:rsid w:val="00EA60AE"/>
    <w:rsid w:val="00EB36AF"/>
    <w:rsid w:val="00ED72DB"/>
    <w:rsid w:val="00EE3D5B"/>
    <w:rsid w:val="00EE4EF1"/>
    <w:rsid w:val="00EE529E"/>
    <w:rsid w:val="00EE5930"/>
    <w:rsid w:val="00EF485D"/>
    <w:rsid w:val="00F005D0"/>
    <w:rsid w:val="00F02616"/>
    <w:rsid w:val="00F02E22"/>
    <w:rsid w:val="00F45137"/>
    <w:rsid w:val="00F46297"/>
    <w:rsid w:val="00F51D50"/>
    <w:rsid w:val="00F54222"/>
    <w:rsid w:val="00F73786"/>
    <w:rsid w:val="00F85A53"/>
    <w:rsid w:val="00FC6BF5"/>
    <w:rsid w:val="00FD5F69"/>
    <w:rsid w:val="00FE1F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FCA3"/>
  <w15:chartTrackingRefBased/>
  <w15:docId w15:val="{9BCB2EEE-ED4F-4D4A-985F-285C52F4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820"/>
  </w:style>
  <w:style w:type="paragraph" w:styleId="Heading1">
    <w:name w:val="heading 1"/>
    <w:basedOn w:val="Normal"/>
    <w:next w:val="Normal"/>
    <w:link w:val="Heading1Char"/>
    <w:uiPriority w:val="9"/>
    <w:qFormat/>
    <w:rsid w:val="00541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782"/>
    <w:rPr>
      <w:rFonts w:eastAsiaTheme="majorEastAsia" w:cstheme="majorBidi"/>
      <w:color w:val="272727" w:themeColor="text1" w:themeTint="D8"/>
    </w:rPr>
  </w:style>
  <w:style w:type="paragraph" w:styleId="Title">
    <w:name w:val="Title"/>
    <w:basedOn w:val="Normal"/>
    <w:next w:val="Normal"/>
    <w:link w:val="TitleChar"/>
    <w:uiPriority w:val="10"/>
    <w:qFormat/>
    <w:rsid w:val="00541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782"/>
    <w:pPr>
      <w:spacing w:before="160"/>
      <w:jc w:val="center"/>
    </w:pPr>
    <w:rPr>
      <w:i/>
      <w:iCs/>
      <w:color w:val="404040" w:themeColor="text1" w:themeTint="BF"/>
    </w:rPr>
  </w:style>
  <w:style w:type="character" w:customStyle="1" w:styleId="QuoteChar">
    <w:name w:val="Quote Char"/>
    <w:basedOn w:val="DefaultParagraphFont"/>
    <w:link w:val="Quote"/>
    <w:uiPriority w:val="29"/>
    <w:rsid w:val="00541782"/>
    <w:rPr>
      <w:i/>
      <w:iCs/>
      <w:color w:val="404040" w:themeColor="text1" w:themeTint="BF"/>
    </w:rPr>
  </w:style>
  <w:style w:type="paragraph" w:styleId="ListParagraph">
    <w:name w:val="List Paragraph"/>
    <w:basedOn w:val="Normal"/>
    <w:uiPriority w:val="34"/>
    <w:qFormat/>
    <w:rsid w:val="00541782"/>
    <w:pPr>
      <w:ind w:left="720"/>
      <w:contextualSpacing/>
    </w:pPr>
  </w:style>
  <w:style w:type="character" w:styleId="IntenseEmphasis">
    <w:name w:val="Intense Emphasis"/>
    <w:basedOn w:val="DefaultParagraphFont"/>
    <w:uiPriority w:val="21"/>
    <w:qFormat/>
    <w:rsid w:val="00541782"/>
    <w:rPr>
      <w:i/>
      <w:iCs/>
      <w:color w:val="0F4761" w:themeColor="accent1" w:themeShade="BF"/>
    </w:rPr>
  </w:style>
  <w:style w:type="paragraph" w:styleId="IntenseQuote">
    <w:name w:val="Intense Quote"/>
    <w:basedOn w:val="Normal"/>
    <w:next w:val="Normal"/>
    <w:link w:val="IntenseQuoteChar"/>
    <w:uiPriority w:val="30"/>
    <w:qFormat/>
    <w:rsid w:val="00541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782"/>
    <w:rPr>
      <w:i/>
      <w:iCs/>
      <w:color w:val="0F4761" w:themeColor="accent1" w:themeShade="BF"/>
    </w:rPr>
  </w:style>
  <w:style w:type="character" w:styleId="IntenseReference">
    <w:name w:val="Intense Reference"/>
    <w:basedOn w:val="DefaultParagraphFont"/>
    <w:uiPriority w:val="32"/>
    <w:qFormat/>
    <w:rsid w:val="00541782"/>
    <w:rPr>
      <w:b/>
      <w:bCs/>
      <w:smallCaps/>
      <w:color w:val="0F4761" w:themeColor="accent1" w:themeShade="BF"/>
      <w:spacing w:val="5"/>
    </w:rPr>
  </w:style>
  <w:style w:type="character" w:styleId="CommentReference">
    <w:name w:val="annotation reference"/>
    <w:basedOn w:val="DefaultParagraphFont"/>
    <w:uiPriority w:val="99"/>
    <w:semiHidden/>
    <w:unhideWhenUsed/>
    <w:rsid w:val="00E3250F"/>
    <w:rPr>
      <w:sz w:val="16"/>
      <w:szCs w:val="16"/>
    </w:rPr>
  </w:style>
  <w:style w:type="paragraph" w:styleId="CommentText">
    <w:name w:val="annotation text"/>
    <w:basedOn w:val="Normal"/>
    <w:link w:val="CommentTextChar"/>
    <w:uiPriority w:val="99"/>
    <w:unhideWhenUsed/>
    <w:rsid w:val="00E3250F"/>
    <w:pPr>
      <w:spacing w:line="240" w:lineRule="auto"/>
    </w:pPr>
    <w:rPr>
      <w:sz w:val="20"/>
      <w:szCs w:val="20"/>
    </w:rPr>
  </w:style>
  <w:style w:type="character" w:customStyle="1" w:styleId="CommentTextChar">
    <w:name w:val="Comment Text Char"/>
    <w:basedOn w:val="DefaultParagraphFont"/>
    <w:link w:val="CommentText"/>
    <w:uiPriority w:val="99"/>
    <w:rsid w:val="00E3250F"/>
    <w:rPr>
      <w:sz w:val="20"/>
      <w:szCs w:val="20"/>
    </w:rPr>
  </w:style>
  <w:style w:type="table" w:styleId="TableGrid">
    <w:name w:val="Table Grid"/>
    <w:basedOn w:val="TableNormal"/>
    <w:uiPriority w:val="39"/>
    <w:rsid w:val="00ED7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A444A9"/>
    <w:rPr>
      <w:b/>
      <w:bCs/>
    </w:rPr>
  </w:style>
  <w:style w:type="character" w:customStyle="1" w:styleId="CommentSubjectChar">
    <w:name w:val="Comment Subject Char"/>
    <w:basedOn w:val="CommentTextChar"/>
    <w:link w:val="CommentSubject"/>
    <w:uiPriority w:val="99"/>
    <w:semiHidden/>
    <w:rsid w:val="00A444A9"/>
    <w:rPr>
      <w:b/>
      <w:bCs/>
      <w:sz w:val="20"/>
      <w:szCs w:val="20"/>
    </w:rPr>
  </w:style>
  <w:style w:type="paragraph" w:styleId="Revision">
    <w:name w:val="Revision"/>
    <w:hidden/>
    <w:uiPriority w:val="99"/>
    <w:semiHidden/>
    <w:rsid w:val="00A444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24" Type="http://schemas.openxmlformats.org/officeDocument/2006/relationships/theme" Target="theme/theme1.xml"/><Relationship Id="rId5" Type="http://schemas.microsoft.com/office/2011/relationships/commentsExtended" Target="commentsExtended.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2358</Words>
  <Characters>13443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Karen Crosby</cp:lastModifiedBy>
  <cp:revision>2</cp:revision>
  <cp:lastPrinted>2026-04-11T12:39:00Z</cp:lastPrinted>
  <dcterms:created xsi:type="dcterms:W3CDTF">2026-04-12T17:36:00Z</dcterms:created>
  <dcterms:modified xsi:type="dcterms:W3CDTF">2026-04-12T17:36:00Z</dcterms:modified>
</cp:coreProperties>
</file>
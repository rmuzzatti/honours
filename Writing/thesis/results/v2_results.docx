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0924" w14:textId="58E288F4" w:rsidR="006E759B" w:rsidRPr="00CB0692" w:rsidRDefault="008E5E21" w:rsidP="00E55024">
      <w:pPr>
        <w:spacing w:line="240" w:lineRule="auto"/>
        <w:rPr>
          <w:rFonts w:ascii="Times New Roman" w:hAnsi="Times New Roman" w:cs="Times New Roman"/>
          <w:b/>
          <w:bCs/>
          <w:sz w:val="40"/>
          <w:szCs w:val="40"/>
        </w:rPr>
      </w:pPr>
      <w:r w:rsidRPr="00CB0692">
        <w:rPr>
          <w:rFonts w:ascii="Times New Roman" w:hAnsi="Times New Roman" w:cs="Times New Roman"/>
          <w:b/>
          <w:bCs/>
          <w:sz w:val="40"/>
          <w:szCs w:val="40"/>
        </w:rPr>
        <w:t>Results</w:t>
      </w:r>
    </w:p>
    <w:p w14:paraId="6C75C1EB" w14:textId="0D4E4C61" w:rsidR="00E55024" w:rsidRPr="00CB0692" w:rsidRDefault="00A650C4" w:rsidP="00E55024">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Acute stress</w:t>
      </w:r>
      <w:r w:rsidR="00C20FB6" w:rsidRPr="00CB0692">
        <w:rPr>
          <w:rFonts w:ascii="Times New Roman" w:hAnsi="Times New Roman" w:cs="Times New Roman"/>
          <w:i/>
          <w:iCs/>
          <w:sz w:val="28"/>
          <w:szCs w:val="28"/>
        </w:rPr>
        <w:t xml:space="preserve"> alter</w:t>
      </w:r>
      <w:r w:rsidR="0049502A" w:rsidRPr="00CB0692">
        <w:rPr>
          <w:rFonts w:ascii="Times New Roman" w:hAnsi="Times New Roman" w:cs="Times New Roman"/>
          <w:i/>
          <w:iCs/>
          <w:sz w:val="28"/>
          <w:szCs w:val="28"/>
        </w:rPr>
        <w:t>s</w:t>
      </w:r>
      <w:r w:rsidR="00C20FB6" w:rsidRPr="00CB0692">
        <w:rPr>
          <w:rFonts w:ascii="Times New Roman" w:hAnsi="Times New Roman" w:cs="Times New Roman"/>
          <w:i/>
          <w:iCs/>
          <w:sz w:val="28"/>
          <w:szCs w:val="28"/>
        </w:rPr>
        <w:t xml:space="preserve"> basal glutamatergic transmission in young female rats</w:t>
      </w:r>
    </w:p>
    <w:p w14:paraId="5E5A47AF" w14:textId="77777777" w:rsidR="00BA7A38" w:rsidRDefault="00E55024" w:rsidP="00C4467D">
      <w:pPr>
        <w:spacing w:line="240" w:lineRule="auto"/>
        <w:rPr>
          <w:rFonts w:ascii="Times New Roman" w:hAnsi="Times New Roman" w:cs="Times New Roman"/>
        </w:rPr>
      </w:pPr>
      <w:r w:rsidRPr="00E55024">
        <w:rPr>
          <w:rFonts w:ascii="Times New Roman" w:hAnsi="Times New Roman" w:cs="Times New Roman"/>
        </w:rPr>
        <w:t xml:space="preserve">To determine if a single, </w:t>
      </w:r>
      <w:r w:rsidR="00A60724">
        <w:rPr>
          <w:rFonts w:ascii="Times New Roman" w:hAnsi="Times New Roman" w:cs="Times New Roman"/>
        </w:rPr>
        <w:t xml:space="preserve">30-minute physical restraint </w:t>
      </w:r>
      <w:r w:rsidR="009158E1">
        <w:rPr>
          <w:rFonts w:ascii="Times New Roman" w:hAnsi="Times New Roman" w:cs="Times New Roman"/>
        </w:rPr>
        <w:t>a</w:t>
      </w:r>
      <w:r w:rsidRPr="00E55024">
        <w:rPr>
          <w:rFonts w:ascii="Times New Roman" w:hAnsi="Times New Roman" w:cs="Times New Roman"/>
        </w:rPr>
        <w:t>ffects glutamate signalling in the</w:t>
      </w:r>
      <w:r w:rsidR="00C4467D">
        <w:rPr>
          <w:rFonts w:ascii="Times New Roman" w:hAnsi="Times New Roman" w:cs="Times New Roman"/>
        </w:rPr>
        <w:t xml:space="preserve"> </w:t>
      </w:r>
      <w:r w:rsidRPr="00E55024">
        <w:rPr>
          <w:rFonts w:ascii="Times New Roman" w:hAnsi="Times New Roman" w:cs="Times New Roman"/>
        </w:rPr>
        <w:t>DMH, recordings of DMH neurons in hypothalamic slices from female Sprague-Dawley rats</w:t>
      </w:r>
      <w:r w:rsidR="00C4467D">
        <w:rPr>
          <w:rFonts w:ascii="Times New Roman" w:hAnsi="Times New Roman" w:cs="Times New Roman"/>
        </w:rPr>
        <w:t xml:space="preserve"> </w:t>
      </w:r>
      <w:r w:rsidRPr="00E55024">
        <w:rPr>
          <w:rFonts w:ascii="Times New Roman" w:hAnsi="Times New Roman" w:cs="Times New Roman"/>
        </w:rPr>
        <w:t>were obtained (</w:t>
      </w:r>
      <w:r w:rsidRPr="008803F4">
        <w:rPr>
          <w:rFonts w:ascii="Times New Roman" w:hAnsi="Times New Roman" w:cs="Times New Roman"/>
        </w:rPr>
        <w:t xml:space="preserve">Fig </w:t>
      </w:r>
      <w:r w:rsidR="008803F4" w:rsidRPr="008803F4">
        <w:rPr>
          <w:rFonts w:ascii="Times New Roman" w:hAnsi="Times New Roman" w:cs="Times New Roman"/>
        </w:rPr>
        <w:t>1</w:t>
      </w:r>
      <w:r w:rsidRPr="008803F4">
        <w:rPr>
          <w:rFonts w:ascii="Times New Roman" w:hAnsi="Times New Roman" w:cs="Times New Roman"/>
        </w:rPr>
        <w:t>). The amplitude</w:t>
      </w:r>
      <w:r w:rsidRPr="00C4467D">
        <w:rPr>
          <w:rFonts w:ascii="Times New Roman" w:hAnsi="Times New Roman" w:cs="Times New Roman"/>
        </w:rPr>
        <w:t xml:space="preserve"> of the evoked </w:t>
      </w:r>
      <w:r w:rsidR="009158E1">
        <w:rPr>
          <w:rFonts w:ascii="Times New Roman" w:hAnsi="Times New Roman" w:cs="Times New Roman"/>
        </w:rPr>
        <w:t xml:space="preserve">excitatory postsynaptic currents </w:t>
      </w:r>
      <w:r w:rsidR="005E339B">
        <w:rPr>
          <w:rFonts w:ascii="Times New Roman" w:hAnsi="Times New Roman" w:cs="Times New Roman"/>
        </w:rPr>
        <w:t xml:space="preserve"> (eEPSC)</w:t>
      </w:r>
      <w:r w:rsidRPr="00C4467D">
        <w:rPr>
          <w:rFonts w:ascii="Times New Roman" w:hAnsi="Times New Roman" w:cs="Times New Roman"/>
        </w:rPr>
        <w:t xml:space="preserve"> </w:t>
      </w:r>
      <w:r w:rsidR="003C5008">
        <w:rPr>
          <w:rFonts w:ascii="Times New Roman" w:hAnsi="Times New Roman" w:cs="Times New Roman"/>
        </w:rPr>
        <w:t>was</w:t>
      </w:r>
      <w:r w:rsidRPr="00C4467D">
        <w:rPr>
          <w:rFonts w:ascii="Times New Roman" w:hAnsi="Times New Roman" w:cs="Times New Roman"/>
        </w:rPr>
        <w:t xml:space="preserve"> measured and compared between</w:t>
      </w:r>
      <w:r w:rsidR="00C4467D">
        <w:rPr>
          <w:rFonts w:ascii="Times New Roman" w:hAnsi="Times New Roman" w:cs="Times New Roman"/>
        </w:rPr>
        <w:t xml:space="preserve"> </w:t>
      </w:r>
      <w:r w:rsidRPr="00C4467D">
        <w:rPr>
          <w:rFonts w:ascii="Times New Roman" w:hAnsi="Times New Roman" w:cs="Times New Roman"/>
        </w:rPr>
        <w:t>naïve</w:t>
      </w:r>
      <w:r w:rsidR="00C4467D" w:rsidRPr="00C4467D">
        <w:rPr>
          <w:rFonts w:ascii="Times New Roman" w:hAnsi="Times New Roman" w:cs="Times New Roman"/>
        </w:rPr>
        <w:t xml:space="preserve"> and </w:t>
      </w:r>
      <w:r w:rsidR="00C4467D" w:rsidRPr="00E851BD">
        <w:rPr>
          <w:rFonts w:ascii="Times New Roman" w:hAnsi="Times New Roman" w:cs="Times New Roman"/>
        </w:rPr>
        <w:t>acutely stressed</w:t>
      </w:r>
      <w:r w:rsidRPr="00E851BD">
        <w:rPr>
          <w:rFonts w:ascii="Times New Roman" w:hAnsi="Times New Roman" w:cs="Times New Roman"/>
        </w:rPr>
        <w:t xml:space="preserve"> females. </w:t>
      </w:r>
      <w:r w:rsidR="00C4467D" w:rsidRPr="00E851BD">
        <w:rPr>
          <w:rFonts w:ascii="Times New Roman" w:hAnsi="Times New Roman" w:cs="Times New Roman"/>
        </w:rPr>
        <w:t>Acute stress</w:t>
      </w:r>
      <w:r w:rsidRPr="00E851BD">
        <w:rPr>
          <w:rFonts w:ascii="Times New Roman" w:hAnsi="Times New Roman" w:cs="Times New Roman"/>
        </w:rPr>
        <w:t xml:space="preserve"> </w:t>
      </w:r>
      <w:r w:rsidR="00C4467D" w:rsidRPr="00E851BD">
        <w:rPr>
          <w:rFonts w:ascii="Times New Roman" w:hAnsi="Times New Roman" w:cs="Times New Roman"/>
        </w:rPr>
        <w:t xml:space="preserve">significantly increased the </w:t>
      </w:r>
      <w:r w:rsidRPr="00E851BD">
        <w:rPr>
          <w:rFonts w:ascii="Times New Roman" w:hAnsi="Times New Roman" w:cs="Times New Roman"/>
        </w:rPr>
        <w:t>amplitude of the evoked</w:t>
      </w:r>
      <w:r w:rsidR="00C4467D" w:rsidRPr="00E851BD">
        <w:rPr>
          <w:rFonts w:ascii="Times New Roman" w:hAnsi="Times New Roman" w:cs="Times New Roman"/>
        </w:rPr>
        <w:t xml:space="preserve"> </w:t>
      </w:r>
      <w:r w:rsidRPr="00E851BD">
        <w:rPr>
          <w:rFonts w:ascii="Times New Roman" w:hAnsi="Times New Roman" w:cs="Times New Roman"/>
        </w:rPr>
        <w:t>EPSCs (</w:t>
      </w:r>
      <w:commentRangeStart w:id="0"/>
      <w:r w:rsidR="007337E2" w:rsidRPr="00E851BD">
        <w:rPr>
          <w:rFonts w:ascii="Times New Roman" w:hAnsi="Times New Roman" w:cs="Times New Roman"/>
        </w:rPr>
        <w:t>acute</w:t>
      </w:r>
      <w:commentRangeEnd w:id="0"/>
      <w:r w:rsidR="009158E1" w:rsidRPr="00E851BD">
        <w:rPr>
          <w:rStyle w:val="CommentReference"/>
          <w:rFonts w:ascii="Times New Roman" w:hAnsi="Times New Roman" w:cs="Times New Roman"/>
          <w:sz w:val="24"/>
          <w:szCs w:val="24"/>
        </w:rPr>
        <w:commentReference w:id="0"/>
      </w:r>
      <w:r w:rsidR="007337E2" w:rsidRPr="00E851BD">
        <w:rPr>
          <w:rFonts w:ascii="Times New Roman" w:hAnsi="Times New Roman" w:cs="Times New Roman"/>
        </w:rPr>
        <w:t xml:space="preserve"> stress: 66.60 ± 9.68, n = 8; naïve: 41.52 ± 5.88, n = 10; p = 0.047, independent t-test, Fig. 1A</w:t>
      </w:r>
      <w:r w:rsidRPr="00E851BD">
        <w:rPr>
          <w:rFonts w:ascii="Times New Roman" w:hAnsi="Times New Roman" w:cs="Times New Roman"/>
        </w:rPr>
        <w:t xml:space="preserve">). </w:t>
      </w:r>
    </w:p>
    <w:p w14:paraId="5F215DD2" w14:textId="7D7B0B7D" w:rsidR="00C4467D" w:rsidRDefault="00C4467D" w:rsidP="00C4467D">
      <w:pPr>
        <w:spacing w:line="240" w:lineRule="auto"/>
        <w:rPr>
          <w:rFonts w:ascii="Times New Roman" w:hAnsi="Times New Roman" w:cs="Times New Roman"/>
        </w:rPr>
      </w:pPr>
      <w:r w:rsidRPr="00E851BD">
        <w:rPr>
          <w:rFonts w:ascii="Times New Roman" w:hAnsi="Times New Roman" w:cs="Times New Roman"/>
        </w:rPr>
        <w:t>However</w:t>
      </w:r>
      <w:r w:rsidR="00E55024" w:rsidRPr="00E55024">
        <w:rPr>
          <w:rFonts w:ascii="Times New Roman" w:hAnsi="Times New Roman" w:cs="Times New Roman"/>
        </w:rPr>
        <w:t xml:space="preserve">, the </w:t>
      </w:r>
      <w:commentRangeStart w:id="1"/>
      <w:r w:rsidR="00795BAB">
        <w:rPr>
          <w:rFonts w:ascii="Times New Roman" w:hAnsi="Times New Roman" w:cs="Times New Roman"/>
        </w:rPr>
        <w:t>paired-pulse ratio (</w:t>
      </w:r>
      <w:r w:rsidR="00E55024" w:rsidRPr="00E55024">
        <w:rPr>
          <w:rFonts w:ascii="Times New Roman" w:hAnsi="Times New Roman" w:cs="Times New Roman"/>
        </w:rPr>
        <w:t>PPR</w:t>
      </w:r>
      <w:r w:rsidR="00795BAB">
        <w:rPr>
          <w:rFonts w:ascii="Times New Roman" w:hAnsi="Times New Roman" w:cs="Times New Roman"/>
        </w:rPr>
        <w:t>)</w:t>
      </w:r>
      <w:r w:rsidR="00E55024" w:rsidRPr="00E55024">
        <w:rPr>
          <w:rFonts w:ascii="Times New Roman" w:hAnsi="Times New Roman" w:cs="Times New Roman"/>
        </w:rPr>
        <w:t xml:space="preserve"> </w:t>
      </w:r>
      <w:commentRangeEnd w:id="1"/>
      <w:r w:rsidR="009158E1" w:rsidRPr="00C4467D">
        <w:rPr>
          <w:rStyle w:val="CommentReference"/>
          <w:rFonts w:ascii="Times New Roman" w:hAnsi="Times New Roman" w:cs="Times New Roman"/>
          <w:sz w:val="24"/>
          <w:szCs w:val="24"/>
        </w:rPr>
        <w:commentReference w:id="1"/>
      </w:r>
      <w:r w:rsidR="00E55024" w:rsidRPr="00C4467D">
        <w:rPr>
          <w:rFonts w:ascii="Times New Roman" w:hAnsi="Times New Roman" w:cs="Times New Roman"/>
        </w:rPr>
        <w:t xml:space="preserve">did not differ significantly between groups </w:t>
      </w:r>
      <w:r w:rsidR="00E55024" w:rsidRPr="00D328D7">
        <w:rPr>
          <w:rFonts w:ascii="Times New Roman" w:hAnsi="Times New Roman" w:cs="Times New Roman"/>
        </w:rPr>
        <w:t>(</w:t>
      </w:r>
      <w:r w:rsidR="00F91726" w:rsidRPr="00D328D7">
        <w:rPr>
          <w:rFonts w:ascii="Times New Roman" w:hAnsi="Times New Roman" w:cs="Times New Roman"/>
        </w:rPr>
        <w:t>acute</w:t>
      </w:r>
      <w:r w:rsidRPr="00D328D7">
        <w:rPr>
          <w:rFonts w:ascii="Times New Roman" w:hAnsi="Times New Roman" w:cs="Times New Roman"/>
        </w:rPr>
        <w:t xml:space="preserve"> </w:t>
      </w:r>
      <w:r w:rsidR="00F91726" w:rsidRPr="00D328D7">
        <w:rPr>
          <w:rFonts w:ascii="Times New Roman" w:hAnsi="Times New Roman" w:cs="Times New Roman"/>
        </w:rPr>
        <w:t>stress</w:t>
      </w:r>
      <w:r w:rsidR="00E55024" w:rsidRPr="00D328D7">
        <w:rPr>
          <w:rFonts w:ascii="Times New Roman" w:hAnsi="Times New Roman" w:cs="Times New Roman"/>
        </w:rPr>
        <w:t>: 1.</w:t>
      </w:r>
      <w:r w:rsidR="00D328D7" w:rsidRPr="00D328D7">
        <w:rPr>
          <w:rFonts w:ascii="Times New Roman" w:hAnsi="Times New Roman" w:cs="Times New Roman"/>
        </w:rPr>
        <w:t>02</w:t>
      </w:r>
      <w:r w:rsidR="00E55024" w:rsidRPr="00D328D7">
        <w:rPr>
          <w:rFonts w:ascii="Times New Roman" w:hAnsi="Times New Roman" w:cs="Times New Roman"/>
        </w:rPr>
        <w:t xml:space="preserve"> ± 0.</w:t>
      </w:r>
      <w:r w:rsidR="00D328D7" w:rsidRPr="00D328D7">
        <w:rPr>
          <w:rFonts w:ascii="Times New Roman" w:hAnsi="Times New Roman" w:cs="Times New Roman"/>
        </w:rPr>
        <w:t>28</w:t>
      </w:r>
      <w:r w:rsidR="00E55024" w:rsidRPr="00D328D7">
        <w:rPr>
          <w:rFonts w:ascii="Times New Roman" w:hAnsi="Times New Roman" w:cs="Times New Roman"/>
        </w:rPr>
        <w:t>, n = 8; naïve</w:t>
      </w:r>
      <w:r w:rsidR="00E55024" w:rsidRPr="00CD6C3D">
        <w:rPr>
          <w:rFonts w:ascii="Times New Roman" w:hAnsi="Times New Roman" w:cs="Times New Roman"/>
        </w:rPr>
        <w:t xml:space="preserve">: </w:t>
      </w:r>
      <w:r w:rsidR="00CD6C3D" w:rsidRPr="00CD6C3D">
        <w:rPr>
          <w:rFonts w:ascii="Times New Roman" w:hAnsi="Times New Roman" w:cs="Times New Roman"/>
        </w:rPr>
        <w:t>1.02</w:t>
      </w:r>
      <w:r w:rsidR="00E55024" w:rsidRPr="00CD6C3D">
        <w:rPr>
          <w:rFonts w:ascii="Times New Roman" w:hAnsi="Times New Roman" w:cs="Times New Roman"/>
        </w:rPr>
        <w:t xml:space="preserve"> ± 0.</w:t>
      </w:r>
      <w:r w:rsidR="00CD6C3D" w:rsidRPr="00CD6C3D">
        <w:rPr>
          <w:rFonts w:ascii="Times New Roman" w:hAnsi="Times New Roman" w:cs="Times New Roman"/>
        </w:rPr>
        <w:t>38</w:t>
      </w:r>
      <w:r w:rsidR="00E55024" w:rsidRPr="00CD6C3D">
        <w:rPr>
          <w:rFonts w:ascii="Times New Roman" w:hAnsi="Times New Roman" w:cs="Times New Roman"/>
        </w:rPr>
        <w:t>, n = 10</w:t>
      </w:r>
      <w:r w:rsidR="00E55024" w:rsidRPr="00F91726">
        <w:rPr>
          <w:rFonts w:ascii="Times New Roman" w:hAnsi="Times New Roman" w:cs="Times New Roman"/>
        </w:rPr>
        <w:t>; p = 0.</w:t>
      </w:r>
      <w:r w:rsidR="00F91726" w:rsidRPr="00F91726">
        <w:rPr>
          <w:rFonts w:ascii="Times New Roman" w:hAnsi="Times New Roman" w:cs="Times New Roman"/>
        </w:rPr>
        <w:t>99</w:t>
      </w:r>
      <w:r w:rsidR="00E55024" w:rsidRPr="00F91726">
        <w:rPr>
          <w:rFonts w:ascii="Times New Roman" w:hAnsi="Times New Roman" w:cs="Times New Roman"/>
        </w:rPr>
        <w:t xml:space="preserve">, independent t-test, Fig. </w:t>
      </w:r>
      <w:r w:rsidR="00E851BD">
        <w:rPr>
          <w:rFonts w:ascii="Times New Roman" w:hAnsi="Times New Roman" w:cs="Times New Roman"/>
        </w:rPr>
        <w:t>1</w:t>
      </w:r>
      <w:r w:rsidR="00E55024" w:rsidRPr="00F91726">
        <w:rPr>
          <w:rFonts w:ascii="Times New Roman" w:hAnsi="Times New Roman" w:cs="Times New Roman"/>
        </w:rPr>
        <w:t>B),</w:t>
      </w:r>
      <w:r>
        <w:rPr>
          <w:rFonts w:ascii="Times New Roman" w:hAnsi="Times New Roman" w:cs="Times New Roman"/>
        </w:rPr>
        <w:t xml:space="preserve"> </w:t>
      </w:r>
      <w:r w:rsidR="00E55024" w:rsidRPr="00E55024">
        <w:rPr>
          <w:rFonts w:ascii="Times New Roman" w:hAnsi="Times New Roman" w:cs="Times New Roman"/>
        </w:rPr>
        <w:t xml:space="preserve">suggesting that </w:t>
      </w:r>
      <w:r>
        <w:rPr>
          <w:rFonts w:ascii="Times New Roman" w:hAnsi="Times New Roman" w:cs="Times New Roman"/>
        </w:rPr>
        <w:t>acute</w:t>
      </w:r>
      <w:r w:rsidR="00E55024" w:rsidRPr="00E55024">
        <w:rPr>
          <w:rFonts w:ascii="Times New Roman" w:hAnsi="Times New Roman" w:cs="Times New Roman"/>
        </w:rPr>
        <w:t xml:space="preserve"> </w:t>
      </w:r>
      <w:r>
        <w:rPr>
          <w:rFonts w:ascii="Times New Roman" w:hAnsi="Times New Roman" w:cs="Times New Roman"/>
        </w:rPr>
        <w:t>stress</w:t>
      </w:r>
      <w:r w:rsidR="00E55024" w:rsidRPr="00E55024">
        <w:rPr>
          <w:rFonts w:ascii="Times New Roman" w:hAnsi="Times New Roman" w:cs="Times New Roman"/>
        </w:rPr>
        <w:t xml:space="preserve"> </w:t>
      </w:r>
      <w:r>
        <w:rPr>
          <w:rFonts w:ascii="Times New Roman" w:hAnsi="Times New Roman" w:cs="Times New Roman"/>
        </w:rPr>
        <w:t>increases basal glutamate</w:t>
      </w:r>
      <w:r w:rsidR="00E55024" w:rsidRPr="00E55024">
        <w:rPr>
          <w:rFonts w:ascii="Times New Roman" w:hAnsi="Times New Roman" w:cs="Times New Roman"/>
        </w:rPr>
        <w:t xml:space="preserve"> transmission</w:t>
      </w:r>
      <w:r>
        <w:rPr>
          <w:rFonts w:ascii="Times New Roman" w:hAnsi="Times New Roman" w:cs="Times New Roman"/>
        </w:rPr>
        <w:t xml:space="preserve">, but not due to a change in presynaptic </w:t>
      </w:r>
      <w:r w:rsidR="00E55024" w:rsidRPr="00E55024">
        <w:rPr>
          <w:rFonts w:ascii="Times New Roman" w:hAnsi="Times New Roman" w:cs="Times New Roman"/>
        </w:rPr>
        <w:t>probability in DMH neurons of young female rats.</w:t>
      </w:r>
    </w:p>
    <w:p w14:paraId="076C49A6" w14:textId="77777777" w:rsidR="00E83030" w:rsidRDefault="00E83030" w:rsidP="00C4467D">
      <w:pPr>
        <w:spacing w:line="240" w:lineRule="auto"/>
        <w:rPr>
          <w:rFonts w:ascii="Times New Roman" w:hAnsi="Times New Roman" w:cs="Times New Roman"/>
        </w:rPr>
      </w:pPr>
    </w:p>
    <w:p w14:paraId="20E0AA76" w14:textId="6938AD37" w:rsidR="00271069" w:rsidRDefault="003A7F01" w:rsidP="00271069">
      <w:pPr>
        <w:spacing w:line="240" w:lineRule="auto"/>
        <w:rPr>
          <w:rFonts w:ascii="Times New Roman" w:hAnsi="Times New Roman" w:cs="Times New Roman"/>
        </w:rPr>
      </w:pPr>
      <w:r>
        <w:rPr>
          <w:rFonts w:ascii="Times New Roman" w:hAnsi="Times New Roman" w:cs="Times New Roman"/>
          <w:noProof/>
        </w:rPr>
        <w:drawing>
          <wp:inline distT="0" distB="0" distL="0" distR="0" wp14:anchorId="7C82DAEE" wp14:editId="689D4D24">
            <wp:extent cx="5901487" cy="2435469"/>
            <wp:effectExtent l="0" t="0" r="4445" b="3175"/>
            <wp:docPr id="985204294"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9921" name="Picture 7" descr="A comparison of a diagram&#10;&#10;AI-generated content may be incorrect."/>
                    <pic:cNvPicPr/>
                  </pic:nvPicPr>
                  <pic:blipFill rotWithShape="1">
                    <a:blip r:embed="rId10" cstate="print">
                      <a:extLst>
                        <a:ext uri="{28A0092B-C50C-407E-A947-70E740481C1C}">
                          <a14:useLocalDpi xmlns:a14="http://schemas.microsoft.com/office/drawing/2010/main" val="0"/>
                        </a:ext>
                      </a:extLst>
                    </a:blip>
                    <a:srcRect l="2366" t="8219" r="5469" b="7279"/>
                    <a:stretch>
                      <a:fillRect/>
                    </a:stretch>
                  </pic:blipFill>
                  <pic:spPr bwMode="auto">
                    <a:xfrm>
                      <a:off x="0" y="0"/>
                      <a:ext cx="5919248" cy="2442799"/>
                    </a:xfrm>
                    <a:prstGeom prst="rect">
                      <a:avLst/>
                    </a:prstGeom>
                    <a:ln>
                      <a:noFill/>
                    </a:ln>
                    <a:extLst>
                      <a:ext uri="{53640926-AAD7-44D8-BBD7-CCE9431645EC}">
                        <a14:shadowObscured xmlns:a14="http://schemas.microsoft.com/office/drawing/2010/main"/>
                      </a:ext>
                    </a:extLst>
                  </pic:spPr>
                </pic:pic>
              </a:graphicData>
            </a:graphic>
          </wp:inline>
        </w:drawing>
      </w:r>
      <w:commentRangeStart w:id="2"/>
      <w:r w:rsidR="00271069" w:rsidRPr="00E51C1E">
        <w:rPr>
          <w:rFonts w:ascii="Times New Roman" w:hAnsi="Times New Roman" w:cs="Times New Roman"/>
          <w:b/>
          <w:bCs/>
        </w:rPr>
        <w:t xml:space="preserve">Figure </w:t>
      </w:r>
      <w:r w:rsidR="008803F4" w:rsidRPr="00E51C1E">
        <w:rPr>
          <w:rFonts w:ascii="Times New Roman" w:hAnsi="Times New Roman" w:cs="Times New Roman"/>
          <w:b/>
          <w:bCs/>
        </w:rPr>
        <w:t>1</w:t>
      </w:r>
      <w:commentRangeEnd w:id="2"/>
      <w:r w:rsidR="00792D35" w:rsidRPr="00E51C1E">
        <w:rPr>
          <w:rStyle w:val="CommentReference"/>
          <w:rFonts w:ascii="Times New Roman" w:hAnsi="Times New Roman" w:cs="Times New Roman"/>
          <w:b/>
          <w:bCs/>
          <w:sz w:val="24"/>
          <w:szCs w:val="24"/>
        </w:rPr>
        <w:commentReference w:id="2"/>
      </w:r>
      <w:r w:rsidR="00271069" w:rsidRPr="00E51C1E">
        <w:rPr>
          <w:rFonts w:ascii="Times New Roman" w:hAnsi="Times New Roman" w:cs="Times New Roman"/>
          <w:b/>
          <w:bCs/>
        </w:rPr>
        <w:t>:</w:t>
      </w:r>
      <w:r w:rsidR="00271069" w:rsidRPr="00271069">
        <w:rPr>
          <w:rFonts w:ascii="Times New Roman" w:hAnsi="Times New Roman" w:cs="Times New Roman"/>
        </w:rPr>
        <w:t xml:space="preserve"> </w:t>
      </w:r>
      <w:r w:rsidR="002C7E39">
        <w:rPr>
          <w:rFonts w:ascii="Times New Roman" w:hAnsi="Times New Roman" w:cs="Times New Roman"/>
        </w:rPr>
        <w:t>The strength of b</w:t>
      </w:r>
      <w:r w:rsidR="00271069" w:rsidRPr="00271069">
        <w:rPr>
          <w:rFonts w:ascii="Times New Roman" w:hAnsi="Times New Roman" w:cs="Times New Roman"/>
        </w:rPr>
        <w:t xml:space="preserve">asal </w:t>
      </w:r>
      <w:r w:rsidR="002C7E39" w:rsidRPr="00271069">
        <w:rPr>
          <w:rFonts w:ascii="Times New Roman" w:hAnsi="Times New Roman" w:cs="Times New Roman"/>
        </w:rPr>
        <w:t>glutamate</w:t>
      </w:r>
      <w:r w:rsidR="002C7E39">
        <w:rPr>
          <w:rFonts w:ascii="Times New Roman" w:hAnsi="Times New Roman" w:cs="Times New Roman"/>
        </w:rPr>
        <w:t xml:space="preserve">rgic current amplitude </w:t>
      </w:r>
      <w:r w:rsidR="002C7E39" w:rsidRPr="00271069">
        <w:rPr>
          <w:rFonts w:ascii="Times New Roman" w:hAnsi="Times New Roman" w:cs="Times New Roman"/>
        </w:rPr>
        <w:t>(A)</w:t>
      </w:r>
      <w:r w:rsidR="002C7E39">
        <w:rPr>
          <w:rFonts w:ascii="Times New Roman" w:hAnsi="Times New Roman" w:cs="Times New Roman"/>
        </w:rPr>
        <w:t xml:space="preserve"> is greater under acute stress</w:t>
      </w:r>
      <w:r w:rsidR="00130D85">
        <w:rPr>
          <w:rFonts w:ascii="Times New Roman" w:hAnsi="Times New Roman" w:cs="Times New Roman"/>
        </w:rPr>
        <w:t xml:space="preserve">, but this is not due to an increase in </w:t>
      </w:r>
      <w:r w:rsidR="008B482A">
        <w:rPr>
          <w:rFonts w:ascii="Times New Roman" w:hAnsi="Times New Roman" w:cs="Times New Roman"/>
        </w:rPr>
        <w:t>PPR</w:t>
      </w:r>
      <w:r w:rsidR="00271069" w:rsidRPr="00130D85">
        <w:rPr>
          <w:rFonts w:ascii="Times New Roman" w:hAnsi="Times New Roman" w:cs="Times New Roman"/>
        </w:rPr>
        <w:t xml:space="preserve"> (B). </w:t>
      </w:r>
      <w:r w:rsidR="000376E1">
        <w:rPr>
          <w:rFonts w:ascii="Times New Roman" w:hAnsi="Times New Roman" w:cs="Times New Roman"/>
        </w:rPr>
        <w:t>P</w:t>
      </w:r>
      <w:r w:rsidR="00271069" w:rsidRPr="00271069">
        <w:rPr>
          <w:rFonts w:ascii="Times New Roman" w:hAnsi="Times New Roman" w:cs="Times New Roman"/>
        </w:rPr>
        <w:t xml:space="preserve">oints </w:t>
      </w:r>
      <w:r w:rsidR="000376E1">
        <w:rPr>
          <w:rFonts w:ascii="Times New Roman" w:hAnsi="Times New Roman" w:cs="Times New Roman"/>
        </w:rPr>
        <w:t xml:space="preserve">represent individual cells, </w:t>
      </w:r>
      <w:r w:rsidR="00271069" w:rsidRPr="00271069">
        <w:rPr>
          <w:rFonts w:ascii="Times New Roman" w:hAnsi="Times New Roman" w:cs="Times New Roman"/>
        </w:rPr>
        <w:t>the horizontal bar represents the median</w:t>
      </w:r>
      <w:r w:rsidR="00185124">
        <w:rPr>
          <w:rFonts w:ascii="Times New Roman" w:hAnsi="Times New Roman" w:cs="Times New Roman"/>
        </w:rPr>
        <w:t xml:space="preserve"> and the error bars </w:t>
      </w:r>
      <w:r w:rsidR="00185124" w:rsidRPr="00CB7DE3">
        <w:rPr>
          <w:rFonts w:ascii="Times New Roman" w:hAnsi="Times New Roman" w:cs="Times New Roman"/>
        </w:rPr>
        <w:t xml:space="preserve">represent </w:t>
      </w:r>
      <w:r w:rsidR="00CB7DE3" w:rsidRPr="00CB7DE3">
        <w:rPr>
          <w:rFonts w:ascii="Times New Roman" w:hAnsi="Times New Roman" w:cs="Times New Roman"/>
        </w:rPr>
        <w:t>SE.</w:t>
      </w:r>
      <w:r w:rsidR="00ED1276" w:rsidRPr="00ED1276">
        <w:rPr>
          <w:rFonts w:ascii="Times New Roman" w:hAnsi="Times New Roman" w:cs="Times New Roman"/>
        </w:rPr>
        <w:t xml:space="preserve"> </w:t>
      </w:r>
      <w:r w:rsidR="00ED1276">
        <w:rPr>
          <w:rFonts w:ascii="Times New Roman" w:hAnsi="Times New Roman" w:cs="Times New Roman"/>
        </w:rPr>
        <w:t>* = p &lt; 0.05.</w:t>
      </w:r>
    </w:p>
    <w:p w14:paraId="7B4DAD33" w14:textId="77777777" w:rsidR="00271069" w:rsidRDefault="00271069" w:rsidP="00271069">
      <w:pPr>
        <w:spacing w:line="240" w:lineRule="auto"/>
        <w:rPr>
          <w:rFonts w:ascii="Times New Roman" w:hAnsi="Times New Roman" w:cs="Times New Roman"/>
        </w:rPr>
      </w:pPr>
    </w:p>
    <w:p w14:paraId="28B44609" w14:textId="77777777" w:rsidR="004B3A6F" w:rsidRPr="00271069" w:rsidRDefault="004B3A6F" w:rsidP="00271069">
      <w:pPr>
        <w:spacing w:line="240" w:lineRule="auto"/>
        <w:rPr>
          <w:rFonts w:ascii="Times New Roman" w:hAnsi="Times New Roman" w:cs="Times New Roman"/>
        </w:rPr>
      </w:pPr>
    </w:p>
    <w:p w14:paraId="65F83B0B" w14:textId="2C3E464C" w:rsidR="00271069" w:rsidRPr="00CB0692" w:rsidRDefault="00271069" w:rsidP="00271069">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 xml:space="preserve">Acute </w:t>
      </w:r>
      <w:r w:rsidR="0049502A" w:rsidRPr="00CB0692">
        <w:rPr>
          <w:rFonts w:ascii="Times New Roman" w:hAnsi="Times New Roman" w:cs="Times New Roman"/>
          <w:i/>
          <w:iCs/>
          <w:sz w:val="28"/>
          <w:szCs w:val="28"/>
        </w:rPr>
        <w:t>stress</w:t>
      </w:r>
      <w:r w:rsidRPr="00CB0692">
        <w:rPr>
          <w:rFonts w:ascii="Times New Roman" w:hAnsi="Times New Roman" w:cs="Times New Roman"/>
          <w:i/>
          <w:iCs/>
          <w:sz w:val="28"/>
          <w:szCs w:val="28"/>
        </w:rPr>
        <w:t xml:space="preserve"> results in </w:t>
      </w:r>
      <w:ins w:id="3" w:author="Karen Crosby" w:date="2026-03-26T22:19:00Z" w16du:dateUtc="2026-03-27T01:19:00Z">
        <w:r w:rsidR="009158E1">
          <w:rPr>
            <w:rFonts w:ascii="Times New Roman" w:hAnsi="Times New Roman" w:cs="Times New Roman"/>
            <w:i/>
            <w:iCs/>
            <w:sz w:val="28"/>
            <w:szCs w:val="28"/>
          </w:rPr>
          <w:t xml:space="preserve">long-term depression </w:t>
        </w:r>
      </w:ins>
      <w:del w:id="4" w:author="Karen Crosby" w:date="2026-03-26T22:19:00Z" w16du:dateUtc="2026-03-27T01:19:00Z">
        <w:r w:rsidRPr="00CB0692" w:rsidDel="009158E1">
          <w:rPr>
            <w:rFonts w:ascii="Times New Roman" w:hAnsi="Times New Roman" w:cs="Times New Roman"/>
            <w:i/>
            <w:iCs/>
            <w:sz w:val="28"/>
            <w:szCs w:val="28"/>
          </w:rPr>
          <w:delText xml:space="preserve">LTD </w:delText>
        </w:r>
      </w:del>
      <w:r w:rsidRPr="00CB0692">
        <w:rPr>
          <w:rFonts w:ascii="Times New Roman" w:hAnsi="Times New Roman" w:cs="Times New Roman"/>
          <w:i/>
          <w:iCs/>
          <w:sz w:val="28"/>
          <w:szCs w:val="28"/>
        </w:rPr>
        <w:t xml:space="preserve">in response to </w:t>
      </w:r>
      <w:ins w:id="5" w:author="Karen Crosby" w:date="2026-03-26T22:19:00Z" w16du:dateUtc="2026-03-27T01:19:00Z">
        <w:r w:rsidR="009158E1">
          <w:rPr>
            <w:rFonts w:ascii="Times New Roman" w:hAnsi="Times New Roman" w:cs="Times New Roman"/>
            <w:i/>
            <w:iCs/>
            <w:sz w:val="28"/>
            <w:szCs w:val="28"/>
          </w:rPr>
          <w:t>high frequency stimulation</w:t>
        </w:r>
      </w:ins>
      <w:del w:id="6" w:author="Karen Crosby" w:date="2026-03-26T22:19:00Z" w16du:dateUtc="2026-03-27T01:19:00Z">
        <w:r w:rsidRPr="00CB0692" w:rsidDel="009158E1">
          <w:rPr>
            <w:rFonts w:ascii="Times New Roman" w:hAnsi="Times New Roman" w:cs="Times New Roman"/>
            <w:i/>
            <w:iCs/>
            <w:sz w:val="28"/>
            <w:szCs w:val="28"/>
          </w:rPr>
          <w:delText>HFS</w:delText>
        </w:r>
      </w:del>
    </w:p>
    <w:p w14:paraId="14F0B3E2" w14:textId="05F1137D" w:rsidR="00271069" w:rsidRDefault="00271069" w:rsidP="00271069">
      <w:pPr>
        <w:spacing w:line="240" w:lineRule="auto"/>
        <w:rPr>
          <w:rFonts w:ascii="Times New Roman" w:hAnsi="Times New Roman" w:cs="Times New Roman"/>
        </w:rPr>
      </w:pPr>
      <w:commentRangeStart w:id="7"/>
      <w:r w:rsidRPr="00271069">
        <w:rPr>
          <w:rFonts w:ascii="Times New Roman" w:hAnsi="Times New Roman" w:cs="Times New Roman"/>
        </w:rPr>
        <w:t xml:space="preserve">To study activity-dependent plasticity in the DMH after acute </w:t>
      </w:r>
      <w:r w:rsidR="00A670F1">
        <w:rPr>
          <w:rFonts w:ascii="Times New Roman" w:hAnsi="Times New Roman" w:cs="Times New Roman"/>
        </w:rPr>
        <w:t>stress</w:t>
      </w:r>
      <w:r w:rsidRPr="00271069">
        <w:rPr>
          <w:rFonts w:ascii="Times New Roman" w:hAnsi="Times New Roman" w:cs="Times New Roman"/>
        </w:rPr>
        <w:t>,</w:t>
      </w:r>
      <w:commentRangeEnd w:id="7"/>
      <w:r w:rsidR="009158E1" w:rsidRPr="00271069">
        <w:rPr>
          <w:rStyle w:val="CommentReference"/>
          <w:rFonts w:ascii="Times New Roman" w:hAnsi="Times New Roman" w:cs="Times New Roman"/>
          <w:sz w:val="24"/>
          <w:szCs w:val="24"/>
        </w:rPr>
        <w:commentReference w:id="7"/>
      </w:r>
      <w:r w:rsidRPr="00271069">
        <w:rPr>
          <w:rFonts w:ascii="Times New Roman" w:hAnsi="Times New Roman" w:cs="Times New Roman"/>
        </w:rPr>
        <w:t xml:space="preserve"> high-frequency stimulation (HFS) was applied to determine the effects on glutamate </w:t>
      </w:r>
      <w:r w:rsidRPr="0067590C">
        <w:rPr>
          <w:rFonts w:ascii="Times New Roman" w:hAnsi="Times New Roman" w:cs="Times New Roman"/>
        </w:rPr>
        <w:t xml:space="preserve">synapses (Fig. </w:t>
      </w:r>
      <w:r w:rsidR="0067590C" w:rsidRPr="0067590C">
        <w:rPr>
          <w:rFonts w:ascii="Times New Roman" w:hAnsi="Times New Roman" w:cs="Times New Roman"/>
        </w:rPr>
        <w:t>2</w:t>
      </w:r>
      <w:r w:rsidRPr="0067590C">
        <w:rPr>
          <w:rFonts w:ascii="Times New Roman" w:hAnsi="Times New Roman" w:cs="Times New Roman"/>
        </w:rPr>
        <w:t>).</w:t>
      </w:r>
      <w:r w:rsidR="002C7E39" w:rsidRPr="0067590C">
        <w:rPr>
          <w:rFonts w:ascii="Times New Roman" w:hAnsi="Times New Roman" w:cs="Times New Roman"/>
        </w:rPr>
        <w:t xml:space="preserve"> </w:t>
      </w:r>
      <w:r w:rsidRPr="0067590C">
        <w:rPr>
          <w:rFonts w:ascii="Times New Roman" w:hAnsi="Times New Roman" w:cs="Times New Roman"/>
        </w:rPr>
        <w:t>In</w:t>
      </w:r>
      <w:r w:rsidRPr="00271069">
        <w:rPr>
          <w:rFonts w:ascii="Times New Roman" w:hAnsi="Times New Roman" w:cs="Times New Roman"/>
        </w:rPr>
        <w:t xml:space="preserve"> naïve animals, there was no change in amplitude of evoked EPSCs following HFS, assessed</w:t>
      </w:r>
      <w:r w:rsidR="002C7E39">
        <w:rPr>
          <w:rFonts w:ascii="Times New Roman" w:hAnsi="Times New Roman" w:cs="Times New Roman"/>
        </w:rPr>
        <w:t xml:space="preserve"> </w:t>
      </w:r>
      <w:r w:rsidRPr="00271069">
        <w:rPr>
          <w:rFonts w:ascii="Times New Roman" w:hAnsi="Times New Roman" w:cs="Times New Roman"/>
        </w:rPr>
        <w:t xml:space="preserve">by examining the amplitude of the evoked EPSCs in </w:t>
      </w:r>
      <w:r w:rsidR="00A670F1">
        <w:rPr>
          <w:rFonts w:ascii="Times New Roman" w:hAnsi="Times New Roman" w:cs="Times New Roman"/>
        </w:rPr>
        <w:t>the final</w:t>
      </w:r>
      <w:r w:rsidRPr="00271069">
        <w:rPr>
          <w:rFonts w:ascii="Times New Roman" w:hAnsi="Times New Roman" w:cs="Times New Roman"/>
        </w:rPr>
        <w:t xml:space="preserve"> 5-minute interval compared to the 5-minute baseline period (</w:t>
      </w:r>
      <w:r w:rsidR="00A91A2F">
        <w:rPr>
          <w:rFonts w:ascii="Times New Roman" w:hAnsi="Times New Roman" w:cs="Times New Roman"/>
        </w:rPr>
        <w:t xml:space="preserve">109.98 </w:t>
      </w:r>
      <w:r w:rsidR="00A91A2F" w:rsidRPr="00D328D7">
        <w:rPr>
          <w:rFonts w:ascii="Times New Roman" w:hAnsi="Times New Roman" w:cs="Times New Roman"/>
        </w:rPr>
        <w:t>±</w:t>
      </w:r>
      <w:r w:rsidR="00A91A2F">
        <w:rPr>
          <w:rFonts w:ascii="Times New Roman" w:hAnsi="Times New Roman" w:cs="Times New Roman"/>
        </w:rPr>
        <w:t xml:space="preserve"> 9.38% of baseline, paired t-test, p = </w:t>
      </w:r>
      <w:r w:rsidR="00A91A2F">
        <w:rPr>
          <w:rFonts w:ascii="Times New Roman" w:hAnsi="Times New Roman" w:cs="Times New Roman"/>
        </w:rPr>
        <w:lastRenderedPageBreak/>
        <w:t>0.876</w:t>
      </w:r>
      <w:r w:rsidR="009F5562">
        <w:rPr>
          <w:rFonts w:ascii="Times New Roman" w:hAnsi="Times New Roman" w:cs="Times New Roman"/>
        </w:rPr>
        <w:t>; Fig. 2</w:t>
      </w:r>
      <w:r w:rsidR="008929F9">
        <w:rPr>
          <w:rFonts w:ascii="Times New Roman" w:hAnsi="Times New Roman" w:cs="Times New Roman"/>
        </w:rPr>
        <w:t>A</w:t>
      </w:r>
      <w:r w:rsidRPr="00D46E59">
        <w:rPr>
          <w:rFonts w:ascii="Times New Roman" w:hAnsi="Times New Roman" w:cs="Times New Roman"/>
        </w:rPr>
        <w:t>).</w:t>
      </w:r>
      <w:r w:rsidR="002C7E39">
        <w:rPr>
          <w:rFonts w:ascii="Times New Roman" w:hAnsi="Times New Roman" w:cs="Times New Roman"/>
        </w:rPr>
        <w:t xml:space="preserve"> </w:t>
      </w:r>
      <w:r w:rsidRPr="00271069">
        <w:rPr>
          <w:rFonts w:ascii="Times New Roman" w:hAnsi="Times New Roman" w:cs="Times New Roman"/>
        </w:rPr>
        <w:t xml:space="preserve">In </w:t>
      </w:r>
      <w:r w:rsidR="00BB1308">
        <w:rPr>
          <w:rFonts w:ascii="Times New Roman" w:hAnsi="Times New Roman" w:cs="Times New Roman"/>
        </w:rPr>
        <w:t>animals who underwent acute stress</w:t>
      </w:r>
      <w:r w:rsidRPr="00271069">
        <w:rPr>
          <w:rFonts w:ascii="Times New Roman" w:hAnsi="Times New Roman" w:cs="Times New Roman"/>
        </w:rPr>
        <w:t xml:space="preserve">, HFS </w:t>
      </w:r>
      <w:commentRangeStart w:id="8"/>
      <w:r w:rsidRPr="00271069">
        <w:rPr>
          <w:rFonts w:ascii="Times New Roman" w:hAnsi="Times New Roman" w:cs="Times New Roman"/>
        </w:rPr>
        <w:t>elicited a long-term depression (LTD) in glutamate synapses</w:t>
      </w:r>
      <w:r w:rsidR="002C7E39">
        <w:rPr>
          <w:rFonts w:ascii="Times New Roman" w:hAnsi="Times New Roman" w:cs="Times New Roman"/>
        </w:rPr>
        <w:t xml:space="preserve"> </w:t>
      </w:r>
      <w:r w:rsidRPr="00271069">
        <w:rPr>
          <w:rFonts w:ascii="Times New Roman" w:hAnsi="Times New Roman" w:cs="Times New Roman"/>
        </w:rPr>
        <w:t xml:space="preserve">during the 25-to-30-minute period </w:t>
      </w:r>
      <w:commentRangeEnd w:id="8"/>
      <w:r w:rsidR="009158E1" w:rsidRPr="00271069">
        <w:rPr>
          <w:rStyle w:val="CommentReference"/>
          <w:rFonts w:ascii="Times New Roman" w:hAnsi="Times New Roman" w:cs="Times New Roman"/>
          <w:sz w:val="24"/>
          <w:szCs w:val="24"/>
        </w:rPr>
        <w:commentReference w:id="8"/>
      </w:r>
      <w:r w:rsidRPr="00271069">
        <w:rPr>
          <w:rFonts w:ascii="Times New Roman" w:hAnsi="Times New Roman" w:cs="Times New Roman"/>
        </w:rPr>
        <w:t>(</w:t>
      </w:r>
      <w:r w:rsidR="00D46E59">
        <w:rPr>
          <w:rFonts w:ascii="Times New Roman" w:hAnsi="Times New Roman" w:cs="Times New Roman"/>
        </w:rPr>
        <w:t xml:space="preserve">42.67 </w:t>
      </w:r>
      <w:r w:rsidR="00D46E59" w:rsidRPr="00D328D7">
        <w:rPr>
          <w:rFonts w:ascii="Times New Roman" w:hAnsi="Times New Roman" w:cs="Times New Roman"/>
        </w:rPr>
        <w:t>±</w:t>
      </w:r>
      <w:r w:rsidR="00D46E59">
        <w:rPr>
          <w:rFonts w:ascii="Times New Roman" w:hAnsi="Times New Roman" w:cs="Times New Roman"/>
        </w:rPr>
        <w:t xml:space="preserve"> 11.37% of baseline, paired t-test, p = 0.006</w:t>
      </w:r>
      <w:r w:rsidR="00D40AE9">
        <w:rPr>
          <w:rFonts w:ascii="Times New Roman" w:hAnsi="Times New Roman" w:cs="Times New Roman"/>
        </w:rPr>
        <w:t>; Fig. 2</w:t>
      </w:r>
      <w:r w:rsidR="008929F9">
        <w:rPr>
          <w:rFonts w:ascii="Times New Roman" w:hAnsi="Times New Roman" w:cs="Times New Roman"/>
        </w:rPr>
        <w:t>A</w:t>
      </w:r>
      <w:r w:rsidRPr="00271069">
        <w:rPr>
          <w:rFonts w:ascii="Times New Roman" w:hAnsi="Times New Roman" w:cs="Times New Roman"/>
        </w:rPr>
        <w:t>).</w:t>
      </w:r>
    </w:p>
    <w:p w14:paraId="67DFD489" w14:textId="7A3A2584" w:rsidR="009A1EC8" w:rsidRDefault="009A1EC8" w:rsidP="00271069">
      <w:pPr>
        <w:spacing w:line="240" w:lineRule="auto"/>
        <w:rPr>
          <w:rFonts w:ascii="Times New Roman" w:hAnsi="Times New Roman" w:cs="Times New Roman"/>
        </w:rPr>
      </w:pPr>
    </w:p>
    <w:p w14:paraId="3772A05D" w14:textId="33530021" w:rsidR="00331196" w:rsidRDefault="00D07BD3" w:rsidP="00271069">
      <w:pPr>
        <w:spacing w:line="240" w:lineRule="auto"/>
        <w:rPr>
          <w:rFonts w:ascii="Times New Roman" w:hAnsi="Times New Roman" w:cs="Times New Roman"/>
        </w:rPr>
      </w:pPr>
      <w:r>
        <w:rPr>
          <w:rFonts w:ascii="Times New Roman" w:hAnsi="Times New Roman" w:cs="Times New Roman"/>
        </w:rPr>
        <w:t xml:space="preserve">The </w:t>
      </w:r>
      <w:r w:rsidR="009A1EC8">
        <w:rPr>
          <w:rFonts w:ascii="Times New Roman" w:hAnsi="Times New Roman" w:cs="Times New Roman"/>
        </w:rPr>
        <w:t xml:space="preserve">PPR </w:t>
      </w:r>
      <w:r>
        <w:rPr>
          <w:rFonts w:ascii="Times New Roman" w:hAnsi="Times New Roman" w:cs="Times New Roman"/>
        </w:rPr>
        <w:t xml:space="preserve">did not change after HFS in naïve </w:t>
      </w:r>
      <w:r w:rsidRPr="00A6385A">
        <w:rPr>
          <w:rFonts w:ascii="Times New Roman" w:hAnsi="Times New Roman" w:cs="Times New Roman"/>
        </w:rPr>
        <w:t>animals (</w:t>
      </w:r>
      <w:commentRangeStart w:id="9"/>
      <w:r w:rsidR="003D4A53">
        <w:rPr>
          <w:rFonts w:ascii="Times New Roman" w:hAnsi="Times New Roman" w:cs="Times New Roman"/>
        </w:rPr>
        <w:t xml:space="preserve">1.02 </w:t>
      </w:r>
      <w:r w:rsidR="003D4A53" w:rsidRPr="00D328D7">
        <w:rPr>
          <w:rFonts w:ascii="Times New Roman" w:hAnsi="Times New Roman" w:cs="Times New Roman"/>
        </w:rPr>
        <w:t xml:space="preserve">± </w:t>
      </w:r>
      <w:r w:rsidR="003D4A53">
        <w:rPr>
          <w:rFonts w:ascii="Times New Roman" w:hAnsi="Times New Roman" w:cs="Times New Roman"/>
        </w:rPr>
        <w:t xml:space="preserve">0.12 </w:t>
      </w:r>
      <w:r w:rsidR="00BA7A38">
        <w:rPr>
          <w:rFonts w:ascii="Times New Roman" w:hAnsi="Times New Roman" w:cs="Times New Roman"/>
        </w:rPr>
        <w:t xml:space="preserve">at baseline </w:t>
      </w:r>
      <w:r w:rsidR="003D4A53" w:rsidRPr="00EC3774">
        <w:rPr>
          <w:rFonts w:ascii="Times New Roman" w:hAnsi="Times New Roman" w:cs="Times New Roman"/>
        </w:rPr>
        <w:t xml:space="preserve">to </w:t>
      </w:r>
      <w:r w:rsidR="003D4A53">
        <w:rPr>
          <w:rFonts w:ascii="Times New Roman" w:hAnsi="Times New Roman" w:cs="Times New Roman"/>
        </w:rPr>
        <w:t xml:space="preserve">1.00 </w:t>
      </w:r>
      <w:r w:rsidR="003D4A53" w:rsidRPr="00D328D7">
        <w:rPr>
          <w:rFonts w:ascii="Times New Roman" w:hAnsi="Times New Roman" w:cs="Times New Roman"/>
        </w:rPr>
        <w:t xml:space="preserve">± </w:t>
      </w:r>
      <w:r w:rsidR="003D4A53">
        <w:rPr>
          <w:rFonts w:ascii="Times New Roman" w:hAnsi="Times New Roman" w:cs="Times New Roman"/>
        </w:rPr>
        <w:t>0.12</w:t>
      </w:r>
      <w:r w:rsidR="00BA7A38">
        <w:rPr>
          <w:rFonts w:ascii="Times New Roman" w:hAnsi="Times New Roman" w:cs="Times New Roman"/>
        </w:rPr>
        <w:t xml:space="preserve"> post-HFS</w:t>
      </w:r>
      <w:r w:rsidR="003D4A53" w:rsidRPr="00EC3774">
        <w:rPr>
          <w:rFonts w:ascii="Times New Roman" w:hAnsi="Times New Roman" w:cs="Times New Roman"/>
        </w:rPr>
        <w:t xml:space="preserve">, </w:t>
      </w:r>
      <w:commentRangeEnd w:id="9"/>
      <w:r w:rsidR="00792D35" w:rsidRPr="00EC3774">
        <w:rPr>
          <w:rStyle w:val="CommentReference"/>
          <w:rFonts w:ascii="Times New Roman" w:hAnsi="Times New Roman" w:cs="Times New Roman"/>
          <w:sz w:val="24"/>
          <w:szCs w:val="24"/>
        </w:rPr>
        <w:commentReference w:id="9"/>
      </w:r>
      <w:r w:rsidR="003D4A53" w:rsidRPr="00EC3774">
        <w:rPr>
          <w:rFonts w:ascii="Times New Roman" w:hAnsi="Times New Roman" w:cs="Times New Roman"/>
        </w:rPr>
        <w:t>n = 10, paired t-test, p = 0.</w:t>
      </w:r>
      <w:r w:rsidR="003D4A53">
        <w:rPr>
          <w:rFonts w:ascii="Times New Roman" w:hAnsi="Times New Roman" w:cs="Times New Roman"/>
        </w:rPr>
        <w:t xml:space="preserve">78; Fig. </w:t>
      </w:r>
      <w:r w:rsidR="008929F9">
        <w:rPr>
          <w:rFonts w:ascii="Times New Roman" w:hAnsi="Times New Roman" w:cs="Times New Roman"/>
        </w:rPr>
        <w:t>2</w:t>
      </w:r>
      <w:r w:rsidR="003D4A53">
        <w:rPr>
          <w:rFonts w:ascii="Times New Roman" w:hAnsi="Times New Roman" w:cs="Times New Roman"/>
        </w:rPr>
        <w:t>B</w:t>
      </w:r>
      <w:r w:rsidR="007328D3" w:rsidRPr="00A6385A">
        <w:rPr>
          <w:rFonts w:ascii="Times New Roman" w:hAnsi="Times New Roman" w:cs="Times New Roman"/>
        </w:rPr>
        <w:t>) but</w:t>
      </w:r>
      <w:r w:rsidRPr="00A6385A">
        <w:rPr>
          <w:rFonts w:ascii="Times New Roman" w:hAnsi="Times New Roman" w:cs="Times New Roman"/>
        </w:rPr>
        <w:t xml:space="preserve"> increased for those who underwent acute stress (</w:t>
      </w:r>
      <w:r w:rsidR="00015FA4">
        <w:rPr>
          <w:rFonts w:ascii="Times New Roman" w:hAnsi="Times New Roman" w:cs="Times New Roman"/>
        </w:rPr>
        <w:t xml:space="preserve">1.02 </w:t>
      </w:r>
      <w:r w:rsidR="00015FA4" w:rsidRPr="00D328D7">
        <w:rPr>
          <w:rFonts w:ascii="Times New Roman" w:hAnsi="Times New Roman" w:cs="Times New Roman"/>
        </w:rPr>
        <w:t xml:space="preserve">± </w:t>
      </w:r>
      <w:r w:rsidR="00015FA4">
        <w:rPr>
          <w:rFonts w:ascii="Times New Roman" w:hAnsi="Times New Roman" w:cs="Times New Roman"/>
        </w:rPr>
        <w:t>0.10</w:t>
      </w:r>
      <w:r w:rsidR="00732748">
        <w:rPr>
          <w:rFonts w:ascii="Times New Roman" w:hAnsi="Times New Roman" w:cs="Times New Roman"/>
        </w:rPr>
        <w:t xml:space="preserve"> at baseline</w:t>
      </w:r>
      <w:r w:rsidR="00015FA4">
        <w:rPr>
          <w:rFonts w:ascii="Times New Roman" w:hAnsi="Times New Roman" w:cs="Times New Roman"/>
        </w:rPr>
        <w:t xml:space="preserve"> </w:t>
      </w:r>
      <w:r w:rsidR="00015FA4" w:rsidRPr="00DF738F">
        <w:rPr>
          <w:rFonts w:ascii="Times New Roman" w:hAnsi="Times New Roman" w:cs="Times New Roman"/>
        </w:rPr>
        <w:t xml:space="preserve">to </w:t>
      </w:r>
      <w:r w:rsidR="00015FA4">
        <w:rPr>
          <w:rFonts w:ascii="Times New Roman" w:hAnsi="Times New Roman" w:cs="Times New Roman"/>
        </w:rPr>
        <w:t xml:space="preserve">1.46 </w:t>
      </w:r>
      <w:r w:rsidR="00015FA4" w:rsidRPr="00D328D7">
        <w:rPr>
          <w:rFonts w:ascii="Times New Roman" w:hAnsi="Times New Roman" w:cs="Times New Roman"/>
        </w:rPr>
        <w:t xml:space="preserve">± </w:t>
      </w:r>
      <w:r w:rsidR="00015FA4">
        <w:rPr>
          <w:rFonts w:ascii="Times New Roman" w:hAnsi="Times New Roman" w:cs="Times New Roman"/>
        </w:rPr>
        <w:t>0.17</w:t>
      </w:r>
      <w:r w:rsidR="00732748">
        <w:rPr>
          <w:rFonts w:ascii="Times New Roman" w:hAnsi="Times New Roman" w:cs="Times New Roman"/>
        </w:rPr>
        <w:t xml:space="preserve"> post-HFS</w:t>
      </w:r>
      <w:r w:rsidR="00015FA4" w:rsidRPr="00DF738F">
        <w:rPr>
          <w:rFonts w:ascii="Times New Roman" w:hAnsi="Times New Roman" w:cs="Times New Roman"/>
        </w:rPr>
        <w:t xml:space="preserve">, n = </w:t>
      </w:r>
      <w:r w:rsidR="00015FA4">
        <w:rPr>
          <w:rFonts w:ascii="Times New Roman" w:hAnsi="Times New Roman" w:cs="Times New Roman"/>
        </w:rPr>
        <w:t>8</w:t>
      </w:r>
      <w:r w:rsidR="00015FA4" w:rsidRPr="00DF738F">
        <w:rPr>
          <w:rFonts w:ascii="Times New Roman" w:hAnsi="Times New Roman" w:cs="Times New Roman"/>
        </w:rPr>
        <w:t>, paired t-test, p = 0.</w:t>
      </w:r>
      <w:r w:rsidR="00015FA4">
        <w:rPr>
          <w:rFonts w:ascii="Times New Roman" w:hAnsi="Times New Roman" w:cs="Times New Roman"/>
        </w:rPr>
        <w:t>025</w:t>
      </w:r>
      <w:r w:rsidRPr="00A6385A">
        <w:rPr>
          <w:rFonts w:ascii="Times New Roman" w:hAnsi="Times New Roman" w:cs="Times New Roman"/>
        </w:rPr>
        <w:t xml:space="preserve">, Fig. </w:t>
      </w:r>
      <w:r w:rsidR="008929F9">
        <w:rPr>
          <w:rFonts w:ascii="Times New Roman" w:hAnsi="Times New Roman" w:cs="Times New Roman"/>
        </w:rPr>
        <w:t>2C</w:t>
      </w:r>
      <w:r w:rsidRPr="00A6385A">
        <w:rPr>
          <w:rFonts w:ascii="Times New Roman" w:hAnsi="Times New Roman" w:cs="Times New Roman"/>
        </w:rPr>
        <w:t xml:space="preserve">) </w:t>
      </w:r>
      <w:r w:rsidR="009A1EC8" w:rsidRPr="00A6385A">
        <w:rPr>
          <w:rFonts w:ascii="Times New Roman" w:hAnsi="Times New Roman" w:cs="Times New Roman"/>
        </w:rPr>
        <w:t>corresponding with decreased current</w:t>
      </w:r>
      <w:r w:rsidR="009A1EC8">
        <w:rPr>
          <w:rFonts w:ascii="Times New Roman" w:hAnsi="Times New Roman" w:cs="Times New Roman"/>
        </w:rPr>
        <w:t xml:space="preserve"> amplitude in the long term.</w:t>
      </w:r>
    </w:p>
    <w:p w14:paraId="3AE7A103" w14:textId="77777777" w:rsidR="00271069" w:rsidRPr="00271069" w:rsidRDefault="00271069" w:rsidP="00271069">
      <w:pPr>
        <w:spacing w:line="240" w:lineRule="auto"/>
        <w:rPr>
          <w:rFonts w:ascii="Times New Roman" w:hAnsi="Times New Roman" w:cs="Times New Roman"/>
        </w:rPr>
      </w:pPr>
    </w:p>
    <w:p w14:paraId="6FBAE6CA" w14:textId="4C3BED27" w:rsidR="002C7E39" w:rsidRDefault="00B052EF" w:rsidP="00B052EF">
      <w:pPr>
        <w:spacing w:line="240" w:lineRule="auto"/>
        <w:rPr>
          <w:rFonts w:ascii="Times New Roman" w:hAnsi="Times New Roman" w:cs="Times New Roman"/>
        </w:rPr>
      </w:pPr>
      <w:r>
        <w:rPr>
          <w:rFonts w:ascii="Times New Roman" w:hAnsi="Times New Roman" w:cs="Times New Roman"/>
          <w:noProof/>
        </w:rPr>
        <w:drawing>
          <wp:inline distT="0" distB="0" distL="0" distR="0" wp14:anchorId="3205CE9B" wp14:editId="12C8A43F">
            <wp:extent cx="6178430" cy="4066390"/>
            <wp:effectExtent l="0" t="0" r="0" b="0"/>
            <wp:docPr id="39361830" name="Picture 8" descr="A diagram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830" name="Picture 8" descr="A diagram of different types of graphs&#10;&#10;AI-generated content may be incorrect."/>
                    <pic:cNvPicPr/>
                  </pic:nvPicPr>
                  <pic:blipFill rotWithShape="1">
                    <a:blip r:embed="rId11" cstate="print">
                      <a:extLst>
                        <a:ext uri="{28A0092B-C50C-407E-A947-70E740481C1C}">
                          <a14:useLocalDpi xmlns:a14="http://schemas.microsoft.com/office/drawing/2010/main" val="0"/>
                        </a:ext>
                      </a:extLst>
                    </a:blip>
                    <a:srcRect l="2279" t="3465" r="10921" b="7917"/>
                    <a:stretch>
                      <a:fillRect/>
                    </a:stretch>
                  </pic:blipFill>
                  <pic:spPr bwMode="auto">
                    <a:xfrm>
                      <a:off x="0" y="0"/>
                      <a:ext cx="6217507" cy="4092109"/>
                    </a:xfrm>
                    <a:prstGeom prst="rect">
                      <a:avLst/>
                    </a:prstGeom>
                    <a:ln>
                      <a:noFill/>
                    </a:ln>
                    <a:extLst>
                      <a:ext uri="{53640926-AAD7-44D8-BBD7-CCE9431645EC}">
                        <a14:shadowObscured xmlns:a14="http://schemas.microsoft.com/office/drawing/2010/main"/>
                      </a:ext>
                    </a:extLst>
                  </pic:spPr>
                </pic:pic>
              </a:graphicData>
            </a:graphic>
          </wp:inline>
        </w:drawing>
      </w:r>
    </w:p>
    <w:p w14:paraId="285584C0" w14:textId="587F08D4" w:rsidR="00271069" w:rsidRDefault="00271069" w:rsidP="00271069">
      <w:pPr>
        <w:spacing w:line="240" w:lineRule="auto"/>
        <w:rPr>
          <w:rFonts w:ascii="Times New Roman" w:hAnsi="Times New Roman" w:cs="Times New Roman"/>
        </w:rPr>
      </w:pPr>
      <w:commentRangeStart w:id="10"/>
      <w:r w:rsidRPr="00E51C1E">
        <w:rPr>
          <w:rFonts w:ascii="Times New Roman" w:hAnsi="Times New Roman" w:cs="Times New Roman"/>
          <w:b/>
          <w:bCs/>
        </w:rPr>
        <w:t xml:space="preserve">Figure </w:t>
      </w:r>
      <w:r w:rsidR="0067590C" w:rsidRPr="00E51C1E">
        <w:rPr>
          <w:rFonts w:ascii="Times New Roman" w:hAnsi="Times New Roman" w:cs="Times New Roman"/>
          <w:b/>
          <w:bCs/>
        </w:rPr>
        <w:t>2</w:t>
      </w:r>
      <w:commentRangeEnd w:id="10"/>
      <w:r w:rsidR="00792D35" w:rsidRPr="00E51C1E">
        <w:rPr>
          <w:rStyle w:val="CommentReference"/>
          <w:rFonts w:ascii="Times New Roman" w:hAnsi="Times New Roman" w:cs="Times New Roman"/>
          <w:b/>
          <w:bCs/>
          <w:sz w:val="24"/>
          <w:szCs w:val="24"/>
        </w:rPr>
        <w:commentReference w:id="10"/>
      </w:r>
      <w:r w:rsidRPr="00E51C1E">
        <w:rPr>
          <w:rFonts w:ascii="Times New Roman" w:hAnsi="Times New Roman" w:cs="Times New Roman"/>
          <w:b/>
          <w:bCs/>
        </w:rPr>
        <w:t>:</w:t>
      </w:r>
      <w:r w:rsidRPr="0067590C">
        <w:rPr>
          <w:rFonts w:ascii="Times New Roman" w:hAnsi="Times New Roman" w:cs="Times New Roman"/>
        </w:rPr>
        <w:t xml:space="preserve"> Acute</w:t>
      </w:r>
      <w:r w:rsidRPr="00271069">
        <w:rPr>
          <w:rFonts w:ascii="Times New Roman" w:hAnsi="Times New Roman" w:cs="Times New Roman"/>
        </w:rPr>
        <w:t xml:space="preserve"> </w:t>
      </w:r>
      <w:r w:rsidR="00B51355">
        <w:rPr>
          <w:rFonts w:ascii="Times New Roman" w:hAnsi="Times New Roman" w:cs="Times New Roman"/>
        </w:rPr>
        <w:t>stress</w:t>
      </w:r>
      <w:r w:rsidRPr="00271069">
        <w:rPr>
          <w:rFonts w:ascii="Times New Roman" w:hAnsi="Times New Roman" w:cs="Times New Roman"/>
        </w:rPr>
        <w:t xml:space="preserve"> decreases evoked EPSC amplitude following HFS. </w:t>
      </w:r>
      <w:r w:rsidR="00B51355">
        <w:rPr>
          <w:rFonts w:ascii="Times New Roman" w:hAnsi="Times New Roman" w:cs="Times New Roman"/>
        </w:rPr>
        <w:t>S</w:t>
      </w:r>
      <w:r w:rsidRPr="00271069">
        <w:rPr>
          <w:rFonts w:ascii="Times New Roman" w:hAnsi="Times New Roman" w:cs="Times New Roman"/>
        </w:rPr>
        <w:t>ummary data (</w:t>
      </w:r>
      <w:r w:rsidR="003B1C80">
        <w:rPr>
          <w:rFonts w:ascii="Times New Roman" w:hAnsi="Times New Roman" w:cs="Times New Roman"/>
        </w:rPr>
        <w:t>A</w:t>
      </w:r>
      <w:r w:rsidRPr="00271069">
        <w:rPr>
          <w:rFonts w:ascii="Times New Roman" w:hAnsi="Times New Roman" w:cs="Times New Roman"/>
        </w:rPr>
        <w:t>) of naïve animals (n = 10) showing no change in evoked EPSCs</w:t>
      </w:r>
      <w:r w:rsidR="00B51355">
        <w:rPr>
          <w:rFonts w:ascii="Times New Roman" w:hAnsi="Times New Roman" w:cs="Times New Roman"/>
        </w:rPr>
        <w:t xml:space="preserve"> and acute stress</w:t>
      </w:r>
      <w:r w:rsidRPr="00271069">
        <w:rPr>
          <w:rFonts w:ascii="Times New Roman" w:hAnsi="Times New Roman" w:cs="Times New Roman"/>
        </w:rPr>
        <w:t xml:space="preserve"> (n = 8) showing a long-lasting depression in evoked</w:t>
      </w:r>
      <w:r w:rsidR="002C7E39">
        <w:rPr>
          <w:rFonts w:ascii="Times New Roman" w:hAnsi="Times New Roman" w:cs="Times New Roman"/>
        </w:rPr>
        <w:t xml:space="preserve"> </w:t>
      </w:r>
      <w:r w:rsidRPr="00271069">
        <w:rPr>
          <w:rFonts w:ascii="Times New Roman" w:hAnsi="Times New Roman" w:cs="Times New Roman"/>
        </w:rPr>
        <w:t>EPSC amplitude</w:t>
      </w:r>
      <w:r w:rsidR="00B251AA">
        <w:rPr>
          <w:rFonts w:ascii="Times New Roman" w:hAnsi="Times New Roman" w:cs="Times New Roman"/>
        </w:rPr>
        <w:t xml:space="preserve">. </w:t>
      </w:r>
      <w:r w:rsidR="00AD3491">
        <w:rPr>
          <w:rFonts w:ascii="Times New Roman" w:hAnsi="Times New Roman" w:cs="Times New Roman"/>
        </w:rPr>
        <w:t xml:space="preserve">Each point represents the mean </w:t>
      </w:r>
      <w:r w:rsidR="00AD3491" w:rsidRPr="00A6385A">
        <w:rPr>
          <w:rFonts w:ascii="Times New Roman" w:hAnsi="Times New Roman" w:cs="Times New Roman"/>
        </w:rPr>
        <w:t>±</w:t>
      </w:r>
      <w:r w:rsidR="00AD3491">
        <w:rPr>
          <w:rFonts w:ascii="Times New Roman" w:hAnsi="Times New Roman" w:cs="Times New Roman"/>
        </w:rPr>
        <w:t xml:space="preserve"> SE eEPSC amplitude per minute. </w:t>
      </w:r>
      <w:r w:rsidR="00B251AA">
        <w:rPr>
          <w:rFonts w:ascii="Times New Roman" w:hAnsi="Times New Roman" w:cs="Times New Roman"/>
        </w:rPr>
        <w:t xml:space="preserve">PPR (B) did not change overtime in naïve animals, but increased in acute stress, each point represents the mean PPR of a single cell averaged over the baseline period (0 to 5 minutes) or the </w:t>
      </w:r>
      <w:r w:rsidR="00D76221">
        <w:rPr>
          <w:rFonts w:ascii="Times New Roman" w:hAnsi="Times New Roman" w:cs="Times New Roman"/>
        </w:rPr>
        <w:t xml:space="preserve">final period (25 to 30 minutes) </w:t>
      </w:r>
      <w:r w:rsidR="00B251AA">
        <w:rPr>
          <w:rFonts w:ascii="Times New Roman" w:hAnsi="Times New Roman" w:cs="Times New Roman"/>
        </w:rPr>
        <w:t>of the evoked current protocol. The colour</w:t>
      </w:r>
      <w:ins w:id="11" w:author="Karen Crosby" w:date="2026-03-26T22:24:00Z" w16du:dateUtc="2026-03-27T01:24:00Z">
        <w:r w:rsidR="00792D35">
          <w:rPr>
            <w:rFonts w:ascii="Times New Roman" w:hAnsi="Times New Roman" w:cs="Times New Roman"/>
          </w:rPr>
          <w:t>ed</w:t>
        </w:r>
      </w:ins>
      <w:r w:rsidR="00B251AA">
        <w:rPr>
          <w:rFonts w:ascii="Times New Roman" w:hAnsi="Times New Roman" w:cs="Times New Roman"/>
        </w:rPr>
        <w:t xml:space="preserve"> line represents the mean PPR </w:t>
      </w:r>
      <w:r w:rsidR="00B251AA" w:rsidRPr="00A6385A">
        <w:rPr>
          <w:rFonts w:ascii="Times New Roman" w:hAnsi="Times New Roman" w:cs="Times New Roman"/>
        </w:rPr>
        <w:t>±</w:t>
      </w:r>
      <w:r w:rsidR="00B251AA">
        <w:rPr>
          <w:rFonts w:ascii="Times New Roman" w:hAnsi="Times New Roman" w:cs="Times New Roman"/>
        </w:rPr>
        <w:t xml:space="preserve"> SE for each group. * = p &lt; 0.05</w:t>
      </w:r>
      <w:r w:rsidR="00CB0C59">
        <w:rPr>
          <w:rFonts w:ascii="Times New Roman" w:hAnsi="Times New Roman" w:cs="Times New Roman"/>
        </w:rPr>
        <w:t>, ** = p &lt; 0.01.</w:t>
      </w:r>
    </w:p>
    <w:p w14:paraId="253B2B5E" w14:textId="77777777" w:rsidR="00BE4F8B" w:rsidRDefault="00BE4F8B" w:rsidP="00B078E1">
      <w:pPr>
        <w:spacing w:line="240" w:lineRule="auto"/>
        <w:rPr>
          <w:rFonts w:ascii="Times New Roman" w:hAnsi="Times New Roman" w:cs="Times New Roman"/>
        </w:rPr>
      </w:pPr>
    </w:p>
    <w:p w14:paraId="781A96CA" w14:textId="77777777" w:rsidR="00F40B80" w:rsidRDefault="00F40B80" w:rsidP="00B078E1">
      <w:pPr>
        <w:spacing w:line="240" w:lineRule="auto"/>
        <w:rPr>
          <w:rFonts w:ascii="Times New Roman" w:hAnsi="Times New Roman" w:cs="Times New Roman"/>
        </w:rPr>
      </w:pPr>
    </w:p>
    <w:p w14:paraId="3ECF5419" w14:textId="63588DB0" w:rsidR="003D7920" w:rsidRPr="00CB0692" w:rsidRDefault="00FE0665" w:rsidP="00B078E1">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 xml:space="preserve">The </w:t>
      </w:r>
      <w:ins w:id="12" w:author="Karen Crosby" w:date="2026-03-26T22:25:00Z" w16du:dateUtc="2026-03-27T01:25:00Z">
        <w:r w:rsidR="00792D35">
          <w:rPr>
            <w:rFonts w:ascii="Times New Roman" w:hAnsi="Times New Roman" w:cs="Times New Roman"/>
            <w:i/>
            <w:iCs/>
            <w:sz w:val="28"/>
            <w:szCs w:val="28"/>
          </w:rPr>
          <w:t xml:space="preserve">type I </w:t>
        </w:r>
      </w:ins>
      <w:del w:id="13" w:author="Karen Crosby" w:date="2026-03-26T22:25:00Z" w16du:dateUtc="2026-03-27T01:25:00Z">
        <w:r w:rsidRPr="00CB0692" w:rsidDel="00792D35">
          <w:rPr>
            <w:rFonts w:ascii="Times New Roman" w:hAnsi="Times New Roman" w:cs="Times New Roman"/>
            <w:i/>
            <w:iCs/>
            <w:sz w:val="28"/>
            <w:szCs w:val="28"/>
          </w:rPr>
          <w:delText>endo</w:delText>
        </w:r>
      </w:del>
      <w:r w:rsidRPr="00CB0692">
        <w:rPr>
          <w:rFonts w:ascii="Times New Roman" w:hAnsi="Times New Roman" w:cs="Times New Roman"/>
          <w:i/>
          <w:iCs/>
          <w:sz w:val="28"/>
          <w:szCs w:val="28"/>
        </w:rPr>
        <w:t>cannabinoid receptor</w:t>
      </w:r>
      <w:del w:id="14" w:author="Karen Crosby" w:date="2026-03-26T22:25:00Z" w16du:dateUtc="2026-03-27T01:25:00Z">
        <w:r w:rsidRPr="00CB0692" w:rsidDel="00792D35">
          <w:rPr>
            <w:rFonts w:ascii="Times New Roman" w:hAnsi="Times New Roman" w:cs="Times New Roman"/>
            <w:i/>
            <w:iCs/>
            <w:sz w:val="28"/>
            <w:szCs w:val="28"/>
          </w:rPr>
          <w:delText xml:space="preserve"> CB1</w:delText>
        </w:r>
      </w:del>
      <w:r w:rsidRPr="00CB0692">
        <w:rPr>
          <w:rFonts w:ascii="Times New Roman" w:hAnsi="Times New Roman" w:cs="Times New Roman"/>
          <w:i/>
          <w:iCs/>
          <w:sz w:val="28"/>
          <w:szCs w:val="28"/>
        </w:rPr>
        <w:t xml:space="preserve"> mediates the LTD</w:t>
      </w:r>
      <w:ins w:id="15" w:author="Karen Crosby" w:date="2026-03-26T22:25:00Z" w16du:dateUtc="2026-03-27T01:25:00Z">
        <w:r w:rsidR="00792D35">
          <w:rPr>
            <w:rFonts w:ascii="Times New Roman" w:hAnsi="Times New Roman" w:cs="Times New Roman"/>
            <w:i/>
            <w:iCs/>
            <w:sz w:val="28"/>
            <w:szCs w:val="28"/>
          </w:rPr>
          <w:t xml:space="preserve">observed in </w:t>
        </w:r>
      </w:ins>
      <w:del w:id="16" w:author="Karen Crosby" w:date="2026-03-26T22:25:00Z" w16du:dateUtc="2026-03-27T01:25:00Z">
        <w:r w:rsidRPr="00CB0692" w:rsidDel="00792D35">
          <w:rPr>
            <w:rFonts w:ascii="Times New Roman" w:hAnsi="Times New Roman" w:cs="Times New Roman"/>
            <w:i/>
            <w:iCs/>
            <w:sz w:val="28"/>
            <w:szCs w:val="28"/>
          </w:rPr>
          <w:delText xml:space="preserve"> of acute</w:delText>
        </w:r>
      </w:del>
      <w:r w:rsidRPr="00CB0692">
        <w:rPr>
          <w:rFonts w:ascii="Times New Roman" w:hAnsi="Times New Roman" w:cs="Times New Roman"/>
          <w:i/>
          <w:iCs/>
          <w:sz w:val="28"/>
          <w:szCs w:val="28"/>
        </w:rPr>
        <w:t xml:space="preserve"> stress</w:t>
      </w:r>
      <w:ins w:id="17" w:author="Karen Crosby" w:date="2026-03-26T22:25:00Z" w16du:dateUtc="2026-03-27T01:25:00Z">
        <w:r w:rsidR="00792D35">
          <w:rPr>
            <w:rFonts w:ascii="Times New Roman" w:hAnsi="Times New Roman" w:cs="Times New Roman"/>
            <w:i/>
            <w:iCs/>
            <w:sz w:val="28"/>
            <w:szCs w:val="28"/>
          </w:rPr>
          <w:t>ed animals</w:t>
        </w:r>
      </w:ins>
    </w:p>
    <w:p w14:paraId="19C51891" w14:textId="411FF96A" w:rsidR="00FE0665" w:rsidRDefault="00FE0665" w:rsidP="00B078E1">
      <w:pPr>
        <w:spacing w:line="240" w:lineRule="auto"/>
        <w:rPr>
          <w:rFonts w:ascii="Times New Roman" w:hAnsi="Times New Roman" w:cs="Times New Roman"/>
        </w:rPr>
      </w:pPr>
      <w:commentRangeStart w:id="18"/>
      <w:r>
        <w:rPr>
          <w:rFonts w:ascii="Times New Roman" w:hAnsi="Times New Roman" w:cs="Times New Roman"/>
        </w:rPr>
        <w:t xml:space="preserve">To determine if the endocannabinoid system </w:t>
      </w:r>
      <w:commentRangeEnd w:id="18"/>
      <w:r w:rsidR="00792D35">
        <w:rPr>
          <w:rStyle w:val="CommentReference"/>
          <w:rFonts w:ascii="Times New Roman" w:hAnsi="Times New Roman" w:cs="Times New Roman"/>
          <w:sz w:val="24"/>
          <w:szCs w:val="24"/>
        </w:rPr>
        <w:commentReference w:id="18"/>
      </w:r>
      <w:r>
        <w:rPr>
          <w:rFonts w:ascii="Times New Roman" w:hAnsi="Times New Roman" w:cs="Times New Roman"/>
        </w:rPr>
        <w:t>is involved in the LTD seen in animals who underwent acute stress, 5µm of AM251, an inverse agonist</w:t>
      </w:r>
      <w:r w:rsidR="0026352D">
        <w:rPr>
          <w:rFonts w:ascii="Times New Roman" w:hAnsi="Times New Roman" w:cs="Times New Roman"/>
        </w:rPr>
        <w:t xml:space="preserve"> of CB1R</w:t>
      </w:r>
      <w:r>
        <w:rPr>
          <w:rFonts w:ascii="Times New Roman" w:hAnsi="Times New Roman" w:cs="Times New Roman"/>
        </w:rPr>
        <w:t>, was utilized</w:t>
      </w:r>
      <w:r w:rsidR="00727EF2">
        <w:rPr>
          <w:rFonts w:ascii="Times New Roman" w:hAnsi="Times New Roman" w:cs="Times New Roman"/>
        </w:rPr>
        <w:t xml:space="preserve"> (Fig. 3)</w:t>
      </w:r>
      <w:r>
        <w:rPr>
          <w:rFonts w:ascii="Times New Roman" w:hAnsi="Times New Roman" w:cs="Times New Roman"/>
        </w:rPr>
        <w:t>.</w:t>
      </w:r>
      <w:r w:rsidR="00727EF2">
        <w:rPr>
          <w:rFonts w:ascii="Times New Roman" w:hAnsi="Times New Roman" w:cs="Times New Roman"/>
        </w:rPr>
        <w:t xml:space="preserve"> Despite undergoing acute stress, with CB1Rs blocked, there was no longer a significant change in eEPSC amplitude after HFS (64.43 </w:t>
      </w:r>
      <w:r w:rsidR="00727EF2" w:rsidRPr="00D328D7">
        <w:rPr>
          <w:rFonts w:ascii="Times New Roman" w:hAnsi="Times New Roman" w:cs="Times New Roman"/>
        </w:rPr>
        <w:t>±</w:t>
      </w:r>
      <w:r w:rsidR="00727EF2">
        <w:rPr>
          <w:rFonts w:ascii="Times New Roman" w:hAnsi="Times New Roman" w:cs="Times New Roman"/>
        </w:rPr>
        <w:t xml:space="preserve"> 14.71% of baseline, paired t-test, p = 0.194; Fig. 3A), </w:t>
      </w:r>
      <w:r w:rsidR="00CB0C59">
        <w:rPr>
          <w:rFonts w:ascii="Times New Roman" w:hAnsi="Times New Roman" w:cs="Times New Roman"/>
        </w:rPr>
        <w:t>nor in the PPR (</w:t>
      </w:r>
      <w:r w:rsidR="003932DE">
        <w:rPr>
          <w:rFonts w:ascii="Times New Roman" w:hAnsi="Times New Roman" w:cs="Times New Roman"/>
        </w:rPr>
        <w:t xml:space="preserve">1.05 </w:t>
      </w:r>
      <w:r w:rsidR="003932DE" w:rsidRPr="00D328D7">
        <w:rPr>
          <w:rFonts w:ascii="Times New Roman" w:hAnsi="Times New Roman" w:cs="Times New Roman"/>
        </w:rPr>
        <w:t xml:space="preserve">± </w:t>
      </w:r>
      <w:r w:rsidR="003932DE">
        <w:rPr>
          <w:rFonts w:ascii="Times New Roman" w:hAnsi="Times New Roman" w:cs="Times New Roman"/>
        </w:rPr>
        <w:t xml:space="preserve">0.09 to 1.07 </w:t>
      </w:r>
      <w:r w:rsidR="003932DE" w:rsidRPr="00D328D7">
        <w:rPr>
          <w:rFonts w:ascii="Times New Roman" w:hAnsi="Times New Roman" w:cs="Times New Roman"/>
        </w:rPr>
        <w:t xml:space="preserve">± </w:t>
      </w:r>
      <w:r w:rsidR="003932DE">
        <w:rPr>
          <w:rFonts w:ascii="Times New Roman" w:hAnsi="Times New Roman" w:cs="Times New Roman"/>
        </w:rPr>
        <w:t>0.13, n = 10, paired t-test, p = 0.78; Fig. 3B</w:t>
      </w:r>
      <w:r w:rsidR="00CB0C59">
        <w:rPr>
          <w:rFonts w:ascii="Times New Roman" w:hAnsi="Times New Roman" w:cs="Times New Roman"/>
        </w:rPr>
        <w:t>)</w:t>
      </w:r>
      <w:r w:rsidR="00EC3774">
        <w:rPr>
          <w:rFonts w:ascii="Times New Roman" w:hAnsi="Times New Roman" w:cs="Times New Roman"/>
        </w:rPr>
        <w:t>.</w:t>
      </w:r>
    </w:p>
    <w:p w14:paraId="1872FFD5" w14:textId="77777777" w:rsidR="007D3F40" w:rsidRDefault="007D3F40" w:rsidP="00B078E1">
      <w:pPr>
        <w:spacing w:line="240" w:lineRule="auto"/>
        <w:rPr>
          <w:rFonts w:ascii="Times New Roman" w:hAnsi="Times New Roman" w:cs="Times New Roman"/>
        </w:rPr>
      </w:pPr>
    </w:p>
    <w:p w14:paraId="3AB4BFB4" w14:textId="432B27B2" w:rsidR="00AD0D5F" w:rsidRPr="00AD0D5F" w:rsidRDefault="00AD0D5F" w:rsidP="00AF348C">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40CF9A1F" wp14:editId="7FAD9019">
            <wp:extent cx="4323909" cy="4994030"/>
            <wp:effectExtent l="0" t="0" r="0" b="635"/>
            <wp:docPr id="40118282" name="Picture 9" descr="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282" name="Picture 9" descr="A graph of a person's pulse&#10;&#10;AI-generated content may be incorrect."/>
                    <pic:cNvPicPr/>
                  </pic:nvPicPr>
                  <pic:blipFill rotWithShape="1">
                    <a:blip r:embed="rId12">
                      <a:extLst>
                        <a:ext uri="{28A0092B-C50C-407E-A947-70E740481C1C}">
                          <a14:useLocalDpi xmlns:a14="http://schemas.microsoft.com/office/drawing/2010/main" val="0"/>
                        </a:ext>
                      </a:extLst>
                    </a:blip>
                    <a:srcRect l="2423" t="4893" r="13307" b="4943"/>
                    <a:stretch>
                      <a:fillRect/>
                    </a:stretch>
                  </pic:blipFill>
                  <pic:spPr bwMode="auto">
                    <a:xfrm>
                      <a:off x="0" y="0"/>
                      <a:ext cx="4323909" cy="4994030"/>
                    </a:xfrm>
                    <a:prstGeom prst="rect">
                      <a:avLst/>
                    </a:prstGeom>
                    <a:ln>
                      <a:noFill/>
                    </a:ln>
                    <a:extLst>
                      <a:ext uri="{53640926-AAD7-44D8-BBD7-CCE9431645EC}">
                        <a14:shadowObscured xmlns:a14="http://schemas.microsoft.com/office/drawing/2010/main"/>
                      </a:ext>
                    </a:extLst>
                  </pic:spPr>
                </pic:pic>
              </a:graphicData>
            </a:graphic>
          </wp:inline>
        </w:drawing>
      </w:r>
    </w:p>
    <w:p w14:paraId="009CCD81" w14:textId="276A2774" w:rsidR="007A7B8B" w:rsidRDefault="007D3F40" w:rsidP="007A7B8B">
      <w:pPr>
        <w:spacing w:line="240" w:lineRule="auto"/>
        <w:rPr>
          <w:rFonts w:ascii="Times New Roman" w:hAnsi="Times New Roman" w:cs="Times New Roman"/>
        </w:rPr>
      </w:pPr>
      <w:commentRangeStart w:id="19"/>
      <w:r w:rsidRPr="00E51C1E">
        <w:rPr>
          <w:rFonts w:ascii="Times New Roman" w:hAnsi="Times New Roman" w:cs="Times New Roman"/>
          <w:b/>
          <w:bCs/>
        </w:rPr>
        <w:t>Figure 3</w:t>
      </w:r>
      <w:commentRangeEnd w:id="19"/>
      <w:r w:rsidR="00792D35" w:rsidRPr="00E51C1E">
        <w:rPr>
          <w:rStyle w:val="CommentReference"/>
          <w:rFonts w:ascii="Times New Roman" w:hAnsi="Times New Roman" w:cs="Times New Roman"/>
          <w:b/>
          <w:bCs/>
          <w:sz w:val="24"/>
          <w:szCs w:val="24"/>
        </w:rPr>
        <w:commentReference w:id="19"/>
      </w:r>
      <w:r w:rsidRPr="00E51C1E">
        <w:rPr>
          <w:rFonts w:ascii="Times New Roman" w:hAnsi="Times New Roman" w:cs="Times New Roman"/>
          <w:b/>
          <w:bCs/>
        </w:rPr>
        <w:t>:</w:t>
      </w:r>
      <w:r>
        <w:rPr>
          <w:rFonts w:ascii="Times New Roman" w:hAnsi="Times New Roman" w:cs="Times New Roman"/>
        </w:rPr>
        <w:t xml:space="preserve"> </w:t>
      </w:r>
      <w:r w:rsidR="007A7B8B" w:rsidRPr="0067590C">
        <w:rPr>
          <w:rFonts w:ascii="Times New Roman" w:hAnsi="Times New Roman" w:cs="Times New Roman"/>
        </w:rPr>
        <w:t>Acute</w:t>
      </w:r>
      <w:r w:rsidR="007A7B8B" w:rsidRPr="00271069">
        <w:rPr>
          <w:rFonts w:ascii="Times New Roman" w:hAnsi="Times New Roman" w:cs="Times New Roman"/>
        </w:rPr>
        <w:t xml:space="preserve"> </w:t>
      </w:r>
      <w:r w:rsidR="007A7B8B">
        <w:rPr>
          <w:rFonts w:ascii="Times New Roman" w:hAnsi="Times New Roman" w:cs="Times New Roman"/>
        </w:rPr>
        <w:t>stress</w:t>
      </w:r>
      <w:r w:rsidR="007A7B8B" w:rsidRPr="00271069">
        <w:rPr>
          <w:rFonts w:ascii="Times New Roman" w:hAnsi="Times New Roman" w:cs="Times New Roman"/>
        </w:rPr>
        <w:t xml:space="preserve"> </w:t>
      </w:r>
      <w:r w:rsidR="007A7B8B">
        <w:rPr>
          <w:rFonts w:ascii="Times New Roman" w:hAnsi="Times New Roman" w:cs="Times New Roman"/>
        </w:rPr>
        <w:t>when CB1Rs are blocked does not change</w:t>
      </w:r>
      <w:r w:rsidR="007A7B8B" w:rsidRPr="00271069">
        <w:rPr>
          <w:rFonts w:ascii="Times New Roman" w:hAnsi="Times New Roman" w:cs="Times New Roman"/>
        </w:rPr>
        <w:t xml:space="preserve"> evoked EPSC amplitude following HFS</w:t>
      </w:r>
      <w:r w:rsidR="007A7B8B">
        <w:rPr>
          <w:rFonts w:ascii="Times New Roman" w:hAnsi="Times New Roman" w:cs="Times New Roman"/>
        </w:rPr>
        <w:t xml:space="preserve"> (A)</w:t>
      </w:r>
      <w:r w:rsidR="007A7B8B" w:rsidRPr="00271069">
        <w:rPr>
          <w:rFonts w:ascii="Times New Roman" w:hAnsi="Times New Roman" w:cs="Times New Roman"/>
        </w:rPr>
        <w:t xml:space="preserve">. </w:t>
      </w:r>
      <w:r w:rsidR="007A7B8B">
        <w:rPr>
          <w:rFonts w:ascii="Times New Roman" w:hAnsi="Times New Roman" w:cs="Times New Roman"/>
        </w:rPr>
        <w:t xml:space="preserve">Each point represents the mean </w:t>
      </w:r>
      <w:r w:rsidR="007A7B8B" w:rsidRPr="00A6385A">
        <w:rPr>
          <w:rFonts w:ascii="Times New Roman" w:hAnsi="Times New Roman" w:cs="Times New Roman"/>
        </w:rPr>
        <w:t>±</w:t>
      </w:r>
      <w:r w:rsidR="007A7B8B">
        <w:rPr>
          <w:rFonts w:ascii="Times New Roman" w:hAnsi="Times New Roman" w:cs="Times New Roman"/>
        </w:rPr>
        <w:t xml:space="preserve"> SE eEPSC amplitude per minute. PPR (B) did not change after HFS, each point represents the mean PPR of a single cell averaged over the baseline period (0 to 5 minutes) or the </w:t>
      </w:r>
      <w:r w:rsidR="00D76221">
        <w:rPr>
          <w:rFonts w:ascii="Times New Roman" w:hAnsi="Times New Roman" w:cs="Times New Roman"/>
        </w:rPr>
        <w:t xml:space="preserve">final period (25 to 30 </w:t>
      </w:r>
      <w:r w:rsidR="00D76221">
        <w:rPr>
          <w:rFonts w:ascii="Times New Roman" w:hAnsi="Times New Roman" w:cs="Times New Roman"/>
        </w:rPr>
        <w:lastRenderedPageBreak/>
        <w:t xml:space="preserve">minutes) </w:t>
      </w:r>
      <w:r w:rsidR="007A7B8B">
        <w:rPr>
          <w:rFonts w:ascii="Times New Roman" w:hAnsi="Times New Roman" w:cs="Times New Roman"/>
        </w:rPr>
        <w:t>of the evoked current protocol. The colour</w:t>
      </w:r>
      <w:ins w:id="20" w:author="Karen Crosby" w:date="2026-03-26T22:29:00Z" w16du:dateUtc="2026-03-27T01:29:00Z">
        <w:r w:rsidR="00792D35">
          <w:rPr>
            <w:rFonts w:ascii="Times New Roman" w:hAnsi="Times New Roman" w:cs="Times New Roman"/>
          </w:rPr>
          <w:t>ed</w:t>
        </w:r>
      </w:ins>
      <w:r w:rsidR="007A7B8B">
        <w:rPr>
          <w:rFonts w:ascii="Times New Roman" w:hAnsi="Times New Roman" w:cs="Times New Roman"/>
        </w:rPr>
        <w:t xml:space="preserve"> line represents the mean PPR </w:t>
      </w:r>
      <w:r w:rsidR="007A7B8B" w:rsidRPr="00A6385A">
        <w:rPr>
          <w:rFonts w:ascii="Times New Roman" w:hAnsi="Times New Roman" w:cs="Times New Roman"/>
        </w:rPr>
        <w:t>±</w:t>
      </w:r>
      <w:r w:rsidR="007A7B8B">
        <w:rPr>
          <w:rFonts w:ascii="Times New Roman" w:hAnsi="Times New Roman" w:cs="Times New Roman"/>
        </w:rPr>
        <w:t xml:space="preserve"> SE for each group. </w:t>
      </w:r>
    </w:p>
    <w:p w14:paraId="74DFAF28" w14:textId="1A847F52" w:rsidR="007D3F40" w:rsidRDefault="007D3F40" w:rsidP="00B078E1">
      <w:pPr>
        <w:spacing w:line="240" w:lineRule="auto"/>
        <w:rPr>
          <w:rFonts w:ascii="Times New Roman" w:hAnsi="Times New Roman" w:cs="Times New Roman"/>
        </w:rPr>
      </w:pPr>
    </w:p>
    <w:p w14:paraId="01716833" w14:textId="77777777" w:rsidR="00F40B80" w:rsidRDefault="00F40B80" w:rsidP="00B078E1">
      <w:pPr>
        <w:spacing w:line="240" w:lineRule="auto"/>
        <w:rPr>
          <w:rFonts w:ascii="Times New Roman" w:hAnsi="Times New Roman" w:cs="Times New Roman"/>
        </w:rPr>
      </w:pPr>
    </w:p>
    <w:p w14:paraId="4B7D94A5" w14:textId="7C7F94A4" w:rsidR="00DC50B2" w:rsidRPr="00CB0692" w:rsidRDefault="00DC50B2" w:rsidP="00DC50B2">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Repeated stress does not alter glutamatergic transmission in young female rats</w:t>
      </w:r>
    </w:p>
    <w:p w14:paraId="24482C03" w14:textId="138DAAD6" w:rsidR="00DC3AD6" w:rsidRDefault="00CC4246" w:rsidP="00DC3AD6">
      <w:pPr>
        <w:spacing w:line="240" w:lineRule="auto"/>
        <w:rPr>
          <w:rFonts w:ascii="Times New Roman" w:hAnsi="Times New Roman" w:cs="Times New Roman"/>
        </w:rPr>
      </w:pPr>
      <w:r w:rsidRPr="00E55024">
        <w:rPr>
          <w:rFonts w:ascii="Times New Roman" w:hAnsi="Times New Roman" w:cs="Times New Roman"/>
        </w:rPr>
        <w:t xml:space="preserve">To determine if </w:t>
      </w:r>
      <w:ins w:id="21" w:author="Karen Crosby" w:date="2026-03-26T22:29:00Z" w16du:dateUtc="2026-03-27T01:29:00Z">
        <w:r w:rsidR="00792D35">
          <w:rPr>
            <w:rFonts w:ascii="Times New Roman" w:hAnsi="Times New Roman" w:cs="Times New Roman"/>
          </w:rPr>
          <w:t>five</w:t>
        </w:r>
      </w:ins>
      <w:del w:id="22" w:author="Karen Crosby" w:date="2026-03-26T22:29:00Z" w16du:dateUtc="2026-03-27T01:29:00Z">
        <w:r w:rsidR="00DC3AD6" w:rsidRPr="00E55024" w:rsidDel="00792D35">
          <w:rPr>
            <w:rFonts w:ascii="Times New Roman" w:hAnsi="Times New Roman" w:cs="Times New Roman"/>
          </w:rPr>
          <w:delText>5</w:delText>
        </w:r>
      </w:del>
      <w:r w:rsidR="00DC3AD6" w:rsidRPr="00E55024">
        <w:rPr>
          <w:rFonts w:ascii="Times New Roman" w:hAnsi="Times New Roman" w:cs="Times New Roman"/>
        </w:rPr>
        <w:t xml:space="preserve"> consecutive days of a 30-minute physical restraint </w:t>
      </w:r>
      <w:ins w:id="23" w:author="Karen Crosby" w:date="2026-03-26T22:29:00Z" w16du:dateUtc="2026-03-27T01:29:00Z">
        <w:r w:rsidR="00792D35">
          <w:rPr>
            <w:rFonts w:ascii="Times New Roman" w:hAnsi="Times New Roman" w:cs="Times New Roman"/>
          </w:rPr>
          <w:t>a</w:t>
        </w:r>
      </w:ins>
      <w:del w:id="24" w:author="Karen Crosby" w:date="2026-03-26T22:29:00Z" w16du:dateUtc="2026-03-27T01:29:00Z">
        <w:r w:rsidR="00DC3AD6" w:rsidRPr="00E55024" w:rsidDel="00792D35">
          <w:rPr>
            <w:rFonts w:ascii="Times New Roman" w:hAnsi="Times New Roman" w:cs="Times New Roman"/>
          </w:rPr>
          <w:delText>e</w:delText>
        </w:r>
      </w:del>
      <w:r w:rsidR="00DC3AD6" w:rsidRPr="00E55024">
        <w:rPr>
          <w:rFonts w:ascii="Times New Roman" w:hAnsi="Times New Roman" w:cs="Times New Roman"/>
        </w:rPr>
        <w:t>ffects glutamate</w:t>
      </w:r>
      <w:r w:rsidR="00DC3AD6">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w:t>
      </w:r>
      <w:r w:rsidR="00DC3AD6" w:rsidRPr="00DC3AD6">
        <w:rPr>
          <w:rFonts w:ascii="Times New Roman" w:hAnsi="Times New Roman" w:cs="Times New Roman"/>
        </w:rPr>
        <w:t xml:space="preserve"> </w:t>
      </w:r>
      <w:r w:rsidR="00DC3AD6" w:rsidRPr="00E55024">
        <w:rPr>
          <w:rFonts w:ascii="Times New Roman" w:hAnsi="Times New Roman" w:cs="Times New Roman"/>
        </w:rPr>
        <w:t>recordings of DMH neurons in hypothalamic slices</w:t>
      </w:r>
      <w:r w:rsidR="00DC3AD6">
        <w:rPr>
          <w:rFonts w:ascii="Times New Roman" w:hAnsi="Times New Roman" w:cs="Times New Roman"/>
        </w:rPr>
        <w:t xml:space="preserve"> were obtained (Fig. 4).</w:t>
      </w:r>
      <w:r w:rsidR="00DC3AD6" w:rsidRPr="00DC3AD6">
        <w:rPr>
          <w:rFonts w:ascii="Times New Roman" w:hAnsi="Times New Roman" w:cs="Times New Roman"/>
        </w:rPr>
        <w:t xml:space="preserve"> </w:t>
      </w:r>
      <w:r w:rsidR="00DC3AD6">
        <w:rPr>
          <w:rFonts w:ascii="Times New Roman" w:hAnsi="Times New Roman" w:cs="Times New Roman"/>
        </w:rPr>
        <w:t xml:space="preserve">Unlike acute stress, there was no significant change in eEPSC amplitude after HFS (74.00 </w:t>
      </w:r>
      <w:r w:rsidR="00DC3AD6" w:rsidRPr="00D328D7">
        <w:rPr>
          <w:rFonts w:ascii="Times New Roman" w:hAnsi="Times New Roman" w:cs="Times New Roman"/>
        </w:rPr>
        <w:t>±</w:t>
      </w:r>
      <w:r w:rsidR="00DC3AD6">
        <w:rPr>
          <w:rFonts w:ascii="Times New Roman" w:hAnsi="Times New Roman" w:cs="Times New Roman"/>
        </w:rPr>
        <w:t xml:space="preserve"> 12.34% of baseline, paired t-test, p = 0.204; Fig. 4A), nor in the PPR (1.29 </w:t>
      </w:r>
      <w:r w:rsidR="00DC3AD6" w:rsidRPr="00D328D7">
        <w:rPr>
          <w:rFonts w:ascii="Times New Roman" w:hAnsi="Times New Roman" w:cs="Times New Roman"/>
        </w:rPr>
        <w:t xml:space="preserve">± </w:t>
      </w:r>
      <w:r w:rsidR="00DC3AD6">
        <w:rPr>
          <w:rFonts w:ascii="Times New Roman" w:hAnsi="Times New Roman" w:cs="Times New Roman"/>
        </w:rPr>
        <w:t xml:space="preserve">0.18 </w:t>
      </w:r>
      <w:r w:rsidR="00DC3AD6" w:rsidRPr="0052561F">
        <w:rPr>
          <w:rFonts w:ascii="Times New Roman" w:hAnsi="Times New Roman" w:cs="Times New Roman"/>
        </w:rPr>
        <w:t xml:space="preserve">to </w:t>
      </w:r>
      <w:r w:rsidR="00DC3AD6">
        <w:rPr>
          <w:rFonts w:ascii="Times New Roman" w:hAnsi="Times New Roman" w:cs="Times New Roman"/>
        </w:rPr>
        <w:t xml:space="preserve">1.35 </w:t>
      </w:r>
      <w:r w:rsidR="00DC3AD6" w:rsidRPr="00D328D7">
        <w:rPr>
          <w:rFonts w:ascii="Times New Roman" w:hAnsi="Times New Roman" w:cs="Times New Roman"/>
        </w:rPr>
        <w:t xml:space="preserve">± </w:t>
      </w:r>
      <w:r w:rsidR="00DC3AD6">
        <w:rPr>
          <w:rFonts w:ascii="Times New Roman" w:hAnsi="Times New Roman" w:cs="Times New Roman"/>
        </w:rPr>
        <w:t>0.22</w:t>
      </w:r>
      <w:r w:rsidR="00DC3AD6" w:rsidRPr="0052561F">
        <w:rPr>
          <w:rFonts w:ascii="Times New Roman" w:hAnsi="Times New Roman" w:cs="Times New Roman"/>
        </w:rPr>
        <w:t xml:space="preserve">, n = </w:t>
      </w:r>
      <w:r w:rsidR="00DC3AD6">
        <w:rPr>
          <w:rFonts w:ascii="Times New Roman" w:hAnsi="Times New Roman" w:cs="Times New Roman"/>
        </w:rPr>
        <w:t>9</w:t>
      </w:r>
      <w:r w:rsidR="00DC3AD6" w:rsidRPr="0052561F">
        <w:rPr>
          <w:rFonts w:ascii="Times New Roman" w:hAnsi="Times New Roman" w:cs="Times New Roman"/>
        </w:rPr>
        <w:t>, paired t-test, p = 0.</w:t>
      </w:r>
      <w:r w:rsidR="00DC3AD6">
        <w:rPr>
          <w:rFonts w:ascii="Times New Roman" w:hAnsi="Times New Roman" w:cs="Times New Roman"/>
        </w:rPr>
        <w:t>61; Fig. 4B).</w:t>
      </w:r>
      <w:r w:rsidR="0064301C" w:rsidRPr="0064301C">
        <w:rPr>
          <w:rFonts w:ascii="Times New Roman" w:hAnsi="Times New Roman" w:cs="Times New Roman"/>
        </w:rPr>
        <w:t xml:space="preserve"> </w:t>
      </w:r>
    </w:p>
    <w:p w14:paraId="690EC6A6" w14:textId="77777777" w:rsidR="00F40B80" w:rsidRDefault="00F40B80" w:rsidP="00DC3AD6">
      <w:pPr>
        <w:spacing w:line="240" w:lineRule="auto"/>
        <w:rPr>
          <w:rFonts w:ascii="Times New Roman" w:hAnsi="Times New Roman" w:cs="Times New Roman"/>
        </w:rPr>
      </w:pPr>
    </w:p>
    <w:p w14:paraId="685C6BDB" w14:textId="1856147E" w:rsidR="00D37F54" w:rsidRPr="00AD0D5F" w:rsidRDefault="00AD0D5F" w:rsidP="00AF348C">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395CE025" wp14:editId="7F9104F5">
            <wp:extent cx="4264157" cy="5073161"/>
            <wp:effectExtent l="0" t="0" r="3175" b="0"/>
            <wp:docPr id="1584360881" name="Picture 10"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3291" name="Picture 10" descr="A comparison of graphs and diagrams&#10;&#10;AI-generated content may be incorrect."/>
                    <pic:cNvPicPr/>
                  </pic:nvPicPr>
                  <pic:blipFill rotWithShape="1">
                    <a:blip r:embed="rId13">
                      <a:extLst>
                        <a:ext uri="{28A0092B-C50C-407E-A947-70E740481C1C}">
                          <a14:useLocalDpi xmlns:a14="http://schemas.microsoft.com/office/drawing/2010/main" val="0"/>
                        </a:ext>
                      </a:extLst>
                    </a:blip>
                    <a:srcRect l="2806" t="3463" r="14346" b="5320"/>
                    <a:stretch>
                      <a:fillRect/>
                    </a:stretch>
                  </pic:blipFill>
                  <pic:spPr bwMode="auto">
                    <a:xfrm>
                      <a:off x="0" y="0"/>
                      <a:ext cx="4332354" cy="5154297"/>
                    </a:xfrm>
                    <a:prstGeom prst="rect">
                      <a:avLst/>
                    </a:prstGeom>
                    <a:ln>
                      <a:noFill/>
                    </a:ln>
                    <a:extLst>
                      <a:ext uri="{53640926-AAD7-44D8-BBD7-CCE9431645EC}">
                        <a14:shadowObscured xmlns:a14="http://schemas.microsoft.com/office/drawing/2010/main"/>
                      </a:ext>
                    </a:extLst>
                  </pic:spPr>
                </pic:pic>
              </a:graphicData>
            </a:graphic>
          </wp:inline>
        </w:drawing>
      </w:r>
    </w:p>
    <w:p w14:paraId="194CF870" w14:textId="153B0D67" w:rsidR="00D37F54" w:rsidRDefault="00D37F54" w:rsidP="00D37F54">
      <w:pPr>
        <w:spacing w:line="240" w:lineRule="auto"/>
        <w:rPr>
          <w:rFonts w:ascii="Times New Roman" w:hAnsi="Times New Roman" w:cs="Times New Roman"/>
        </w:rPr>
      </w:pPr>
      <w:commentRangeStart w:id="25"/>
      <w:r w:rsidRPr="00E51C1E">
        <w:rPr>
          <w:rFonts w:ascii="Times New Roman" w:hAnsi="Times New Roman" w:cs="Times New Roman"/>
          <w:b/>
          <w:bCs/>
        </w:rPr>
        <w:lastRenderedPageBreak/>
        <w:t>Figure 4</w:t>
      </w:r>
      <w:commentRangeEnd w:id="25"/>
      <w:r w:rsidR="00400B7B" w:rsidRPr="00E51C1E">
        <w:rPr>
          <w:rStyle w:val="CommentReference"/>
          <w:rFonts w:ascii="Times New Roman" w:hAnsi="Times New Roman" w:cs="Times New Roman"/>
          <w:b/>
          <w:bCs/>
          <w:sz w:val="24"/>
          <w:szCs w:val="24"/>
        </w:rPr>
        <w:commentReference w:id="25"/>
      </w:r>
      <w:r w:rsidRPr="00E51C1E">
        <w:rPr>
          <w:rFonts w:ascii="Times New Roman" w:hAnsi="Times New Roman" w:cs="Times New Roman"/>
          <w:b/>
          <w:bCs/>
        </w:rPr>
        <w:t>:</w:t>
      </w:r>
      <w:r>
        <w:rPr>
          <w:rFonts w:ascii="Times New Roman" w:hAnsi="Times New Roman" w:cs="Times New Roman"/>
        </w:rPr>
        <w:t xml:space="preserve"> Repeated</w:t>
      </w:r>
      <w:r w:rsidRPr="00271069">
        <w:rPr>
          <w:rFonts w:ascii="Times New Roman" w:hAnsi="Times New Roman" w:cs="Times New Roman"/>
        </w:rPr>
        <w:t xml:space="preserve"> </w:t>
      </w:r>
      <w:r>
        <w:rPr>
          <w:rFonts w:ascii="Times New Roman" w:hAnsi="Times New Roman" w:cs="Times New Roman"/>
        </w:rPr>
        <w:t>stress</w:t>
      </w:r>
      <w:r w:rsidRPr="00271069">
        <w:rPr>
          <w:rFonts w:ascii="Times New Roman" w:hAnsi="Times New Roman" w:cs="Times New Roman"/>
        </w:rPr>
        <w:t xml:space="preserve"> </w:t>
      </w:r>
      <w:r>
        <w:rPr>
          <w:rFonts w:ascii="Times New Roman" w:hAnsi="Times New Roman" w:cs="Times New Roman"/>
        </w:rPr>
        <w:t>does not change</w:t>
      </w:r>
      <w:r w:rsidRPr="00271069">
        <w:rPr>
          <w:rFonts w:ascii="Times New Roman" w:hAnsi="Times New Roman" w:cs="Times New Roman"/>
        </w:rPr>
        <w:t xml:space="preserve"> evoked EPSC amplitude following HFS</w:t>
      </w:r>
      <w:r>
        <w:rPr>
          <w:rFonts w:ascii="Times New Roman" w:hAnsi="Times New Roman" w:cs="Times New Roman"/>
        </w:rPr>
        <w:t xml:space="preserve"> (A)</w:t>
      </w:r>
      <w:r w:rsidRPr="00271069">
        <w:rPr>
          <w:rFonts w:ascii="Times New Roman" w:hAnsi="Times New Roman" w:cs="Times New Roman"/>
        </w:rPr>
        <w:t xml:space="preserve">. </w:t>
      </w:r>
      <w:r>
        <w:rPr>
          <w:rFonts w:ascii="Times New Roman" w:hAnsi="Times New Roman" w:cs="Times New Roman"/>
        </w:rPr>
        <w:t xml:space="preserve">Each point represents the mean </w:t>
      </w:r>
      <w:r w:rsidRPr="00A6385A">
        <w:rPr>
          <w:rFonts w:ascii="Times New Roman" w:hAnsi="Times New Roman" w:cs="Times New Roman"/>
        </w:rPr>
        <w:t>±</w:t>
      </w:r>
      <w:r>
        <w:rPr>
          <w:rFonts w:ascii="Times New Roman" w:hAnsi="Times New Roman" w:cs="Times New Roman"/>
        </w:rPr>
        <w:t xml:space="preserve"> SE eEPSC amplitude per minute. PPR (B) did not change after HFS, each point represents the mean PPR of a single cell averaged over the baseline period (0 to 5 minutes) or the </w:t>
      </w:r>
      <w:r w:rsidR="00D76221">
        <w:rPr>
          <w:rFonts w:ascii="Times New Roman" w:hAnsi="Times New Roman" w:cs="Times New Roman"/>
        </w:rPr>
        <w:t xml:space="preserve">final period (25 to 30 minutes) </w:t>
      </w:r>
      <w:r>
        <w:rPr>
          <w:rFonts w:ascii="Times New Roman" w:hAnsi="Times New Roman" w:cs="Times New Roman"/>
        </w:rPr>
        <w:t>of the evoked current protocol. The colour</w:t>
      </w:r>
      <w:ins w:id="26" w:author="Karen Crosby" w:date="2026-03-26T22:58:00Z" w16du:dateUtc="2026-03-27T01:58:00Z">
        <w:r w:rsidR="00400B7B">
          <w:rPr>
            <w:rFonts w:ascii="Times New Roman" w:hAnsi="Times New Roman" w:cs="Times New Roman"/>
          </w:rPr>
          <w:t>ed</w:t>
        </w:r>
      </w:ins>
      <w:r>
        <w:rPr>
          <w:rFonts w:ascii="Times New Roman" w:hAnsi="Times New Roman" w:cs="Times New Roman"/>
        </w:rPr>
        <w:t xml:space="preserve"> line represents the mean PPR </w:t>
      </w:r>
      <w:r w:rsidRPr="00A6385A">
        <w:rPr>
          <w:rFonts w:ascii="Times New Roman" w:hAnsi="Times New Roman" w:cs="Times New Roman"/>
        </w:rPr>
        <w:t>±</w:t>
      </w:r>
      <w:r>
        <w:rPr>
          <w:rFonts w:ascii="Times New Roman" w:hAnsi="Times New Roman" w:cs="Times New Roman"/>
        </w:rPr>
        <w:t xml:space="preserve"> SE for each group. </w:t>
      </w:r>
      <w:r w:rsidR="0064301C">
        <w:rPr>
          <w:rFonts w:ascii="Times New Roman" w:hAnsi="Times New Roman" w:cs="Times New Roman"/>
        </w:rPr>
        <w:t>* = p &lt; 0.05.</w:t>
      </w:r>
    </w:p>
    <w:p w14:paraId="42DA562B" w14:textId="104085E9" w:rsidR="00AD0D5F" w:rsidRDefault="00AD0D5F" w:rsidP="00D37F54">
      <w:pPr>
        <w:spacing w:line="240" w:lineRule="auto"/>
        <w:rPr>
          <w:rFonts w:ascii="Times New Roman" w:hAnsi="Times New Roman" w:cs="Times New Roman"/>
        </w:rPr>
      </w:pPr>
    </w:p>
    <w:p w14:paraId="18EB3825" w14:textId="77777777" w:rsidR="008F7841" w:rsidRDefault="008F7841" w:rsidP="00D37F54">
      <w:pPr>
        <w:spacing w:line="240" w:lineRule="auto"/>
        <w:rPr>
          <w:rFonts w:ascii="Times New Roman" w:hAnsi="Times New Roman" w:cs="Times New Roman"/>
        </w:rPr>
      </w:pPr>
    </w:p>
    <w:p w14:paraId="6C4B40D5" w14:textId="14E15E01" w:rsidR="00537A52" w:rsidRPr="00EF4B29" w:rsidRDefault="00EF4B29" w:rsidP="00D37F54">
      <w:pPr>
        <w:spacing w:line="240" w:lineRule="auto"/>
        <w:rPr>
          <w:rFonts w:ascii="Times New Roman" w:hAnsi="Times New Roman" w:cs="Times New Roman"/>
          <w:i/>
          <w:iCs/>
          <w:sz w:val="28"/>
          <w:szCs w:val="28"/>
        </w:rPr>
      </w:pPr>
      <w:r w:rsidRPr="00EF4B29">
        <w:rPr>
          <w:rFonts w:ascii="Times New Roman" w:hAnsi="Times New Roman" w:cs="Times New Roman"/>
          <w:i/>
          <w:iCs/>
          <w:sz w:val="28"/>
          <w:szCs w:val="28"/>
        </w:rPr>
        <w:t>There is no clear contribution of synaptic parameters to the LTD seen after acute stress</w:t>
      </w:r>
    </w:p>
    <w:p w14:paraId="0A8EB018" w14:textId="044B6F45" w:rsidR="00FC7578" w:rsidRDefault="00FC7578" w:rsidP="00D37F54">
      <w:pPr>
        <w:spacing w:line="240" w:lineRule="auto"/>
        <w:rPr>
          <w:rFonts w:ascii="Times New Roman" w:hAnsi="Times New Roman" w:cs="Times New Roman"/>
        </w:rPr>
      </w:pPr>
      <w:r>
        <w:rPr>
          <w:rFonts w:ascii="Times New Roman" w:hAnsi="Times New Roman" w:cs="Times New Roman"/>
        </w:rPr>
        <w:t xml:space="preserve">To determine if more could be understood about the mechanism underlying the plasticity in acute stress, or lack of plasticity in acute stress when CB1Rs are blocked, variance analyses were conducted (Table 1). </w:t>
      </w:r>
      <w:r w:rsidR="006A66EA">
        <w:rPr>
          <w:rFonts w:ascii="Times New Roman" w:hAnsi="Times New Roman" w:cs="Times New Roman"/>
        </w:rPr>
        <w:t>The variance to mean ratio (VMR) depends on presynaptic release probability (P</w:t>
      </w:r>
      <w:r w:rsidR="006A66EA" w:rsidRPr="006A66EA">
        <w:rPr>
          <w:rFonts w:ascii="Times New Roman" w:hAnsi="Times New Roman" w:cs="Times New Roman"/>
          <w:vertAlign w:val="subscript"/>
        </w:rPr>
        <w:t>r</w:t>
      </w:r>
      <w:r w:rsidR="006A66EA">
        <w:rPr>
          <w:rFonts w:ascii="Times New Roman" w:hAnsi="Times New Roman" w:cs="Times New Roman"/>
        </w:rPr>
        <w:t>) and quantal size (Q</w:t>
      </w:r>
      <w:r w:rsidR="00FF3263">
        <w:rPr>
          <w:rFonts w:ascii="Times New Roman" w:hAnsi="Times New Roman" w:cs="Times New Roman"/>
        </w:rPr>
        <w:t>) and</w:t>
      </w:r>
      <w:r w:rsidR="006A66EA">
        <w:rPr>
          <w:rFonts w:ascii="Times New Roman" w:hAnsi="Times New Roman" w:cs="Times New Roman"/>
        </w:rPr>
        <w:t xml:space="preserve"> can be used to determine if altered synaptic transmission is due to a change in number of active vesicle release sites (N).</w:t>
      </w:r>
      <w:r w:rsidR="00FF3263">
        <w:rPr>
          <w:rFonts w:ascii="Times New Roman" w:hAnsi="Times New Roman" w:cs="Times New Roman"/>
        </w:rPr>
        <w:t xml:space="preserve"> The inverse square of the coefficient of variation (1/CV</w:t>
      </w:r>
      <w:r w:rsidR="00FF3263" w:rsidRPr="00551BDC">
        <w:rPr>
          <w:rFonts w:ascii="Times New Roman" w:hAnsi="Times New Roman" w:cs="Times New Roman"/>
          <w:vertAlign w:val="superscript"/>
        </w:rPr>
        <w:t>2</w:t>
      </w:r>
      <w:r w:rsidR="00FF3263">
        <w:rPr>
          <w:rFonts w:ascii="Times New Roman" w:hAnsi="Times New Roman" w:cs="Times New Roman"/>
        </w:rPr>
        <w:t>) depends on N and Pr, but not Q, allowing for determining if the change is predominately postsynaptic by change in Q.</w:t>
      </w:r>
    </w:p>
    <w:p w14:paraId="7A2BEAE3" w14:textId="1529B788" w:rsidR="009A73AD" w:rsidRDefault="007D06F6" w:rsidP="00D37F54">
      <w:pPr>
        <w:spacing w:line="240" w:lineRule="auto"/>
        <w:rPr>
          <w:rFonts w:ascii="Times New Roman" w:hAnsi="Times New Roman" w:cs="Times New Roman"/>
        </w:rPr>
      </w:pPr>
      <w:r>
        <w:rPr>
          <w:rFonts w:ascii="Times New Roman" w:hAnsi="Times New Roman" w:cs="Times New Roman"/>
        </w:rPr>
        <w:t>There were no</w:t>
      </w:r>
      <w:r w:rsidR="00127C92">
        <w:rPr>
          <w:rFonts w:ascii="Times New Roman" w:hAnsi="Times New Roman" w:cs="Times New Roman"/>
        </w:rPr>
        <w:t xml:space="preserve"> significant</w:t>
      </w:r>
      <w:r>
        <w:rPr>
          <w:rFonts w:ascii="Times New Roman" w:hAnsi="Times New Roman" w:cs="Times New Roman"/>
        </w:rPr>
        <w:t xml:space="preserve"> changes in VMR or 1/CV</w:t>
      </w:r>
      <w:r w:rsidRPr="00551BDC">
        <w:rPr>
          <w:rFonts w:ascii="Times New Roman" w:hAnsi="Times New Roman" w:cs="Times New Roman"/>
          <w:vertAlign w:val="superscript"/>
        </w:rPr>
        <w:t>2</w:t>
      </w:r>
      <w:r>
        <w:rPr>
          <w:rFonts w:ascii="Times New Roman" w:hAnsi="Times New Roman" w:cs="Times New Roman"/>
        </w:rPr>
        <w:t xml:space="preserve"> for any of the groups tested</w:t>
      </w:r>
      <w:r w:rsidR="00127C92">
        <w:rPr>
          <w:rFonts w:ascii="Times New Roman" w:hAnsi="Times New Roman" w:cs="Times New Roman"/>
        </w:rPr>
        <w:t xml:space="preserve"> (Table 1)</w:t>
      </w:r>
      <w:r>
        <w:rPr>
          <w:rFonts w:ascii="Times New Roman" w:hAnsi="Times New Roman" w:cs="Times New Roman"/>
        </w:rPr>
        <w:t xml:space="preserve">, </w:t>
      </w:r>
      <w:r w:rsidR="00F11127">
        <w:rPr>
          <w:rFonts w:ascii="Times New Roman" w:hAnsi="Times New Roman" w:cs="Times New Roman"/>
        </w:rPr>
        <w:t xml:space="preserve">giving no further information about the mechanism of plasticity seen after acute </w:t>
      </w:r>
      <w:commentRangeStart w:id="27"/>
      <w:r w:rsidR="00F11127">
        <w:rPr>
          <w:rFonts w:ascii="Times New Roman" w:hAnsi="Times New Roman" w:cs="Times New Roman"/>
        </w:rPr>
        <w:t>stress</w:t>
      </w:r>
      <w:commentRangeEnd w:id="27"/>
      <w:r w:rsidR="00400B7B">
        <w:rPr>
          <w:rStyle w:val="CommentReference"/>
          <w:rFonts w:ascii="Times New Roman" w:hAnsi="Times New Roman" w:cs="Times New Roman"/>
          <w:sz w:val="24"/>
          <w:szCs w:val="24"/>
        </w:rPr>
        <w:commentReference w:id="27"/>
      </w:r>
      <w:r w:rsidR="00F11127">
        <w:rPr>
          <w:rFonts w:ascii="Times New Roman" w:hAnsi="Times New Roman" w:cs="Times New Roman"/>
        </w:rPr>
        <w:t>.</w:t>
      </w:r>
    </w:p>
    <w:p w14:paraId="64D03720" w14:textId="77777777" w:rsidR="009A73AD" w:rsidRDefault="009A73AD" w:rsidP="00D37F54">
      <w:pPr>
        <w:spacing w:line="240" w:lineRule="auto"/>
        <w:rPr>
          <w:rFonts w:ascii="Times New Roman" w:hAnsi="Times New Roman" w:cs="Times New Roman"/>
        </w:rPr>
      </w:pPr>
    </w:p>
    <w:p w14:paraId="570B2E09" w14:textId="1D5C97C1" w:rsidR="00537A52" w:rsidRDefault="00537A52" w:rsidP="00D37F54">
      <w:pPr>
        <w:spacing w:line="240" w:lineRule="auto"/>
        <w:rPr>
          <w:rFonts w:ascii="Times New Roman" w:hAnsi="Times New Roman" w:cs="Times New Roman"/>
        </w:rPr>
      </w:pPr>
      <w:r w:rsidRPr="00E51C1E">
        <w:rPr>
          <w:rFonts w:ascii="Times New Roman" w:hAnsi="Times New Roman" w:cs="Times New Roman"/>
          <w:b/>
          <w:bCs/>
        </w:rPr>
        <w:t>Table 1:</w:t>
      </w:r>
      <w:r>
        <w:rPr>
          <w:rFonts w:ascii="Times New Roman" w:hAnsi="Times New Roman" w:cs="Times New Roman"/>
        </w:rPr>
        <w:t xml:space="preserve"> </w:t>
      </w:r>
      <w:r w:rsidR="00284A61">
        <w:rPr>
          <w:rFonts w:ascii="Times New Roman" w:hAnsi="Times New Roman" w:cs="Times New Roman"/>
        </w:rPr>
        <w:t>Variance analysis of eEPSCs, p-values from Wilcoxon test.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5"/>
        <w:gridCol w:w="2608"/>
        <w:gridCol w:w="2486"/>
      </w:tblGrid>
      <w:tr w:rsidR="00537A52" w14:paraId="5B25E984" w14:textId="77777777" w:rsidTr="00057F3A">
        <w:tc>
          <w:tcPr>
            <w:tcW w:w="3823" w:type="dxa"/>
            <w:tcBorders>
              <w:top w:val="single" w:sz="4" w:space="0" w:color="auto"/>
              <w:bottom w:val="single" w:sz="4" w:space="0" w:color="auto"/>
            </w:tcBorders>
          </w:tcPr>
          <w:p w14:paraId="068DD253" w14:textId="77777777" w:rsidR="00537A52" w:rsidRDefault="00537A52" w:rsidP="00D37F54">
            <w:pPr>
              <w:rPr>
                <w:rFonts w:ascii="Times New Roman" w:hAnsi="Times New Roman" w:cs="Times New Roman"/>
              </w:rPr>
            </w:pPr>
          </w:p>
        </w:tc>
        <w:tc>
          <w:tcPr>
            <w:tcW w:w="2835" w:type="dxa"/>
            <w:tcBorders>
              <w:top w:val="single" w:sz="4" w:space="0" w:color="auto"/>
              <w:bottom w:val="single" w:sz="4" w:space="0" w:color="auto"/>
            </w:tcBorders>
          </w:tcPr>
          <w:p w14:paraId="09CA695C" w14:textId="64AC2414" w:rsidR="00537A52" w:rsidRDefault="00537A52" w:rsidP="00D37F54">
            <w:pPr>
              <w:rPr>
                <w:rFonts w:ascii="Times New Roman" w:hAnsi="Times New Roman" w:cs="Times New Roman"/>
              </w:rPr>
            </w:pPr>
            <w:r>
              <w:rPr>
                <w:rFonts w:ascii="Times New Roman" w:hAnsi="Times New Roman" w:cs="Times New Roman"/>
              </w:rPr>
              <w:t>VMR</w:t>
            </w:r>
          </w:p>
        </w:tc>
        <w:tc>
          <w:tcPr>
            <w:tcW w:w="2692" w:type="dxa"/>
            <w:tcBorders>
              <w:top w:val="single" w:sz="4" w:space="0" w:color="auto"/>
              <w:bottom w:val="single" w:sz="4" w:space="0" w:color="auto"/>
            </w:tcBorders>
          </w:tcPr>
          <w:p w14:paraId="3538B288" w14:textId="2CC8680F" w:rsidR="00537A52" w:rsidRDefault="00551BDC" w:rsidP="00D37F54">
            <w:pPr>
              <w:rPr>
                <w:rFonts w:ascii="Times New Roman" w:hAnsi="Times New Roman" w:cs="Times New Roman"/>
              </w:rPr>
            </w:pPr>
            <w:r>
              <w:rPr>
                <w:rFonts w:ascii="Times New Roman" w:hAnsi="Times New Roman" w:cs="Times New Roman"/>
              </w:rPr>
              <w:t>1/CV</w:t>
            </w:r>
            <w:r w:rsidRPr="00551BDC">
              <w:rPr>
                <w:rFonts w:ascii="Times New Roman" w:hAnsi="Times New Roman" w:cs="Times New Roman"/>
                <w:vertAlign w:val="superscript"/>
              </w:rPr>
              <w:t>2</w:t>
            </w:r>
          </w:p>
        </w:tc>
      </w:tr>
      <w:tr w:rsidR="00537A52" w14:paraId="72B0C429" w14:textId="77777777" w:rsidTr="00057F3A">
        <w:tc>
          <w:tcPr>
            <w:tcW w:w="3823" w:type="dxa"/>
            <w:tcBorders>
              <w:top w:val="single" w:sz="4" w:space="0" w:color="auto"/>
            </w:tcBorders>
          </w:tcPr>
          <w:p w14:paraId="587C4C30" w14:textId="71006812" w:rsidR="00537A52" w:rsidRDefault="00537A52" w:rsidP="00D37F54">
            <w:pPr>
              <w:rPr>
                <w:rFonts w:ascii="Times New Roman" w:hAnsi="Times New Roman" w:cs="Times New Roman"/>
              </w:rPr>
            </w:pPr>
            <w:r>
              <w:rPr>
                <w:rFonts w:ascii="Times New Roman" w:hAnsi="Times New Roman" w:cs="Times New Roman"/>
              </w:rPr>
              <w:t xml:space="preserve">Naïve </w:t>
            </w:r>
          </w:p>
        </w:tc>
        <w:tc>
          <w:tcPr>
            <w:tcW w:w="2835" w:type="dxa"/>
            <w:tcBorders>
              <w:top w:val="single" w:sz="4" w:space="0" w:color="auto"/>
            </w:tcBorders>
          </w:tcPr>
          <w:p w14:paraId="3383A21C" w14:textId="41E61FCD" w:rsidR="00537A52" w:rsidRDefault="00AE7153" w:rsidP="00D37F54">
            <w:pPr>
              <w:rPr>
                <w:rFonts w:ascii="Times New Roman" w:hAnsi="Times New Roman" w:cs="Times New Roman"/>
              </w:rPr>
            </w:pPr>
            <w:r>
              <w:rPr>
                <w:rFonts w:ascii="Times New Roman" w:hAnsi="Times New Roman" w:cs="Times New Roman"/>
              </w:rPr>
              <w:t>0.16</w:t>
            </w:r>
          </w:p>
        </w:tc>
        <w:tc>
          <w:tcPr>
            <w:tcW w:w="2692" w:type="dxa"/>
            <w:tcBorders>
              <w:top w:val="single" w:sz="4" w:space="0" w:color="auto"/>
            </w:tcBorders>
          </w:tcPr>
          <w:p w14:paraId="5BEEC963" w14:textId="08F80DEF" w:rsidR="00537A52" w:rsidRDefault="00AE7153" w:rsidP="00D37F54">
            <w:pPr>
              <w:rPr>
                <w:rFonts w:ascii="Times New Roman" w:hAnsi="Times New Roman" w:cs="Times New Roman"/>
              </w:rPr>
            </w:pPr>
            <w:r>
              <w:rPr>
                <w:rFonts w:ascii="Times New Roman" w:hAnsi="Times New Roman" w:cs="Times New Roman"/>
              </w:rPr>
              <w:t>0.084</w:t>
            </w:r>
          </w:p>
        </w:tc>
      </w:tr>
      <w:tr w:rsidR="00537A52" w14:paraId="6929C46A" w14:textId="77777777" w:rsidTr="00057F3A">
        <w:tc>
          <w:tcPr>
            <w:tcW w:w="3823" w:type="dxa"/>
          </w:tcPr>
          <w:p w14:paraId="02625A00" w14:textId="06107D76" w:rsidR="00537A52" w:rsidRDefault="00537A52" w:rsidP="00537A52">
            <w:pPr>
              <w:rPr>
                <w:rFonts w:ascii="Times New Roman" w:hAnsi="Times New Roman" w:cs="Times New Roman"/>
              </w:rPr>
            </w:pPr>
            <w:r>
              <w:rPr>
                <w:rFonts w:ascii="Times New Roman" w:hAnsi="Times New Roman" w:cs="Times New Roman"/>
              </w:rPr>
              <w:t>Acute stress</w:t>
            </w:r>
          </w:p>
        </w:tc>
        <w:tc>
          <w:tcPr>
            <w:tcW w:w="2835" w:type="dxa"/>
          </w:tcPr>
          <w:p w14:paraId="12236448" w14:textId="32C0EE89" w:rsidR="00537A52" w:rsidRDefault="00AE7153" w:rsidP="00537A52">
            <w:pPr>
              <w:rPr>
                <w:rFonts w:ascii="Times New Roman" w:hAnsi="Times New Roman" w:cs="Times New Roman"/>
              </w:rPr>
            </w:pPr>
            <w:r>
              <w:rPr>
                <w:rFonts w:ascii="Times New Roman" w:hAnsi="Times New Roman" w:cs="Times New Roman"/>
              </w:rPr>
              <w:t>0.46</w:t>
            </w:r>
          </w:p>
        </w:tc>
        <w:tc>
          <w:tcPr>
            <w:tcW w:w="2692" w:type="dxa"/>
          </w:tcPr>
          <w:p w14:paraId="72CACD10" w14:textId="7F56A763" w:rsidR="00537A52" w:rsidRDefault="00AE7153" w:rsidP="00537A52">
            <w:pPr>
              <w:rPr>
                <w:rFonts w:ascii="Times New Roman" w:hAnsi="Times New Roman" w:cs="Times New Roman"/>
              </w:rPr>
            </w:pPr>
            <w:r>
              <w:rPr>
                <w:rFonts w:ascii="Times New Roman" w:hAnsi="Times New Roman" w:cs="Times New Roman"/>
              </w:rPr>
              <w:t>0.078</w:t>
            </w:r>
          </w:p>
        </w:tc>
      </w:tr>
      <w:tr w:rsidR="00537A52" w14:paraId="65B36BF9" w14:textId="77777777" w:rsidTr="00057F3A">
        <w:tc>
          <w:tcPr>
            <w:tcW w:w="3823" w:type="dxa"/>
          </w:tcPr>
          <w:p w14:paraId="0260FC0A" w14:textId="2A8039EB" w:rsidR="00537A52" w:rsidRDefault="00537A52" w:rsidP="00537A52">
            <w:pPr>
              <w:rPr>
                <w:rFonts w:ascii="Times New Roman" w:hAnsi="Times New Roman" w:cs="Times New Roman"/>
              </w:rPr>
            </w:pPr>
            <w:r>
              <w:rPr>
                <w:rFonts w:ascii="Times New Roman" w:hAnsi="Times New Roman" w:cs="Times New Roman"/>
              </w:rPr>
              <w:t>Acute stress with CB1Rs blocked</w:t>
            </w:r>
          </w:p>
        </w:tc>
        <w:tc>
          <w:tcPr>
            <w:tcW w:w="2835" w:type="dxa"/>
          </w:tcPr>
          <w:p w14:paraId="5DB1C3D4" w14:textId="1129992A" w:rsidR="00537A52" w:rsidRDefault="00AE7153" w:rsidP="00537A52">
            <w:pPr>
              <w:rPr>
                <w:rFonts w:ascii="Times New Roman" w:hAnsi="Times New Roman" w:cs="Times New Roman"/>
              </w:rPr>
            </w:pPr>
            <w:r>
              <w:rPr>
                <w:rFonts w:ascii="Times New Roman" w:hAnsi="Times New Roman" w:cs="Times New Roman"/>
              </w:rPr>
              <w:t>0.084</w:t>
            </w:r>
          </w:p>
        </w:tc>
        <w:tc>
          <w:tcPr>
            <w:tcW w:w="2692" w:type="dxa"/>
          </w:tcPr>
          <w:p w14:paraId="07B27EB4" w14:textId="2C4743EA" w:rsidR="00537A52" w:rsidRDefault="00AE7153" w:rsidP="00537A52">
            <w:pPr>
              <w:rPr>
                <w:rFonts w:ascii="Times New Roman" w:hAnsi="Times New Roman" w:cs="Times New Roman"/>
              </w:rPr>
            </w:pPr>
            <w:r>
              <w:rPr>
                <w:rFonts w:ascii="Times New Roman" w:hAnsi="Times New Roman" w:cs="Times New Roman"/>
              </w:rPr>
              <w:t>0.32</w:t>
            </w:r>
          </w:p>
        </w:tc>
      </w:tr>
      <w:tr w:rsidR="00537A52" w14:paraId="13FF01FF" w14:textId="77777777" w:rsidTr="00057F3A">
        <w:tc>
          <w:tcPr>
            <w:tcW w:w="3823" w:type="dxa"/>
          </w:tcPr>
          <w:p w14:paraId="2F420C38" w14:textId="143AAF49" w:rsidR="00537A52" w:rsidRDefault="00537A52" w:rsidP="00537A52">
            <w:pPr>
              <w:rPr>
                <w:rFonts w:ascii="Times New Roman" w:hAnsi="Times New Roman" w:cs="Times New Roman"/>
              </w:rPr>
            </w:pPr>
            <w:r>
              <w:rPr>
                <w:rFonts w:ascii="Times New Roman" w:hAnsi="Times New Roman" w:cs="Times New Roman"/>
              </w:rPr>
              <w:t>Repeated stress</w:t>
            </w:r>
          </w:p>
        </w:tc>
        <w:tc>
          <w:tcPr>
            <w:tcW w:w="2835" w:type="dxa"/>
          </w:tcPr>
          <w:p w14:paraId="13DB953E" w14:textId="3F396DA6" w:rsidR="00537A52" w:rsidRDefault="00AE7153" w:rsidP="00537A52">
            <w:pPr>
              <w:rPr>
                <w:rFonts w:ascii="Times New Roman" w:hAnsi="Times New Roman" w:cs="Times New Roman"/>
              </w:rPr>
            </w:pPr>
            <w:r>
              <w:rPr>
                <w:rFonts w:ascii="Times New Roman" w:hAnsi="Times New Roman" w:cs="Times New Roman"/>
              </w:rPr>
              <w:t>0.91</w:t>
            </w:r>
          </w:p>
        </w:tc>
        <w:tc>
          <w:tcPr>
            <w:tcW w:w="2692" w:type="dxa"/>
          </w:tcPr>
          <w:p w14:paraId="69F91748" w14:textId="60667FE6" w:rsidR="00537A52" w:rsidRDefault="00AE7153" w:rsidP="00537A52">
            <w:pPr>
              <w:rPr>
                <w:rFonts w:ascii="Times New Roman" w:hAnsi="Times New Roman" w:cs="Times New Roman"/>
              </w:rPr>
            </w:pPr>
            <w:r>
              <w:rPr>
                <w:rFonts w:ascii="Times New Roman" w:hAnsi="Times New Roman" w:cs="Times New Roman"/>
              </w:rPr>
              <w:t>0.91</w:t>
            </w:r>
          </w:p>
        </w:tc>
      </w:tr>
    </w:tbl>
    <w:p w14:paraId="668CC4A1" w14:textId="77777777" w:rsidR="00537A52" w:rsidRDefault="00537A52" w:rsidP="00D37F54">
      <w:pPr>
        <w:spacing w:line="240" w:lineRule="auto"/>
        <w:rPr>
          <w:rFonts w:ascii="Times New Roman" w:hAnsi="Times New Roman" w:cs="Times New Roman"/>
        </w:rPr>
      </w:pPr>
    </w:p>
    <w:p w14:paraId="3E2ACDAC" w14:textId="38E3AACB" w:rsidR="00D37F54" w:rsidRDefault="00D37F54" w:rsidP="00DC3AD6">
      <w:pPr>
        <w:spacing w:line="240" w:lineRule="auto"/>
        <w:rPr>
          <w:rFonts w:ascii="Times New Roman" w:hAnsi="Times New Roman" w:cs="Times New Roman"/>
        </w:rPr>
      </w:pPr>
    </w:p>
    <w:p w14:paraId="0CC0127D" w14:textId="2D2E556B" w:rsidR="00B06FA8" w:rsidRPr="00CB0692" w:rsidRDefault="00175AB0" w:rsidP="00B078E1">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DMH neurons are less excitable in the long-term after an acute stress</w:t>
      </w:r>
    </w:p>
    <w:p w14:paraId="03F8E7B3" w14:textId="687840C0" w:rsidR="00175AB0" w:rsidRDefault="007D5ABC" w:rsidP="00B078E1">
      <w:pPr>
        <w:spacing w:line="240" w:lineRule="auto"/>
        <w:rPr>
          <w:rFonts w:ascii="Times New Roman" w:hAnsi="Times New Roman" w:cs="Times New Roman"/>
        </w:rPr>
      </w:pPr>
      <w:r>
        <w:rPr>
          <w:rFonts w:ascii="Times New Roman" w:hAnsi="Times New Roman" w:cs="Times New Roman"/>
        </w:rPr>
        <w:t>To determine if stress alters neuronal excitability, a</w:t>
      </w:r>
      <w:r w:rsidR="00175AB0">
        <w:rPr>
          <w:rFonts w:ascii="Times New Roman" w:hAnsi="Times New Roman" w:cs="Times New Roman"/>
        </w:rPr>
        <w:t xml:space="preserve"> current clamp steps protocol </w:t>
      </w:r>
      <w:r>
        <w:rPr>
          <w:rFonts w:ascii="Times New Roman" w:hAnsi="Times New Roman" w:cs="Times New Roman"/>
        </w:rPr>
        <w:t xml:space="preserve">was </w:t>
      </w:r>
      <w:r w:rsidR="00175AB0">
        <w:rPr>
          <w:rFonts w:ascii="Times New Roman" w:hAnsi="Times New Roman" w:cs="Times New Roman"/>
        </w:rPr>
        <w:t>performed before and after HFS</w:t>
      </w:r>
      <w:r>
        <w:rPr>
          <w:rFonts w:ascii="Times New Roman" w:hAnsi="Times New Roman" w:cs="Times New Roman"/>
        </w:rPr>
        <w:t xml:space="preserve"> (Fig. 5).</w:t>
      </w:r>
      <w:r w:rsidR="00175AB0">
        <w:rPr>
          <w:rFonts w:ascii="Times New Roman" w:hAnsi="Times New Roman" w:cs="Times New Roman"/>
        </w:rPr>
        <w:t xml:space="preserve"> </w:t>
      </w:r>
      <w:r w:rsidR="00C85919">
        <w:rPr>
          <w:rFonts w:ascii="Times New Roman" w:hAnsi="Times New Roman" w:cs="Times New Roman"/>
        </w:rPr>
        <w:t>Peak amplitude decreased in the long-term after an acute stressor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w:t>
      </w:r>
      <w:r w:rsidR="00C072C7" w:rsidRPr="00C072C7">
        <w:rPr>
          <w:rFonts w:ascii="Times New Roman" w:hAnsi="Times New Roman" w:cs="Times New Roman"/>
        </w:rPr>
        <w:t xml:space="preserve">5,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0.01216</w:t>
      </w:r>
      <w:r w:rsidR="00E05408">
        <w:rPr>
          <w:rFonts w:ascii="Times New Roman" w:hAnsi="Times New Roman" w:cs="Times New Roman"/>
        </w:rPr>
        <w:t>; Fig. 5A</w:t>
      </w:r>
      <w:r w:rsidR="00C85919">
        <w:rPr>
          <w:rFonts w:ascii="Times New Roman" w:hAnsi="Times New Roman" w:cs="Times New Roman"/>
        </w:rPr>
        <w:t>) and repeated stressor</w:t>
      </w:r>
      <w:r w:rsidR="00C072C7">
        <w:rPr>
          <w:rFonts w:ascii="Times New Roman" w:hAnsi="Times New Roman" w:cs="Times New Roman"/>
        </w:rPr>
        <w:t xml:space="preserve">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9</w:t>
      </w:r>
      <w:r w:rsidR="00C072C7" w:rsidRPr="00C072C7">
        <w:rPr>
          <w:rFonts w:ascii="Times New Roman" w:hAnsi="Times New Roman" w:cs="Times New Roman"/>
        </w:rPr>
        <w:t xml:space="preserve">,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w:t>
      </w:r>
      <w:r w:rsidR="00C072C7">
        <w:rPr>
          <w:rFonts w:ascii="Times New Roman" w:hAnsi="Times New Roman" w:cs="Times New Roman"/>
        </w:rPr>
        <w:t>2531</w:t>
      </w:r>
      <w:r w:rsidR="00E05408">
        <w:rPr>
          <w:rFonts w:ascii="Times New Roman" w:hAnsi="Times New Roman" w:cs="Times New Roman"/>
        </w:rPr>
        <w:t>; Fig. 5E</w:t>
      </w:r>
      <w:r w:rsidR="00C072C7">
        <w:rPr>
          <w:rFonts w:ascii="Times New Roman" w:hAnsi="Times New Roman" w:cs="Times New Roman"/>
        </w:rPr>
        <w:t>)</w:t>
      </w:r>
      <w:r w:rsidR="00C85919">
        <w:rPr>
          <w:rFonts w:ascii="Times New Roman" w:hAnsi="Times New Roman" w:cs="Times New Roman"/>
        </w:rPr>
        <w:t>, but not under acute stress when CB1Rs were blocked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6</w:t>
      </w:r>
      <w:r w:rsidR="00C072C7" w:rsidRPr="00C072C7">
        <w:rPr>
          <w:rFonts w:ascii="Times New Roman" w:hAnsi="Times New Roman" w:cs="Times New Roman"/>
        </w:rPr>
        <w:t xml:space="preserve">,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w:t>
      </w:r>
      <w:r w:rsidR="00C072C7">
        <w:rPr>
          <w:rFonts w:ascii="Times New Roman" w:hAnsi="Times New Roman" w:cs="Times New Roman"/>
        </w:rPr>
        <w:t>1024</w:t>
      </w:r>
      <w:r w:rsidR="00E05408">
        <w:rPr>
          <w:rFonts w:ascii="Times New Roman" w:hAnsi="Times New Roman" w:cs="Times New Roman"/>
        </w:rPr>
        <w:t>; Fig. 5C</w:t>
      </w:r>
      <w:r w:rsidR="00C85919">
        <w:rPr>
          <w:rFonts w:ascii="Times New Roman" w:hAnsi="Times New Roman" w:cs="Times New Roman"/>
        </w:rPr>
        <w:t>).</w:t>
      </w:r>
      <w:r w:rsidR="001F7484">
        <w:rPr>
          <w:rFonts w:ascii="Times New Roman" w:hAnsi="Times New Roman" w:cs="Times New Roman"/>
        </w:rPr>
        <w:t xml:space="preserve"> </w:t>
      </w:r>
      <w:r>
        <w:rPr>
          <w:rFonts w:ascii="Times New Roman" w:hAnsi="Times New Roman" w:cs="Times New Roman"/>
        </w:rPr>
        <w:t>T</w:t>
      </w:r>
      <w:r w:rsidR="000B4847">
        <w:rPr>
          <w:rFonts w:ascii="Times New Roman" w:hAnsi="Times New Roman" w:cs="Times New Roman"/>
        </w:rPr>
        <w:t xml:space="preserve">he difference in frequency </w:t>
      </w:r>
      <w:r w:rsidR="00632484">
        <w:rPr>
          <w:rFonts w:ascii="Times New Roman" w:hAnsi="Times New Roman" w:cs="Times New Roman"/>
        </w:rPr>
        <w:t xml:space="preserve">after HFS </w:t>
      </w:r>
      <w:r w:rsidR="000B4847">
        <w:rPr>
          <w:rFonts w:ascii="Times New Roman" w:hAnsi="Times New Roman" w:cs="Times New Roman"/>
        </w:rPr>
        <w:t>was significant</w:t>
      </w:r>
      <w:r w:rsidR="00632484">
        <w:rPr>
          <w:rFonts w:ascii="Times New Roman" w:hAnsi="Times New Roman" w:cs="Times New Roman"/>
        </w:rPr>
        <w:t>ly lower in acute stress</w:t>
      </w:r>
      <w:r w:rsidR="000B4847">
        <w:rPr>
          <w:rFonts w:ascii="Times New Roman" w:hAnsi="Times New Roman" w:cs="Times New Roman"/>
        </w:rPr>
        <w:t xml:space="preserve"> from current injection of -10 pA (sweep 5.0) to the highest current injection of 40</w:t>
      </w:r>
      <w:r w:rsidR="00133B2C">
        <w:rPr>
          <w:rFonts w:ascii="Times New Roman" w:hAnsi="Times New Roman" w:cs="Times New Roman"/>
        </w:rPr>
        <w:t xml:space="preserve"> </w:t>
      </w:r>
      <w:r w:rsidR="000B4847">
        <w:rPr>
          <w:rFonts w:ascii="Times New Roman" w:hAnsi="Times New Roman" w:cs="Times New Roman"/>
        </w:rPr>
        <w:t>pA (sweep 10.0)</w:t>
      </w:r>
      <w:r w:rsidR="00133B2C">
        <w:rPr>
          <w:rFonts w:ascii="Times New Roman" w:hAnsi="Times New Roman" w:cs="Times New Roman"/>
        </w:rPr>
        <w:t xml:space="preserve"> (</w:t>
      </w:r>
      <w:r w:rsidR="00C072C7">
        <w:rPr>
          <w:rFonts w:ascii="Times New Roman" w:hAnsi="Times New Roman" w:cs="Times New Roman"/>
        </w:rPr>
        <w:t xml:space="preserve">n = 8, </w:t>
      </w:r>
      <w:r w:rsidR="00133B2C">
        <w:rPr>
          <w:rFonts w:ascii="Times New Roman" w:hAnsi="Times New Roman" w:cs="Times New Roman"/>
        </w:rPr>
        <w:t xml:space="preserve">Wilcoxon test, </w:t>
      </w:r>
      <w:r w:rsidR="00133B2C" w:rsidRPr="00133B2C">
        <w:rPr>
          <w:rFonts w:ascii="Times New Roman" w:hAnsi="Times New Roman" w:cs="Times New Roman"/>
        </w:rPr>
        <w:t>p</w:t>
      </w:r>
      <w:r w:rsidR="00133B2C">
        <w:rPr>
          <w:rFonts w:ascii="Times New Roman" w:hAnsi="Times New Roman" w:cs="Times New Roman"/>
        </w:rPr>
        <w:t xml:space="preserve"> </w:t>
      </w:r>
      <w:r w:rsidR="00133B2C" w:rsidRPr="00133B2C">
        <w:rPr>
          <w:rFonts w:ascii="Times New Roman" w:hAnsi="Times New Roman" w:cs="Times New Roman"/>
        </w:rPr>
        <w:t>= 0.031, 0.021, 0.022, 0.022, 0.022, 0.025</w:t>
      </w:r>
      <w:r w:rsidR="00133B2C">
        <w:rPr>
          <w:rFonts w:ascii="Times New Roman" w:hAnsi="Times New Roman" w:cs="Times New Roman"/>
        </w:rPr>
        <w:t>; Fig. 5</w:t>
      </w:r>
      <w:r w:rsidR="006E5B8C">
        <w:rPr>
          <w:rFonts w:ascii="Times New Roman" w:hAnsi="Times New Roman" w:cs="Times New Roman"/>
        </w:rPr>
        <w:t>B</w:t>
      </w:r>
      <w:r w:rsidR="00133B2C">
        <w:rPr>
          <w:rFonts w:ascii="Times New Roman" w:hAnsi="Times New Roman" w:cs="Times New Roman"/>
        </w:rPr>
        <w:t xml:space="preserve">), but did not exist when CB1Rs were blocked </w:t>
      </w:r>
      <w:r w:rsidR="00133B2C">
        <w:rPr>
          <w:rFonts w:ascii="Times New Roman" w:hAnsi="Times New Roman" w:cs="Times New Roman"/>
        </w:rPr>
        <w:lastRenderedPageBreak/>
        <w:t>(</w:t>
      </w:r>
      <w:r w:rsidR="00C072C7">
        <w:rPr>
          <w:rFonts w:ascii="Times New Roman" w:hAnsi="Times New Roman" w:cs="Times New Roman"/>
        </w:rPr>
        <w:t xml:space="preserve">n = 10, </w:t>
      </w:r>
      <w:r w:rsidR="00133B2C">
        <w:rPr>
          <w:rFonts w:ascii="Times New Roman" w:hAnsi="Times New Roman" w:cs="Times New Roman"/>
        </w:rPr>
        <w:t xml:space="preserve">Wilcoxon test, p = </w:t>
      </w:r>
      <w:r w:rsidR="00133B2C" w:rsidRPr="00133B2C">
        <w:rPr>
          <w:rFonts w:ascii="Times New Roman" w:hAnsi="Times New Roman" w:cs="Times New Roman"/>
        </w:rPr>
        <w:t>0.37, 0.35, 0.30, 0.35, 0.83, 0.90</w:t>
      </w:r>
      <w:r w:rsidR="00133B2C">
        <w:rPr>
          <w:rFonts w:ascii="Times New Roman" w:hAnsi="Times New Roman" w:cs="Times New Roman"/>
        </w:rPr>
        <w:t>; Fig. 5</w:t>
      </w:r>
      <w:r w:rsidR="006E5B8C">
        <w:rPr>
          <w:rFonts w:ascii="Times New Roman" w:hAnsi="Times New Roman" w:cs="Times New Roman"/>
        </w:rPr>
        <w:t>D</w:t>
      </w:r>
      <w:r w:rsidR="00133B2C">
        <w:rPr>
          <w:rFonts w:ascii="Times New Roman" w:hAnsi="Times New Roman" w:cs="Times New Roman"/>
        </w:rPr>
        <w:t>).</w:t>
      </w:r>
      <w:r w:rsidR="001F7484">
        <w:rPr>
          <w:rFonts w:ascii="Times New Roman" w:hAnsi="Times New Roman" w:cs="Times New Roman"/>
        </w:rPr>
        <w:t xml:space="preserve"> </w:t>
      </w:r>
      <w:r w:rsidR="00655F6C">
        <w:rPr>
          <w:rFonts w:ascii="Times New Roman" w:hAnsi="Times New Roman" w:cs="Times New Roman"/>
        </w:rPr>
        <w:t>Despite</w:t>
      </w:r>
      <w:r w:rsidR="00706612">
        <w:rPr>
          <w:rFonts w:ascii="Times New Roman" w:hAnsi="Times New Roman" w:cs="Times New Roman"/>
        </w:rPr>
        <w:t xml:space="preserve"> the long-term change in peak amplitude for repeated stress, there was no effect on the </w:t>
      </w:r>
      <w:r w:rsidR="00655F6C">
        <w:rPr>
          <w:rFonts w:ascii="Times New Roman" w:hAnsi="Times New Roman" w:cs="Times New Roman"/>
        </w:rPr>
        <w:t>frequency</w:t>
      </w:r>
      <w:r w:rsidR="00706612">
        <w:rPr>
          <w:rFonts w:ascii="Times New Roman" w:hAnsi="Times New Roman" w:cs="Times New Roman"/>
        </w:rPr>
        <w:t xml:space="preserve"> of action </w:t>
      </w:r>
      <w:r w:rsidR="00655F6C">
        <w:rPr>
          <w:rFonts w:ascii="Times New Roman" w:hAnsi="Times New Roman" w:cs="Times New Roman"/>
        </w:rPr>
        <w:t>potentials</w:t>
      </w:r>
      <w:r w:rsidR="00706612">
        <w:rPr>
          <w:rFonts w:ascii="Times New Roman" w:hAnsi="Times New Roman" w:cs="Times New Roman"/>
        </w:rPr>
        <w:t xml:space="preserve"> n = 0, Wilcoxon test, p =</w:t>
      </w:r>
      <w:r w:rsidR="00706612" w:rsidRPr="00706612">
        <w:t xml:space="preserve"> </w:t>
      </w:r>
      <w:r w:rsidR="00706612" w:rsidRPr="00706612">
        <w:rPr>
          <w:rFonts w:ascii="Times New Roman" w:hAnsi="Times New Roman" w:cs="Times New Roman"/>
        </w:rPr>
        <w:t>0.37, 0.17, 0.090, 0.074, 0.16, 0.089</w:t>
      </w:r>
      <w:r w:rsidR="00706612">
        <w:rPr>
          <w:rFonts w:ascii="Times New Roman" w:hAnsi="Times New Roman" w:cs="Times New Roman"/>
        </w:rPr>
        <w:t>; Fig. 5F).</w:t>
      </w:r>
    </w:p>
    <w:p w14:paraId="062D992B" w14:textId="7A4B66CB" w:rsidR="00890B8B" w:rsidRDefault="00856765" w:rsidP="00C80B9A">
      <w:pPr>
        <w:spacing w:line="240" w:lineRule="auto"/>
        <w:rPr>
          <w:rFonts w:ascii="Times New Roman" w:hAnsi="Times New Roman" w:cs="Times New Roman"/>
        </w:rPr>
      </w:pPr>
      <w:r>
        <w:rPr>
          <w:rFonts w:ascii="Times New Roman" w:hAnsi="Times New Roman" w:cs="Times New Roman"/>
          <w:noProof/>
        </w:rPr>
        <w:drawing>
          <wp:inline distT="0" distB="0" distL="0" distR="0" wp14:anchorId="39B383B1" wp14:editId="11F0461B">
            <wp:extent cx="5819520" cy="5486400"/>
            <wp:effectExtent l="0" t="0" r="0" b="0"/>
            <wp:docPr id="1228226090" name="Picture 6"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6090" name="Picture 6" descr="A group of graphs showing different types of graphs&#10;&#10;AI-generated content may be incorrect."/>
                    <pic:cNvPicPr/>
                  </pic:nvPicPr>
                  <pic:blipFill rotWithShape="1">
                    <a:blip r:embed="rId14">
                      <a:extLst>
                        <a:ext uri="{28A0092B-C50C-407E-A947-70E740481C1C}">
                          <a14:useLocalDpi xmlns:a14="http://schemas.microsoft.com/office/drawing/2010/main" val="0"/>
                        </a:ext>
                      </a:extLst>
                    </a:blip>
                    <a:srcRect l="1629" t="2462" r="3338" b="3789"/>
                    <a:stretch>
                      <a:fillRect/>
                    </a:stretch>
                  </pic:blipFill>
                  <pic:spPr bwMode="auto">
                    <a:xfrm>
                      <a:off x="0" y="0"/>
                      <a:ext cx="5830118" cy="5496391"/>
                    </a:xfrm>
                    <a:prstGeom prst="rect">
                      <a:avLst/>
                    </a:prstGeom>
                    <a:ln>
                      <a:noFill/>
                    </a:ln>
                    <a:extLst>
                      <a:ext uri="{53640926-AAD7-44D8-BBD7-CCE9431645EC}">
                        <a14:shadowObscured xmlns:a14="http://schemas.microsoft.com/office/drawing/2010/main"/>
                      </a:ext>
                    </a:extLst>
                  </pic:spPr>
                </pic:pic>
              </a:graphicData>
            </a:graphic>
          </wp:inline>
        </w:drawing>
      </w:r>
    </w:p>
    <w:p w14:paraId="481FECBD" w14:textId="3466770D" w:rsidR="008F7841" w:rsidRDefault="008F7841" w:rsidP="00C80B9A">
      <w:pPr>
        <w:spacing w:line="240" w:lineRule="auto"/>
        <w:rPr>
          <w:rFonts w:ascii="Times New Roman" w:hAnsi="Times New Roman" w:cs="Times New Roman"/>
        </w:rPr>
      </w:pPr>
      <w:r w:rsidRPr="005B2E1B">
        <w:rPr>
          <w:rFonts w:ascii="Times New Roman" w:hAnsi="Times New Roman" w:cs="Times New Roman"/>
          <w:b/>
          <w:bCs/>
        </w:rPr>
        <w:t>Figure 5:</w:t>
      </w:r>
      <w:r>
        <w:rPr>
          <w:rFonts w:ascii="Times New Roman" w:hAnsi="Times New Roman" w:cs="Times New Roman"/>
        </w:rPr>
        <w:t xml:space="preserve"> </w:t>
      </w:r>
      <w:r w:rsidR="00592D4F">
        <w:rPr>
          <w:rFonts w:ascii="Times New Roman" w:hAnsi="Times New Roman" w:cs="Times New Roman"/>
        </w:rPr>
        <w:t xml:space="preserve">Acute stress decreases the excitability of DMH neurons in the long term. Data was recorded before and 25 minutes after HFS. Each point represents the mean </w:t>
      </w:r>
      <w:r w:rsidR="007A7B49">
        <w:rPr>
          <w:rFonts w:ascii="Times New Roman" w:hAnsi="Times New Roman" w:cs="Times New Roman"/>
        </w:rPr>
        <w:t>peak amplitude</w:t>
      </w:r>
      <w:r w:rsidR="00592D4F">
        <w:rPr>
          <w:rFonts w:ascii="Times New Roman" w:hAnsi="Times New Roman" w:cs="Times New Roman"/>
        </w:rPr>
        <w:t xml:space="preserve"> of a single cell averaged over the baseline period (0 to 5 minutes) or the </w:t>
      </w:r>
      <w:r w:rsidR="00D76221">
        <w:rPr>
          <w:rFonts w:ascii="Times New Roman" w:hAnsi="Times New Roman" w:cs="Times New Roman"/>
        </w:rPr>
        <w:t>final period</w:t>
      </w:r>
      <w:r w:rsidR="00592D4F">
        <w:rPr>
          <w:rFonts w:ascii="Times New Roman" w:hAnsi="Times New Roman" w:cs="Times New Roman"/>
        </w:rPr>
        <w:t xml:space="preserve"> </w:t>
      </w:r>
      <w:r w:rsidR="00D76221">
        <w:rPr>
          <w:rFonts w:ascii="Times New Roman" w:hAnsi="Times New Roman" w:cs="Times New Roman"/>
        </w:rPr>
        <w:t>(</w:t>
      </w:r>
      <w:r w:rsidR="00592D4F">
        <w:rPr>
          <w:rFonts w:ascii="Times New Roman" w:hAnsi="Times New Roman" w:cs="Times New Roman"/>
        </w:rPr>
        <w:t>25 to 30 minutes</w:t>
      </w:r>
      <w:r w:rsidR="00D76221">
        <w:rPr>
          <w:rFonts w:ascii="Times New Roman" w:hAnsi="Times New Roman" w:cs="Times New Roman"/>
        </w:rPr>
        <w:t>)</w:t>
      </w:r>
      <w:r w:rsidR="00592D4F">
        <w:rPr>
          <w:rFonts w:ascii="Times New Roman" w:hAnsi="Times New Roman" w:cs="Times New Roman"/>
        </w:rPr>
        <w:t xml:space="preserve"> of the evoked current protocol, and the colour line represents the mean </w:t>
      </w:r>
      <w:r w:rsidR="00592D4F" w:rsidRPr="00A6385A">
        <w:rPr>
          <w:rFonts w:ascii="Times New Roman" w:hAnsi="Times New Roman" w:cs="Times New Roman"/>
        </w:rPr>
        <w:t>±</w:t>
      </w:r>
      <w:r w:rsidR="00592D4F">
        <w:rPr>
          <w:rFonts w:ascii="Times New Roman" w:hAnsi="Times New Roman" w:cs="Times New Roman"/>
        </w:rPr>
        <w:t xml:space="preserve"> SE for each group</w:t>
      </w:r>
      <w:r w:rsidR="007A7B49">
        <w:rPr>
          <w:rFonts w:ascii="Times New Roman" w:hAnsi="Times New Roman" w:cs="Times New Roman"/>
        </w:rPr>
        <w:t>, any cells that did not fire action potentials were removed</w:t>
      </w:r>
      <w:r w:rsidR="00592D4F">
        <w:rPr>
          <w:rFonts w:ascii="Times New Roman" w:hAnsi="Times New Roman" w:cs="Times New Roman"/>
        </w:rPr>
        <w:t xml:space="preserve"> (A, C, E). Each point represents the mean </w:t>
      </w:r>
      <w:r w:rsidR="007A7B49">
        <w:rPr>
          <w:rFonts w:ascii="Times New Roman" w:hAnsi="Times New Roman" w:cs="Times New Roman"/>
        </w:rPr>
        <w:t xml:space="preserve">frequency </w:t>
      </w:r>
      <w:r w:rsidR="00592D4F" w:rsidRPr="00A6385A">
        <w:rPr>
          <w:rFonts w:ascii="Times New Roman" w:hAnsi="Times New Roman" w:cs="Times New Roman"/>
        </w:rPr>
        <w:t>±</w:t>
      </w:r>
      <w:r w:rsidR="00592D4F">
        <w:rPr>
          <w:rFonts w:ascii="Times New Roman" w:hAnsi="Times New Roman" w:cs="Times New Roman"/>
        </w:rPr>
        <w:t xml:space="preserve"> SE</w:t>
      </w:r>
      <w:r w:rsidR="007A7B49">
        <w:rPr>
          <w:rFonts w:ascii="Times New Roman" w:hAnsi="Times New Roman" w:cs="Times New Roman"/>
        </w:rPr>
        <w:t xml:space="preserve"> for each cell for each state (B, D, F). </w:t>
      </w:r>
      <w:r w:rsidR="00E05855">
        <w:rPr>
          <w:rFonts w:ascii="Times New Roman" w:hAnsi="Times New Roman" w:cs="Times New Roman"/>
        </w:rPr>
        <w:t xml:space="preserve">Wilcoxon signed-rank test, </w:t>
      </w:r>
      <w:r w:rsidR="007A7B49">
        <w:rPr>
          <w:rFonts w:ascii="Times New Roman" w:hAnsi="Times New Roman" w:cs="Times New Roman"/>
        </w:rPr>
        <w:t>* = p &lt; 0.</w:t>
      </w:r>
      <w:commentRangeStart w:id="28"/>
      <w:r w:rsidR="007A7B49">
        <w:rPr>
          <w:rFonts w:ascii="Times New Roman" w:hAnsi="Times New Roman" w:cs="Times New Roman"/>
        </w:rPr>
        <w:t>05</w:t>
      </w:r>
      <w:commentRangeEnd w:id="28"/>
      <w:r w:rsidR="00400B7B">
        <w:rPr>
          <w:rStyle w:val="CommentReference"/>
          <w:rFonts w:ascii="Times New Roman" w:hAnsi="Times New Roman" w:cs="Times New Roman"/>
          <w:sz w:val="24"/>
          <w:szCs w:val="24"/>
        </w:rPr>
        <w:commentReference w:id="28"/>
      </w:r>
      <w:r w:rsidR="007A7B49">
        <w:rPr>
          <w:rFonts w:ascii="Times New Roman" w:hAnsi="Times New Roman" w:cs="Times New Roman"/>
        </w:rPr>
        <w:t>.</w:t>
      </w:r>
    </w:p>
    <w:p w14:paraId="70820291" w14:textId="10A82CFA" w:rsidR="00890B8B" w:rsidRDefault="006D260E" w:rsidP="006D260E">
      <w:pPr>
        <w:tabs>
          <w:tab w:val="left" w:pos="2908"/>
        </w:tabs>
        <w:spacing w:line="240" w:lineRule="auto"/>
        <w:rPr>
          <w:rFonts w:ascii="Times New Roman" w:hAnsi="Times New Roman" w:cs="Times New Roman"/>
        </w:rPr>
      </w:pPr>
      <w:r>
        <w:rPr>
          <w:rFonts w:ascii="Times New Roman" w:hAnsi="Times New Roman" w:cs="Times New Roman"/>
        </w:rPr>
        <w:tab/>
      </w:r>
    </w:p>
    <w:p w14:paraId="4FE46705" w14:textId="38C41B34" w:rsidR="00BC3593" w:rsidRDefault="00BC3593" w:rsidP="00F2372A">
      <w:pPr>
        <w:spacing w:line="240" w:lineRule="auto"/>
        <w:rPr>
          <w:rFonts w:ascii="Times New Roman" w:hAnsi="Times New Roman" w:cs="Times New Roman"/>
        </w:rPr>
      </w:pPr>
    </w:p>
    <w:p w14:paraId="5209E976" w14:textId="5B6DFF9A" w:rsidR="00F2372A" w:rsidRDefault="00F2372A" w:rsidP="00F2372A">
      <w:pPr>
        <w:spacing w:line="240" w:lineRule="auto"/>
        <w:rPr>
          <w:rFonts w:ascii="Times New Roman" w:hAnsi="Times New Roman" w:cs="Times New Roman"/>
        </w:rPr>
      </w:pPr>
    </w:p>
    <w:p w14:paraId="23F24977" w14:textId="196B2B52" w:rsidR="00F2372A" w:rsidRPr="008E5E21" w:rsidRDefault="00F2372A" w:rsidP="001D0801">
      <w:pPr>
        <w:spacing w:line="240" w:lineRule="auto"/>
        <w:rPr>
          <w:rFonts w:ascii="Times New Roman" w:hAnsi="Times New Roman" w:cs="Times New Roman"/>
        </w:rPr>
      </w:pPr>
    </w:p>
    <w:p w14:paraId="2B2F6141" w14:textId="77777777" w:rsidR="00B078E1" w:rsidRPr="008E5E21" w:rsidRDefault="00B078E1" w:rsidP="00271069">
      <w:pPr>
        <w:spacing w:line="240" w:lineRule="auto"/>
        <w:rPr>
          <w:rFonts w:ascii="Times New Roman" w:hAnsi="Times New Roman" w:cs="Times New Roman"/>
        </w:rPr>
      </w:pPr>
    </w:p>
    <w:sectPr w:rsidR="00B078E1" w:rsidRPr="008E5E21" w:rsidSect="00942021">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6-03-26T22:16:00Z" w:initials="KC">
    <w:p w14:paraId="708AA56D" w14:textId="77777777" w:rsidR="009158E1" w:rsidRDefault="009158E1" w:rsidP="009158E1">
      <w:pPr>
        <w:pStyle w:val="CommentText"/>
      </w:pPr>
      <w:r>
        <w:rPr>
          <w:rStyle w:val="CommentReference"/>
        </w:rPr>
        <w:annotationRef/>
      </w:r>
      <w:r>
        <w:t>Always present the naïve first</w:t>
      </w:r>
    </w:p>
  </w:comment>
  <w:comment w:id="1" w:author="Karen Crosby" w:date="2026-03-26T22:17:00Z" w:initials="KC">
    <w:p w14:paraId="28C5C0FF" w14:textId="77777777" w:rsidR="009158E1" w:rsidRDefault="009158E1" w:rsidP="009158E1">
      <w:pPr>
        <w:pStyle w:val="CommentText"/>
      </w:pPr>
      <w:r>
        <w:rPr>
          <w:rStyle w:val="CommentReference"/>
        </w:rPr>
        <w:annotationRef/>
      </w:r>
      <w:r>
        <w:t>Unless you provide an excellent explanation of what this is just above in the methods, you should let your audience know here what this is</w:t>
      </w:r>
    </w:p>
  </w:comment>
  <w:comment w:id="2" w:author="Karen Crosby" w:date="2026-03-26T22:23:00Z" w:initials="KC">
    <w:p w14:paraId="46263F20" w14:textId="77777777" w:rsidR="00792D35" w:rsidRDefault="00792D35" w:rsidP="00792D35">
      <w:pPr>
        <w:pStyle w:val="CommentText"/>
      </w:pPr>
      <w:r>
        <w:rPr>
          <w:rStyle w:val="CommentReference"/>
        </w:rPr>
        <w:annotationRef/>
      </w:r>
      <w:r>
        <w:t>You will need traces in all of your figures</w:t>
      </w:r>
    </w:p>
  </w:comment>
  <w:comment w:id="7" w:author="Karen Crosby" w:date="2026-03-26T22:20:00Z" w:initials="KC">
    <w:p w14:paraId="6E11ECA9" w14:textId="77777777" w:rsidR="009158E1" w:rsidRDefault="009158E1" w:rsidP="009158E1">
      <w:pPr>
        <w:pStyle w:val="CommentText"/>
      </w:pPr>
      <w:r>
        <w:rPr>
          <w:rStyle w:val="CommentReference"/>
        </w:rPr>
        <w:annotationRef/>
      </w:r>
      <w:r>
        <w:t>Can you say why you would want to do this?  Giving a bit of background here allows you to tell your results like a story and that makes it easier for your audience to follow</w:t>
      </w:r>
    </w:p>
  </w:comment>
  <w:comment w:id="8" w:author="Karen Crosby" w:date="2026-03-26T22:22:00Z" w:initials="KC">
    <w:p w14:paraId="7CD56462" w14:textId="77777777" w:rsidR="009158E1" w:rsidRDefault="009158E1" w:rsidP="009158E1">
      <w:pPr>
        <w:pStyle w:val="CommentText"/>
      </w:pPr>
      <w:r>
        <w:rPr>
          <w:rStyle w:val="CommentReference"/>
        </w:rPr>
        <w:annotationRef/>
      </w:r>
      <w:r>
        <w:t>Don’t say a long term depression during the 25-30 minute period - it kind of sounds like the currents are only depressed during that period.  Explain why you chose that period to measure</w:t>
      </w:r>
    </w:p>
  </w:comment>
  <w:comment w:id="9" w:author="Karen Crosby" w:date="2026-03-26T22:22:00Z" w:initials="KC">
    <w:p w14:paraId="7DB69E73" w14:textId="77777777" w:rsidR="00792D35" w:rsidRDefault="00792D35" w:rsidP="00792D35">
      <w:pPr>
        <w:pStyle w:val="CommentText"/>
      </w:pPr>
      <w:r>
        <w:rPr>
          <w:rStyle w:val="CommentReference"/>
        </w:rPr>
        <w:annotationRef/>
      </w:r>
      <w:r>
        <w:t>Indicate that one is baseline and one is post HFS</w:t>
      </w:r>
    </w:p>
  </w:comment>
  <w:comment w:id="10" w:author="Karen Crosby" w:date="2026-03-26T22:24:00Z" w:initials="KC">
    <w:p w14:paraId="437CEC4C" w14:textId="77777777" w:rsidR="00792D35" w:rsidRDefault="00792D35" w:rsidP="00792D35">
      <w:pPr>
        <w:pStyle w:val="CommentText"/>
      </w:pPr>
      <w:r>
        <w:rPr>
          <w:rStyle w:val="CommentReference"/>
        </w:rPr>
        <w:annotationRef/>
      </w:r>
      <w:r>
        <w:t xml:space="preserve">You should have traces and a representative cell </w:t>
      </w:r>
    </w:p>
  </w:comment>
  <w:comment w:id="18" w:author="Karen Crosby" w:date="2026-03-26T22:26:00Z" w:initials="KC">
    <w:p w14:paraId="21C23ED3" w14:textId="77777777" w:rsidR="00792D35" w:rsidRDefault="00792D35" w:rsidP="00792D35">
      <w:pPr>
        <w:pStyle w:val="CommentText"/>
      </w:pPr>
      <w:r>
        <w:rPr>
          <w:rStyle w:val="CommentReference"/>
        </w:rPr>
        <w:annotationRef/>
      </w:r>
      <w:r>
        <w:t>I would provide some background here so your audience knows why you want to determine if eCBs are involved</w:t>
      </w:r>
    </w:p>
  </w:comment>
  <w:comment w:id="19" w:author="Karen Crosby" w:date="2026-03-26T22:28:00Z" w:initials="KC">
    <w:p w14:paraId="2EE919AF" w14:textId="77777777" w:rsidR="00792D35" w:rsidRDefault="00792D35" w:rsidP="00792D35">
      <w:pPr>
        <w:pStyle w:val="CommentText"/>
      </w:pPr>
      <w:r>
        <w:rPr>
          <w:rStyle w:val="CommentReference"/>
        </w:rPr>
        <w:annotationRef/>
      </w:r>
      <w:r>
        <w:t>Show traces, a representative cell, and CV</w:t>
      </w:r>
    </w:p>
  </w:comment>
  <w:comment w:id="25" w:author="Karen Crosby" w:date="2026-03-26T22:58:00Z" w:initials="KC">
    <w:p w14:paraId="156A5365" w14:textId="77777777" w:rsidR="00400B7B" w:rsidRDefault="00400B7B" w:rsidP="00400B7B">
      <w:pPr>
        <w:pStyle w:val="CommentText"/>
      </w:pPr>
      <w:r>
        <w:rPr>
          <w:rStyle w:val="CommentReference"/>
        </w:rPr>
        <w:annotationRef/>
      </w:r>
      <w:r>
        <w:t xml:space="preserve">Same as above </w:t>
      </w:r>
    </w:p>
  </w:comment>
  <w:comment w:id="27" w:author="Karen Crosby" w:date="2026-03-26T23:05:00Z" w:initials="KC">
    <w:p w14:paraId="37B309E3" w14:textId="77777777" w:rsidR="00400B7B" w:rsidRDefault="00400B7B" w:rsidP="00400B7B">
      <w:pPr>
        <w:pStyle w:val="CommentText"/>
      </w:pPr>
      <w:r>
        <w:rPr>
          <w:rStyle w:val="CommentReference"/>
        </w:rPr>
        <w:annotationRef/>
      </w:r>
      <w:r>
        <w:t>I think it makes more sense to have this info with each figure.  You could show PPR and CV for all figures and just report VMP in the text?  Or leave VMR out?</w:t>
      </w:r>
    </w:p>
  </w:comment>
  <w:comment w:id="28" w:author="Karen Crosby" w:date="2026-03-26T23:09:00Z" w:initials="KC">
    <w:p w14:paraId="5B0F052B" w14:textId="77777777" w:rsidR="00400B7B" w:rsidRDefault="00400B7B" w:rsidP="00400B7B">
      <w:pPr>
        <w:pStyle w:val="CommentText"/>
      </w:pPr>
      <w:r>
        <w:rPr>
          <w:rStyle w:val="CommentReference"/>
        </w:rPr>
        <w:annotationRef/>
      </w:r>
      <w:r>
        <w:t xml:space="preserve">I think the flow would be improved if the AP data followed the groups - for ex. present the acute stress and AM251 data and then have the APs.  Same with repeated.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AA56D" w15:done="0"/>
  <w15:commentEx w15:paraId="28C5C0FF" w15:done="0"/>
  <w15:commentEx w15:paraId="46263F20" w15:done="0"/>
  <w15:commentEx w15:paraId="6E11ECA9" w15:done="0"/>
  <w15:commentEx w15:paraId="7CD56462" w15:done="0"/>
  <w15:commentEx w15:paraId="7DB69E73" w15:done="0"/>
  <w15:commentEx w15:paraId="437CEC4C" w15:done="0"/>
  <w15:commentEx w15:paraId="21C23ED3" w15:done="0"/>
  <w15:commentEx w15:paraId="2EE919AF" w15:done="0"/>
  <w15:commentEx w15:paraId="156A5365" w15:done="0"/>
  <w15:commentEx w15:paraId="37B309E3" w15:done="0"/>
  <w15:commentEx w15:paraId="5B0F05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75540E" w16cex:dateUtc="2026-03-27T01:16:00Z"/>
  <w16cex:commentExtensible w16cex:durableId="7FEA2372" w16cex:dateUtc="2026-03-27T01:17:00Z"/>
  <w16cex:commentExtensible w16cex:durableId="2BC445A9" w16cex:dateUtc="2026-03-27T01:23:00Z"/>
  <w16cex:commentExtensible w16cex:durableId="4091B19C" w16cex:dateUtc="2026-03-27T01:20:00Z"/>
  <w16cex:commentExtensible w16cex:durableId="150B7253" w16cex:dateUtc="2026-03-27T01:22:00Z"/>
  <w16cex:commentExtensible w16cex:durableId="7B338FC6" w16cex:dateUtc="2026-03-27T01:22:00Z"/>
  <w16cex:commentExtensible w16cex:durableId="3FDEFCB8" w16cex:dateUtc="2026-03-27T01:24:00Z"/>
  <w16cex:commentExtensible w16cex:durableId="514AB789" w16cex:dateUtc="2026-03-27T01:26:00Z"/>
  <w16cex:commentExtensible w16cex:durableId="2CDCC4B0" w16cex:dateUtc="2026-03-27T01:28:00Z"/>
  <w16cex:commentExtensible w16cex:durableId="19E7B885" w16cex:dateUtc="2026-03-27T01:58:00Z"/>
  <w16cex:commentExtensible w16cex:durableId="5271E6D3" w16cex:dateUtc="2026-03-27T02:05:00Z"/>
  <w16cex:commentExtensible w16cex:durableId="01140487" w16cex:dateUtc="2026-03-27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AA56D" w16cid:durableId="4775540E"/>
  <w16cid:commentId w16cid:paraId="28C5C0FF" w16cid:durableId="7FEA2372"/>
  <w16cid:commentId w16cid:paraId="46263F20" w16cid:durableId="2BC445A9"/>
  <w16cid:commentId w16cid:paraId="6E11ECA9" w16cid:durableId="4091B19C"/>
  <w16cid:commentId w16cid:paraId="7CD56462" w16cid:durableId="150B7253"/>
  <w16cid:commentId w16cid:paraId="7DB69E73" w16cid:durableId="7B338FC6"/>
  <w16cid:commentId w16cid:paraId="437CEC4C" w16cid:durableId="3FDEFCB8"/>
  <w16cid:commentId w16cid:paraId="21C23ED3" w16cid:durableId="514AB789"/>
  <w16cid:commentId w16cid:paraId="2EE919AF" w16cid:durableId="2CDCC4B0"/>
  <w16cid:commentId w16cid:paraId="156A5365" w16cid:durableId="19E7B885"/>
  <w16cid:commentId w16cid:paraId="37B309E3" w16cid:durableId="5271E6D3"/>
  <w16cid:commentId w16cid:paraId="5B0F052B" w16cid:durableId="011404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A3E"/>
    <w:multiLevelType w:val="hybridMultilevel"/>
    <w:tmpl w:val="8FC617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05471"/>
    <w:multiLevelType w:val="hybridMultilevel"/>
    <w:tmpl w:val="3058EA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D195D"/>
    <w:multiLevelType w:val="hybridMultilevel"/>
    <w:tmpl w:val="DD3CF4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779FB"/>
    <w:multiLevelType w:val="hybridMultilevel"/>
    <w:tmpl w:val="150609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D1ED3"/>
    <w:multiLevelType w:val="hybridMultilevel"/>
    <w:tmpl w:val="0226A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87651D"/>
    <w:multiLevelType w:val="hybridMultilevel"/>
    <w:tmpl w:val="8670EC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BA10F4"/>
    <w:multiLevelType w:val="hybridMultilevel"/>
    <w:tmpl w:val="EEC0F5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333090">
    <w:abstractNumId w:val="4"/>
  </w:num>
  <w:num w:numId="2" w16cid:durableId="1619530884">
    <w:abstractNumId w:val="5"/>
  </w:num>
  <w:num w:numId="3" w16cid:durableId="128016913">
    <w:abstractNumId w:val="6"/>
  </w:num>
  <w:num w:numId="4" w16cid:durableId="201940460">
    <w:abstractNumId w:val="2"/>
  </w:num>
  <w:num w:numId="5" w16cid:durableId="903108207">
    <w:abstractNumId w:val="1"/>
  </w:num>
  <w:num w:numId="6" w16cid:durableId="1361779369">
    <w:abstractNumId w:val="3"/>
  </w:num>
  <w:num w:numId="7" w16cid:durableId="10591283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35"/>
    <w:rsid w:val="000101DE"/>
    <w:rsid w:val="00015FA4"/>
    <w:rsid w:val="0002048B"/>
    <w:rsid w:val="00026BD6"/>
    <w:rsid w:val="000376E1"/>
    <w:rsid w:val="000452E0"/>
    <w:rsid w:val="00057F3A"/>
    <w:rsid w:val="000754E0"/>
    <w:rsid w:val="000B4847"/>
    <w:rsid w:val="000D22DE"/>
    <w:rsid w:val="00101593"/>
    <w:rsid w:val="00112093"/>
    <w:rsid w:val="00127C92"/>
    <w:rsid w:val="00130D85"/>
    <w:rsid w:val="00133B2C"/>
    <w:rsid w:val="00157BEF"/>
    <w:rsid w:val="00175226"/>
    <w:rsid w:val="00175AB0"/>
    <w:rsid w:val="00177839"/>
    <w:rsid w:val="00185124"/>
    <w:rsid w:val="001C2BA9"/>
    <w:rsid w:val="001C7F81"/>
    <w:rsid w:val="001D0801"/>
    <w:rsid w:val="001F08BD"/>
    <w:rsid w:val="001F5854"/>
    <w:rsid w:val="001F7484"/>
    <w:rsid w:val="00226FC0"/>
    <w:rsid w:val="00255F19"/>
    <w:rsid w:val="0026352D"/>
    <w:rsid w:val="00271069"/>
    <w:rsid w:val="00284A61"/>
    <w:rsid w:val="002A3E44"/>
    <w:rsid w:val="002B2994"/>
    <w:rsid w:val="002C7E39"/>
    <w:rsid w:val="0031099F"/>
    <w:rsid w:val="00331196"/>
    <w:rsid w:val="00387359"/>
    <w:rsid w:val="003932DE"/>
    <w:rsid w:val="003A7F01"/>
    <w:rsid w:val="003B1C80"/>
    <w:rsid w:val="003C5008"/>
    <w:rsid w:val="003D4A53"/>
    <w:rsid w:val="003D7920"/>
    <w:rsid w:val="003F25EE"/>
    <w:rsid w:val="00400B7B"/>
    <w:rsid w:val="004449F1"/>
    <w:rsid w:val="00481EE6"/>
    <w:rsid w:val="0049502A"/>
    <w:rsid w:val="004A408F"/>
    <w:rsid w:val="004B3A6F"/>
    <w:rsid w:val="004C289D"/>
    <w:rsid w:val="00510426"/>
    <w:rsid w:val="00511D6E"/>
    <w:rsid w:val="0052561F"/>
    <w:rsid w:val="00526E43"/>
    <w:rsid w:val="00537A52"/>
    <w:rsid w:val="00551BDC"/>
    <w:rsid w:val="005853D6"/>
    <w:rsid w:val="00592D4F"/>
    <w:rsid w:val="005A5D46"/>
    <w:rsid w:val="005B2E1B"/>
    <w:rsid w:val="005E339B"/>
    <w:rsid w:val="00624BFD"/>
    <w:rsid w:val="00632484"/>
    <w:rsid w:val="006379B4"/>
    <w:rsid w:val="0064301C"/>
    <w:rsid w:val="00655F6C"/>
    <w:rsid w:val="0066490A"/>
    <w:rsid w:val="006700BC"/>
    <w:rsid w:val="0067590C"/>
    <w:rsid w:val="006A66EA"/>
    <w:rsid w:val="006D260E"/>
    <w:rsid w:val="006E58E8"/>
    <w:rsid w:val="006E5B8C"/>
    <w:rsid w:val="006E759B"/>
    <w:rsid w:val="006F6714"/>
    <w:rsid w:val="00706612"/>
    <w:rsid w:val="00714C21"/>
    <w:rsid w:val="00727EF2"/>
    <w:rsid w:val="00732748"/>
    <w:rsid w:val="007328D3"/>
    <w:rsid w:val="007337E2"/>
    <w:rsid w:val="00765CC5"/>
    <w:rsid w:val="00792D35"/>
    <w:rsid w:val="00795BAB"/>
    <w:rsid w:val="007966F4"/>
    <w:rsid w:val="007A7B49"/>
    <w:rsid w:val="007A7B8B"/>
    <w:rsid w:val="007C0541"/>
    <w:rsid w:val="007D06F6"/>
    <w:rsid w:val="007D3F40"/>
    <w:rsid w:val="007D5ABC"/>
    <w:rsid w:val="007E2511"/>
    <w:rsid w:val="007E2A1A"/>
    <w:rsid w:val="008163FA"/>
    <w:rsid w:val="008353C3"/>
    <w:rsid w:val="00856765"/>
    <w:rsid w:val="0086225A"/>
    <w:rsid w:val="00872E59"/>
    <w:rsid w:val="008803F4"/>
    <w:rsid w:val="00890B8B"/>
    <w:rsid w:val="008929F9"/>
    <w:rsid w:val="008A2AD8"/>
    <w:rsid w:val="008B482A"/>
    <w:rsid w:val="008E1BAF"/>
    <w:rsid w:val="008E5E21"/>
    <w:rsid w:val="008F7841"/>
    <w:rsid w:val="009158E1"/>
    <w:rsid w:val="00942021"/>
    <w:rsid w:val="00985A19"/>
    <w:rsid w:val="009A1EC8"/>
    <w:rsid w:val="009A73AD"/>
    <w:rsid w:val="009B1709"/>
    <w:rsid w:val="009B6E58"/>
    <w:rsid w:val="009C50FE"/>
    <w:rsid w:val="009D2344"/>
    <w:rsid w:val="009F5562"/>
    <w:rsid w:val="00A57711"/>
    <w:rsid w:val="00A60724"/>
    <w:rsid w:val="00A6385A"/>
    <w:rsid w:val="00A650C4"/>
    <w:rsid w:val="00A670F1"/>
    <w:rsid w:val="00A80FE4"/>
    <w:rsid w:val="00A91A2F"/>
    <w:rsid w:val="00AB163E"/>
    <w:rsid w:val="00AD0D5F"/>
    <w:rsid w:val="00AD32D9"/>
    <w:rsid w:val="00AD3491"/>
    <w:rsid w:val="00AE7153"/>
    <w:rsid w:val="00AF348C"/>
    <w:rsid w:val="00B052EF"/>
    <w:rsid w:val="00B06A35"/>
    <w:rsid w:val="00B06FA8"/>
    <w:rsid w:val="00B078E1"/>
    <w:rsid w:val="00B14381"/>
    <w:rsid w:val="00B15D17"/>
    <w:rsid w:val="00B251AA"/>
    <w:rsid w:val="00B51355"/>
    <w:rsid w:val="00BA0178"/>
    <w:rsid w:val="00BA3219"/>
    <w:rsid w:val="00BA64D1"/>
    <w:rsid w:val="00BA7A38"/>
    <w:rsid w:val="00BB1308"/>
    <w:rsid w:val="00BC3593"/>
    <w:rsid w:val="00BD365A"/>
    <w:rsid w:val="00BE4F8B"/>
    <w:rsid w:val="00BF48A3"/>
    <w:rsid w:val="00C072C7"/>
    <w:rsid w:val="00C20FB6"/>
    <w:rsid w:val="00C32DA4"/>
    <w:rsid w:val="00C35107"/>
    <w:rsid w:val="00C4467D"/>
    <w:rsid w:val="00C8078F"/>
    <w:rsid w:val="00C80B9A"/>
    <w:rsid w:val="00C85919"/>
    <w:rsid w:val="00CB0692"/>
    <w:rsid w:val="00CB0C59"/>
    <w:rsid w:val="00CB7DE3"/>
    <w:rsid w:val="00CC4246"/>
    <w:rsid w:val="00CD6C3D"/>
    <w:rsid w:val="00D07BD3"/>
    <w:rsid w:val="00D328D7"/>
    <w:rsid w:val="00D37F54"/>
    <w:rsid w:val="00D40AE9"/>
    <w:rsid w:val="00D42621"/>
    <w:rsid w:val="00D46E59"/>
    <w:rsid w:val="00D503A8"/>
    <w:rsid w:val="00D76221"/>
    <w:rsid w:val="00D83ABC"/>
    <w:rsid w:val="00DB77C0"/>
    <w:rsid w:val="00DC3AD6"/>
    <w:rsid w:val="00DC50B2"/>
    <w:rsid w:val="00DF738F"/>
    <w:rsid w:val="00E05408"/>
    <w:rsid w:val="00E05855"/>
    <w:rsid w:val="00E31316"/>
    <w:rsid w:val="00E31E54"/>
    <w:rsid w:val="00E51C1E"/>
    <w:rsid w:val="00E55024"/>
    <w:rsid w:val="00E70BC6"/>
    <w:rsid w:val="00E83030"/>
    <w:rsid w:val="00E851BD"/>
    <w:rsid w:val="00EC3774"/>
    <w:rsid w:val="00ED1276"/>
    <w:rsid w:val="00EF4B29"/>
    <w:rsid w:val="00F11127"/>
    <w:rsid w:val="00F2372A"/>
    <w:rsid w:val="00F2460A"/>
    <w:rsid w:val="00F24A72"/>
    <w:rsid w:val="00F3191F"/>
    <w:rsid w:val="00F36274"/>
    <w:rsid w:val="00F40B80"/>
    <w:rsid w:val="00F91726"/>
    <w:rsid w:val="00F93B48"/>
    <w:rsid w:val="00FC7578"/>
    <w:rsid w:val="00FE0665"/>
    <w:rsid w:val="00FF3263"/>
    <w:rsid w:val="00FF73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9571"/>
  <w15:chartTrackingRefBased/>
  <w15:docId w15:val="{6C1D74D9-1D39-DE44-9BED-DBE37AA4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35"/>
    <w:rPr>
      <w:rFonts w:eastAsiaTheme="majorEastAsia" w:cstheme="majorBidi"/>
      <w:color w:val="272727" w:themeColor="text1" w:themeTint="D8"/>
    </w:rPr>
  </w:style>
  <w:style w:type="paragraph" w:styleId="Title">
    <w:name w:val="Title"/>
    <w:basedOn w:val="Normal"/>
    <w:next w:val="Normal"/>
    <w:link w:val="TitleChar"/>
    <w:uiPriority w:val="10"/>
    <w:qFormat/>
    <w:rsid w:val="00B0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A35"/>
    <w:pPr>
      <w:spacing w:before="160"/>
      <w:jc w:val="center"/>
    </w:pPr>
    <w:rPr>
      <w:i/>
      <w:iCs/>
      <w:color w:val="404040" w:themeColor="text1" w:themeTint="BF"/>
    </w:rPr>
  </w:style>
  <w:style w:type="character" w:customStyle="1" w:styleId="QuoteChar">
    <w:name w:val="Quote Char"/>
    <w:basedOn w:val="DefaultParagraphFont"/>
    <w:link w:val="Quote"/>
    <w:uiPriority w:val="29"/>
    <w:rsid w:val="00B06A35"/>
    <w:rPr>
      <w:i/>
      <w:iCs/>
      <w:color w:val="404040" w:themeColor="text1" w:themeTint="BF"/>
    </w:rPr>
  </w:style>
  <w:style w:type="paragraph" w:styleId="ListParagraph">
    <w:name w:val="List Paragraph"/>
    <w:basedOn w:val="Normal"/>
    <w:uiPriority w:val="34"/>
    <w:qFormat/>
    <w:rsid w:val="00B06A35"/>
    <w:pPr>
      <w:ind w:left="720"/>
      <w:contextualSpacing/>
    </w:pPr>
  </w:style>
  <w:style w:type="character" w:styleId="IntenseEmphasis">
    <w:name w:val="Intense Emphasis"/>
    <w:basedOn w:val="DefaultParagraphFont"/>
    <w:uiPriority w:val="21"/>
    <w:qFormat/>
    <w:rsid w:val="00B06A35"/>
    <w:rPr>
      <w:i/>
      <w:iCs/>
      <w:color w:val="0F4761" w:themeColor="accent1" w:themeShade="BF"/>
    </w:rPr>
  </w:style>
  <w:style w:type="paragraph" w:styleId="IntenseQuote">
    <w:name w:val="Intense Quote"/>
    <w:basedOn w:val="Normal"/>
    <w:next w:val="Normal"/>
    <w:link w:val="IntenseQuoteChar"/>
    <w:uiPriority w:val="30"/>
    <w:qFormat/>
    <w:rsid w:val="00B0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A35"/>
    <w:rPr>
      <w:i/>
      <w:iCs/>
      <w:color w:val="0F4761" w:themeColor="accent1" w:themeShade="BF"/>
    </w:rPr>
  </w:style>
  <w:style w:type="character" w:styleId="IntenseReference">
    <w:name w:val="Intense Reference"/>
    <w:basedOn w:val="DefaultParagraphFont"/>
    <w:uiPriority w:val="32"/>
    <w:qFormat/>
    <w:rsid w:val="00B06A35"/>
    <w:rPr>
      <w:b/>
      <w:bCs/>
      <w:smallCaps/>
      <w:color w:val="0F4761" w:themeColor="accent1" w:themeShade="BF"/>
      <w:spacing w:val="5"/>
    </w:rPr>
  </w:style>
  <w:style w:type="table" w:styleId="TableGrid">
    <w:name w:val="Table Grid"/>
    <w:basedOn w:val="TableNormal"/>
    <w:uiPriority w:val="39"/>
    <w:rsid w:val="00537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158E1"/>
    <w:pPr>
      <w:spacing w:after="0" w:line="240" w:lineRule="auto"/>
    </w:pPr>
  </w:style>
  <w:style w:type="character" w:styleId="CommentReference">
    <w:name w:val="annotation reference"/>
    <w:basedOn w:val="DefaultParagraphFont"/>
    <w:uiPriority w:val="99"/>
    <w:semiHidden/>
    <w:unhideWhenUsed/>
    <w:rsid w:val="009158E1"/>
    <w:rPr>
      <w:sz w:val="16"/>
      <w:szCs w:val="16"/>
    </w:rPr>
  </w:style>
  <w:style w:type="paragraph" w:styleId="CommentText">
    <w:name w:val="annotation text"/>
    <w:basedOn w:val="Normal"/>
    <w:link w:val="CommentTextChar"/>
    <w:uiPriority w:val="99"/>
    <w:unhideWhenUsed/>
    <w:rsid w:val="009158E1"/>
    <w:pPr>
      <w:spacing w:line="240" w:lineRule="auto"/>
    </w:pPr>
    <w:rPr>
      <w:sz w:val="20"/>
      <w:szCs w:val="20"/>
    </w:rPr>
  </w:style>
  <w:style w:type="character" w:customStyle="1" w:styleId="CommentTextChar">
    <w:name w:val="Comment Text Char"/>
    <w:basedOn w:val="DefaultParagraphFont"/>
    <w:link w:val="CommentText"/>
    <w:uiPriority w:val="99"/>
    <w:rsid w:val="009158E1"/>
    <w:rPr>
      <w:sz w:val="20"/>
      <w:szCs w:val="20"/>
    </w:rPr>
  </w:style>
  <w:style w:type="paragraph" w:styleId="CommentSubject">
    <w:name w:val="annotation subject"/>
    <w:basedOn w:val="CommentText"/>
    <w:next w:val="CommentText"/>
    <w:link w:val="CommentSubjectChar"/>
    <w:uiPriority w:val="99"/>
    <w:semiHidden/>
    <w:unhideWhenUsed/>
    <w:rsid w:val="009158E1"/>
    <w:rPr>
      <w:b/>
      <w:bCs/>
    </w:rPr>
  </w:style>
  <w:style w:type="character" w:customStyle="1" w:styleId="CommentSubjectChar">
    <w:name w:val="Comment Subject Char"/>
    <w:basedOn w:val="CommentTextChar"/>
    <w:link w:val="CommentSubject"/>
    <w:uiPriority w:val="99"/>
    <w:semiHidden/>
    <w:rsid w:val="009158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D3DD7-1803-4063-9EB5-4687519A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1316</Words>
  <Characters>6293</Characters>
  <Application>Microsoft Office Word</Application>
  <DocSecurity>0</DocSecurity>
  <Lines>143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4</cp:revision>
  <dcterms:created xsi:type="dcterms:W3CDTF">2026-03-27T02:09:00Z</dcterms:created>
  <dcterms:modified xsi:type="dcterms:W3CDTF">2026-04-05T12:57:00Z</dcterms:modified>
</cp:coreProperties>
</file>
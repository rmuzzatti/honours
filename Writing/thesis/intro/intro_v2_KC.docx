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926D" w14:textId="77777777" w:rsidR="00A518B3" w:rsidRPr="00122672" w:rsidRDefault="00A518B3" w:rsidP="001549EE">
      <w:pPr>
        <w:spacing w:line="360" w:lineRule="auto"/>
        <w:rPr>
          <w:rFonts w:ascii="Times New Roman" w:hAnsi="Times New Roman" w:cs="Times New Roman"/>
          <w:b/>
          <w:bCs/>
        </w:rPr>
      </w:pPr>
      <w:r w:rsidRPr="00122672">
        <w:rPr>
          <w:rFonts w:ascii="Times New Roman" w:hAnsi="Times New Roman" w:cs="Times New Roman"/>
          <w:b/>
          <w:bCs/>
        </w:rPr>
        <w:t>Chapter 1: Introduction</w:t>
      </w:r>
    </w:p>
    <w:p w14:paraId="09E1354B" w14:textId="53336FD2" w:rsidR="005D36ED"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1.1 </w:t>
      </w:r>
      <w:r w:rsidR="00B47489">
        <w:rPr>
          <w:rFonts w:ascii="Times New Roman" w:hAnsi="Times New Roman" w:cs="Times New Roman"/>
          <w:b/>
          <w:bCs/>
        </w:rPr>
        <w:t>Stress Today</w:t>
      </w:r>
    </w:p>
    <w:p w14:paraId="3C682883" w14:textId="6BA07137" w:rsidR="00DE4F85" w:rsidRPr="002421BE" w:rsidRDefault="005B6680" w:rsidP="001549EE">
      <w:pPr>
        <w:spacing w:line="360" w:lineRule="auto"/>
        <w:rPr>
          <w:rFonts w:ascii="Times New Roman" w:hAnsi="Times New Roman" w:cs="Times New Roman"/>
          <w:highlight w:val="yellow"/>
        </w:rPr>
      </w:pPr>
      <w:r>
        <w:rPr>
          <w:rFonts w:ascii="Times New Roman" w:hAnsi="Times New Roman" w:cs="Times New Roman"/>
        </w:rPr>
        <w:t>Our modern world is characterized by frequent and prolonged exposure to psychological and social stressors. While the stress response is an adaptive mechanism that allows organism</w:t>
      </w:r>
      <w:r w:rsidR="00DB467A">
        <w:rPr>
          <w:rFonts w:ascii="Times New Roman" w:hAnsi="Times New Roman" w:cs="Times New Roman"/>
        </w:rPr>
        <w:t>s</w:t>
      </w:r>
      <w:r>
        <w:rPr>
          <w:rFonts w:ascii="Times New Roman" w:hAnsi="Times New Roman" w:cs="Times New Roman"/>
        </w:rPr>
        <w:t xml:space="preserve"> to respond to threats and restore homeostasis, these systems are not well adapted to chronic activation in the absence of immediate physical danger (</w:t>
      </w:r>
      <w:r w:rsidRPr="008C1A5E">
        <w:rPr>
          <w:rFonts w:ascii="Times New Roman" w:hAnsi="Times New Roman" w:cs="Times New Roman"/>
        </w:rPr>
        <w:t>Smith</w:t>
      </w:r>
      <w:r>
        <w:rPr>
          <w:rFonts w:ascii="Times New Roman" w:hAnsi="Times New Roman" w:cs="Times New Roman"/>
        </w:rPr>
        <w:t xml:space="preserve"> and</w:t>
      </w:r>
      <w:r w:rsidRPr="008C1A5E">
        <w:t xml:space="preserve"> </w:t>
      </w:r>
      <w:r w:rsidRPr="008C1A5E">
        <w:rPr>
          <w:rFonts w:ascii="Times New Roman" w:hAnsi="Times New Roman" w:cs="Times New Roman"/>
        </w:rPr>
        <w:t>Azevedo</w:t>
      </w:r>
      <w:r>
        <w:rPr>
          <w:rFonts w:ascii="Times New Roman" w:hAnsi="Times New Roman" w:cs="Times New Roman"/>
        </w:rPr>
        <w:t xml:space="preserve">, 2025; Dallman et al., 2006). </w:t>
      </w:r>
    </w:p>
    <w:p w14:paraId="7011E949" w14:textId="2CB49AA6" w:rsidR="002421BE" w:rsidRPr="002421BE" w:rsidRDefault="002421BE" w:rsidP="001549EE">
      <w:pPr>
        <w:spacing w:line="360" w:lineRule="auto"/>
        <w:rPr>
          <w:rFonts w:ascii="Times New Roman" w:hAnsi="Times New Roman" w:cs="Times New Roman"/>
        </w:rPr>
      </w:pPr>
      <w:r>
        <w:rPr>
          <w:rFonts w:ascii="Times New Roman" w:hAnsi="Times New Roman" w:cs="Times New Roman"/>
        </w:rPr>
        <w:tab/>
      </w:r>
      <w:r w:rsidR="00A5675B">
        <w:rPr>
          <w:rFonts w:ascii="Times New Roman" w:hAnsi="Times New Roman" w:cs="Times New Roman"/>
        </w:rPr>
        <w:t>S</w:t>
      </w:r>
      <w:r>
        <w:rPr>
          <w:rFonts w:ascii="Times New Roman" w:hAnsi="Times New Roman" w:cs="Times New Roman"/>
        </w:rPr>
        <w:t>tress</w:t>
      </w:r>
      <w:del w:id="0" w:author="Karen Crosby" w:date="2026-04-05T13:25:00Z" w16du:dateUtc="2026-04-05T16:25:00Z">
        <w:r w:rsidDel="00DE0997">
          <w:rPr>
            <w:rFonts w:ascii="Times New Roman" w:hAnsi="Times New Roman" w:cs="Times New Roman"/>
          </w:rPr>
          <w:delText xml:space="preserve"> does</w:delText>
        </w:r>
      </w:del>
      <w:r>
        <w:rPr>
          <w:rFonts w:ascii="Times New Roman" w:hAnsi="Times New Roman" w:cs="Times New Roman"/>
        </w:rPr>
        <w:t xml:space="preserve"> no</w:t>
      </w:r>
      <w:r w:rsidR="00DB145D">
        <w:rPr>
          <w:rFonts w:ascii="Times New Roman" w:hAnsi="Times New Roman" w:cs="Times New Roman"/>
        </w:rPr>
        <w:t>t only</w:t>
      </w:r>
      <w:r w:rsidRPr="002421BE">
        <w:rPr>
          <w:rFonts w:ascii="Times New Roman" w:hAnsi="Times New Roman" w:cs="Times New Roman"/>
          <w:color w:val="EE0000"/>
        </w:rPr>
        <w:t xml:space="preserve"> </w:t>
      </w:r>
      <w:r>
        <w:rPr>
          <w:rFonts w:ascii="Times New Roman" w:hAnsi="Times New Roman" w:cs="Times New Roman"/>
        </w:rPr>
        <w:t>produce</w:t>
      </w:r>
      <w:ins w:id="1" w:author="Karen Crosby" w:date="2026-04-05T13:25:00Z" w16du:dateUtc="2026-04-05T16:25:00Z">
        <w:r w:rsidR="00DE0997">
          <w:rPr>
            <w:rFonts w:ascii="Times New Roman" w:hAnsi="Times New Roman" w:cs="Times New Roman"/>
          </w:rPr>
          <w:t>s</w:t>
        </w:r>
      </w:ins>
      <w:r>
        <w:rPr>
          <w:rFonts w:ascii="Times New Roman" w:hAnsi="Times New Roman" w:cs="Times New Roman"/>
        </w:rPr>
        <w:t xml:space="preserve"> short-term physiological</w:t>
      </w:r>
      <w:r w:rsidR="00BD4DC1">
        <w:rPr>
          <w:rFonts w:ascii="Times New Roman" w:hAnsi="Times New Roman" w:cs="Times New Roman"/>
        </w:rPr>
        <w:t xml:space="preserve"> responses</w:t>
      </w:r>
      <w:ins w:id="2" w:author="Karen Crosby" w:date="2026-04-05T13:25:00Z" w16du:dateUtc="2026-04-05T16:25:00Z">
        <w:r w:rsidR="00DE0997">
          <w:rPr>
            <w:rFonts w:ascii="Times New Roman" w:hAnsi="Times New Roman" w:cs="Times New Roman"/>
          </w:rPr>
          <w:t>,</w:t>
        </w:r>
      </w:ins>
      <w:r w:rsidR="00BD4DC1">
        <w:rPr>
          <w:rFonts w:ascii="Times New Roman" w:hAnsi="Times New Roman" w:cs="Times New Roman"/>
        </w:rPr>
        <w:t xml:space="preserve"> but can also induce persistent changes in neural circuits. Even a single intense stressor may alter synaptic transmission and neuronal excitability in ways that outlast the original stimulus, while repeated stress can further shape the</w:t>
      </w:r>
      <w:r w:rsidR="00DB145D">
        <w:rPr>
          <w:rFonts w:ascii="Times New Roman" w:hAnsi="Times New Roman" w:cs="Times New Roman"/>
        </w:rPr>
        <w:t>se</w:t>
      </w:r>
      <w:r w:rsidR="00BD4DC1">
        <w:rPr>
          <w:rFonts w:ascii="Times New Roman" w:hAnsi="Times New Roman" w:cs="Times New Roman"/>
        </w:rPr>
        <w:t xml:space="preserve"> responses and contribute to maladaptive stress reactivity. Such long-lasting changes are seen </w:t>
      </w:r>
      <w:del w:id="3" w:author="Karen Crosby" w:date="2026-04-05T13:26:00Z" w16du:dateUtc="2026-04-05T16:26:00Z">
        <w:r w:rsidR="00BD4DC1" w:rsidDel="00DE0997">
          <w:rPr>
            <w:rFonts w:ascii="Times New Roman" w:hAnsi="Times New Roman" w:cs="Times New Roman"/>
          </w:rPr>
          <w:delText xml:space="preserve">in </w:delText>
        </w:r>
      </w:del>
      <w:r w:rsidR="00BD4DC1">
        <w:rPr>
          <w:rFonts w:ascii="Times New Roman" w:hAnsi="Times New Roman" w:cs="Times New Roman"/>
        </w:rPr>
        <w:t>in stress</w:t>
      </w:r>
      <w:r w:rsidR="00AE1FFC">
        <w:rPr>
          <w:rFonts w:ascii="Times New Roman" w:hAnsi="Times New Roman" w:cs="Times New Roman"/>
        </w:rPr>
        <w:t>-</w:t>
      </w:r>
      <w:r w:rsidR="00BD4DC1">
        <w:rPr>
          <w:rFonts w:ascii="Times New Roman" w:hAnsi="Times New Roman" w:cs="Times New Roman"/>
        </w:rPr>
        <w:t>related disorders, including post-traumatic stress disorder (PTSD),</w:t>
      </w:r>
      <w:r w:rsidR="00FF1FA5">
        <w:rPr>
          <w:rFonts w:ascii="Times New Roman" w:hAnsi="Times New Roman" w:cs="Times New Roman"/>
        </w:rPr>
        <w:t xml:space="preserve"> in which the long-term effects of stress on neural circuits can differ between males and females, with females showing increase</w:t>
      </w:r>
      <w:ins w:id="4" w:author="Karen Crosby" w:date="2026-04-05T13:26:00Z" w16du:dateUtc="2026-04-05T16:26:00Z">
        <w:r w:rsidR="00DE0997">
          <w:rPr>
            <w:rFonts w:ascii="Times New Roman" w:hAnsi="Times New Roman" w:cs="Times New Roman"/>
          </w:rPr>
          <w:t>d</w:t>
        </w:r>
      </w:ins>
      <w:r w:rsidR="00FF1FA5">
        <w:rPr>
          <w:rFonts w:ascii="Times New Roman" w:hAnsi="Times New Roman" w:cs="Times New Roman"/>
        </w:rPr>
        <w:t xml:space="preserve"> unreliability to certain stress related disorders (</w:t>
      </w:r>
      <w:r w:rsidR="00FF1FA5" w:rsidRPr="00FF1FA5">
        <w:rPr>
          <w:rFonts w:ascii="Times New Roman" w:hAnsi="Times New Roman" w:cs="Times New Roman"/>
        </w:rPr>
        <w:t>Koss</w:t>
      </w:r>
      <w:r w:rsidR="00FF1FA5">
        <w:rPr>
          <w:rFonts w:ascii="Times New Roman" w:hAnsi="Times New Roman" w:cs="Times New Roman"/>
        </w:rPr>
        <w:t xml:space="preserve"> and Frick, 2016)</w:t>
      </w:r>
      <w:r w:rsidR="00960E61">
        <w:rPr>
          <w:rFonts w:ascii="Times New Roman" w:hAnsi="Times New Roman" w:cs="Times New Roman"/>
        </w:rPr>
        <w:t>.</w:t>
      </w:r>
    </w:p>
    <w:p w14:paraId="1FC63638" w14:textId="55D1E383" w:rsidR="005D36ED" w:rsidRPr="00610900"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1.2 </w:t>
      </w:r>
      <w:r w:rsidR="008978E7">
        <w:rPr>
          <w:rFonts w:ascii="Times New Roman" w:hAnsi="Times New Roman" w:cs="Times New Roman"/>
          <w:b/>
          <w:bCs/>
        </w:rPr>
        <w:t xml:space="preserve">The </w:t>
      </w:r>
      <w:r w:rsidR="00B47489">
        <w:rPr>
          <w:rFonts w:ascii="Times New Roman" w:hAnsi="Times New Roman" w:cs="Times New Roman"/>
          <w:b/>
          <w:bCs/>
        </w:rPr>
        <w:t>Stress Responses</w:t>
      </w:r>
    </w:p>
    <w:p w14:paraId="41B70950" w14:textId="0A41567D" w:rsidR="006A2E6A" w:rsidRDefault="00E667CC" w:rsidP="00B8089A">
      <w:pPr>
        <w:spacing w:line="360" w:lineRule="auto"/>
        <w:ind w:firstLine="720"/>
        <w:rPr>
          <w:rFonts w:ascii="Times New Roman" w:hAnsi="Times New Roman" w:cs="Times New Roman"/>
        </w:rPr>
      </w:pPr>
      <w:r>
        <w:rPr>
          <w:rFonts w:ascii="Times New Roman" w:hAnsi="Times New Roman" w:cs="Times New Roman"/>
        </w:rPr>
        <w:t xml:space="preserve">Physiologically, </w:t>
      </w:r>
      <w:ins w:id="5" w:author="Karen Crosby" w:date="2026-04-05T13:34:00Z" w16du:dateUtc="2026-04-05T16:34:00Z">
        <w:r w:rsidR="0026621F">
          <w:rPr>
            <w:rFonts w:ascii="Times New Roman" w:hAnsi="Times New Roman" w:cs="Times New Roman"/>
          </w:rPr>
          <w:t xml:space="preserve">a </w:t>
        </w:r>
      </w:ins>
      <w:r>
        <w:rPr>
          <w:rFonts w:ascii="Times New Roman" w:hAnsi="Times New Roman" w:cs="Times New Roman"/>
        </w:rPr>
        <w:t>stress</w:t>
      </w:r>
      <w:ins w:id="6" w:author="Karen Crosby" w:date="2026-04-05T13:35:00Z" w16du:dateUtc="2026-04-05T16:35:00Z">
        <w:r w:rsidR="0026621F">
          <w:rPr>
            <w:rFonts w:ascii="Times New Roman" w:hAnsi="Times New Roman" w:cs="Times New Roman"/>
          </w:rPr>
          <w:t>or</w:t>
        </w:r>
      </w:ins>
      <w:r>
        <w:rPr>
          <w:rFonts w:ascii="Times New Roman" w:hAnsi="Times New Roman" w:cs="Times New Roman"/>
        </w:rPr>
        <w:t xml:space="preserve"> is a </w:t>
      </w:r>
      <w:r w:rsidR="00610900" w:rsidRPr="00610900">
        <w:rPr>
          <w:rFonts w:ascii="Times New Roman" w:hAnsi="Times New Roman" w:cs="Times New Roman"/>
        </w:rPr>
        <w:t xml:space="preserve">challenge to the homeostasis of an </w:t>
      </w:r>
      <w:r>
        <w:rPr>
          <w:rFonts w:ascii="Times New Roman" w:hAnsi="Times New Roman" w:cs="Times New Roman"/>
        </w:rPr>
        <w:t>organism</w:t>
      </w:r>
      <w:r w:rsidR="00610900" w:rsidRPr="00610900">
        <w:rPr>
          <w:rFonts w:ascii="Times New Roman" w:hAnsi="Times New Roman" w:cs="Times New Roman"/>
        </w:rPr>
        <w:t xml:space="preserve"> (</w:t>
      </w:r>
      <w:r w:rsidR="00610900" w:rsidRPr="00610900">
        <w:rPr>
          <w:rFonts w:ascii="Times New Roman" w:hAnsi="Times New Roman" w:cs="Times New Roman"/>
          <w:kern w:val="0"/>
          <w:lang w:val="en-US"/>
        </w:rPr>
        <w:t>Bose et al., 2009)</w:t>
      </w:r>
      <w:del w:id="7" w:author="Karen Crosby" w:date="2026-04-05T13:35:00Z" w16du:dateUtc="2026-04-05T16:35:00Z">
        <w:r w:rsidR="00622C61" w:rsidDel="0026621F">
          <w:rPr>
            <w:rFonts w:ascii="Times New Roman" w:hAnsi="Times New Roman" w:cs="Times New Roman"/>
            <w:kern w:val="0"/>
            <w:lang w:val="en-US"/>
          </w:rPr>
          <w:delText>,</w:delText>
        </w:r>
      </w:del>
      <w:r w:rsidR="00622C61">
        <w:rPr>
          <w:rFonts w:ascii="Times New Roman" w:hAnsi="Times New Roman" w:cs="Times New Roman"/>
          <w:kern w:val="0"/>
          <w:lang w:val="en-US"/>
        </w:rPr>
        <w:t xml:space="preserve"> or the perceived threat to </w:t>
      </w:r>
      <w:r w:rsidR="00622C61" w:rsidRPr="00622C61">
        <w:rPr>
          <w:rFonts w:ascii="Times New Roman" w:hAnsi="Times New Roman" w:cs="Times New Roman"/>
          <w:kern w:val="0"/>
          <w:lang w:val="en-US"/>
        </w:rPr>
        <w:t>homeostasis (Charmandari et al., 2005)</w:t>
      </w:r>
      <w:r w:rsidRPr="00622C61">
        <w:rPr>
          <w:rFonts w:ascii="Times New Roman" w:hAnsi="Times New Roman" w:cs="Times New Roman"/>
          <w:kern w:val="0"/>
          <w:lang w:val="en-US"/>
        </w:rPr>
        <w:t>.</w:t>
      </w:r>
      <w:r>
        <w:rPr>
          <w:rFonts w:ascii="Times New Roman" w:hAnsi="Times New Roman" w:cs="Times New Roman"/>
          <w:kern w:val="0"/>
          <w:lang w:val="en-US"/>
        </w:rPr>
        <w:t xml:space="preserve"> </w:t>
      </w:r>
      <w:del w:id="8" w:author="Karen Crosby" w:date="2026-04-05T13:35:00Z" w16du:dateUtc="2026-04-05T16:35:00Z">
        <w:r w:rsidR="00E34165" w:rsidDel="0026621F">
          <w:rPr>
            <w:rFonts w:ascii="Times New Roman" w:hAnsi="Times New Roman" w:cs="Times New Roman"/>
            <w:kern w:val="0"/>
            <w:lang w:val="en-US"/>
          </w:rPr>
          <w:delText>When under stress, the</w:delText>
        </w:r>
        <w:r w:rsidDel="0026621F">
          <w:rPr>
            <w:rFonts w:ascii="Times New Roman" w:hAnsi="Times New Roman" w:cs="Times New Roman"/>
            <w:kern w:val="0"/>
            <w:lang w:val="en-US"/>
          </w:rPr>
          <w:delText xml:space="preserve"> organism responds to regain equilibrium </w:delText>
        </w:r>
        <w:r w:rsidRPr="00610900" w:rsidDel="0026621F">
          <w:rPr>
            <w:rFonts w:ascii="Times New Roman" w:hAnsi="Times New Roman" w:cs="Times New Roman"/>
          </w:rPr>
          <w:delText>(</w:delText>
        </w:r>
        <w:r w:rsidRPr="00610900" w:rsidDel="0026621F">
          <w:rPr>
            <w:rFonts w:ascii="Times New Roman" w:hAnsi="Times New Roman" w:cs="Times New Roman"/>
            <w:kern w:val="0"/>
            <w:lang w:val="en-US"/>
          </w:rPr>
          <w:delText xml:space="preserve">Bose et al., </w:delText>
        </w:r>
        <w:commentRangeStart w:id="9"/>
        <w:r w:rsidRPr="00610900" w:rsidDel="0026621F">
          <w:rPr>
            <w:rFonts w:ascii="Times New Roman" w:hAnsi="Times New Roman" w:cs="Times New Roman"/>
            <w:kern w:val="0"/>
            <w:lang w:val="en-US"/>
          </w:rPr>
          <w:delText>2009</w:delText>
        </w:r>
      </w:del>
      <w:commentRangeEnd w:id="9"/>
      <w:r w:rsidR="0026621F" w:rsidRPr="00610900">
        <w:rPr>
          <w:rStyle w:val="CommentReference"/>
          <w:rFonts w:ascii="Times New Roman" w:hAnsi="Times New Roman" w:cs="Times New Roman"/>
          <w:kern w:val="0"/>
          <w:sz w:val="24"/>
          <w:szCs w:val="24"/>
          <w:lang w:val="en-US"/>
        </w:rPr>
        <w:commentReference w:id="9"/>
      </w:r>
      <w:del w:id="10" w:author="Karen Crosby" w:date="2026-04-05T13:35:00Z" w16du:dateUtc="2026-04-05T16:35:00Z">
        <w:r w:rsidRPr="00610900" w:rsidDel="0026621F">
          <w:rPr>
            <w:rFonts w:ascii="Times New Roman" w:hAnsi="Times New Roman" w:cs="Times New Roman"/>
            <w:kern w:val="0"/>
            <w:lang w:val="en-US"/>
          </w:rPr>
          <w:delText>)</w:delText>
        </w:r>
        <w:r w:rsidDel="0026621F">
          <w:rPr>
            <w:rFonts w:ascii="Times New Roman" w:hAnsi="Times New Roman" w:cs="Times New Roman"/>
            <w:kern w:val="0"/>
            <w:lang w:val="en-US"/>
          </w:rPr>
          <w:delText>.</w:delText>
        </w:r>
        <w:r w:rsidR="00A67832" w:rsidDel="0026621F">
          <w:rPr>
            <w:rFonts w:ascii="Times New Roman" w:hAnsi="Times New Roman" w:cs="Times New Roman"/>
            <w:kern w:val="0"/>
            <w:lang w:val="en-US"/>
          </w:rPr>
          <w:delText xml:space="preserve"> </w:delText>
        </w:r>
      </w:del>
      <w:r w:rsidR="00A67832">
        <w:rPr>
          <w:rFonts w:ascii="Times New Roman" w:hAnsi="Times New Roman" w:cs="Times New Roman"/>
          <w:kern w:val="0"/>
          <w:lang w:val="en-US"/>
        </w:rPr>
        <w:t>In humans</w:t>
      </w:r>
      <w:r w:rsidR="00F56722">
        <w:rPr>
          <w:rFonts w:ascii="Times New Roman" w:hAnsi="Times New Roman" w:cs="Times New Roman"/>
          <w:kern w:val="0"/>
          <w:lang w:val="en-US"/>
        </w:rPr>
        <w:t xml:space="preserve"> and other mammals</w:t>
      </w:r>
      <w:r w:rsidR="00A67832">
        <w:rPr>
          <w:rFonts w:ascii="Times New Roman" w:hAnsi="Times New Roman" w:cs="Times New Roman"/>
          <w:kern w:val="0"/>
          <w:lang w:val="en-US"/>
        </w:rPr>
        <w:t xml:space="preserve">, stress activates the hypothalamic-pituitary-adrenal (HPA) axis and the </w:t>
      </w:r>
      <w:r w:rsidR="00A67832" w:rsidRPr="007D2CD6">
        <w:rPr>
          <w:rFonts w:ascii="Times New Roman" w:hAnsi="Times New Roman" w:cs="Times New Roman"/>
        </w:rPr>
        <w:t>sympathetic adrenomedullary system (SAM)</w:t>
      </w:r>
      <w:r w:rsidR="00875852">
        <w:rPr>
          <w:rFonts w:ascii="Times New Roman" w:hAnsi="Times New Roman" w:cs="Times New Roman"/>
        </w:rPr>
        <w:t xml:space="preserve"> </w:t>
      </w:r>
      <w:r w:rsidR="00F56722">
        <w:rPr>
          <w:rFonts w:ascii="Times New Roman" w:hAnsi="Times New Roman" w:cs="Times New Roman"/>
        </w:rPr>
        <w:t>in parallel</w:t>
      </w:r>
      <w:r w:rsidR="00A67832">
        <w:rPr>
          <w:rFonts w:ascii="Times New Roman" w:hAnsi="Times New Roman" w:cs="Times New Roman"/>
        </w:rPr>
        <w:t xml:space="preserve"> (Adam and Epel, 2007</w:t>
      </w:r>
      <w:r w:rsidR="002E03FC">
        <w:rPr>
          <w:rFonts w:ascii="Times New Roman" w:hAnsi="Times New Roman" w:cs="Times New Roman"/>
        </w:rPr>
        <w:t xml:space="preserve">; </w:t>
      </w:r>
      <w:r w:rsidR="002E03FC" w:rsidRPr="002E03FC">
        <w:rPr>
          <w:rFonts w:ascii="Times New Roman" w:hAnsi="Times New Roman" w:cs="Times New Roman"/>
          <w:kern w:val="0"/>
          <w:lang w:val="en-US"/>
        </w:rPr>
        <w:t>Charmandari et al., 2005</w:t>
      </w:r>
      <w:r w:rsidR="00A67832">
        <w:rPr>
          <w:rFonts w:ascii="Times New Roman" w:hAnsi="Times New Roman" w:cs="Times New Roman"/>
        </w:rPr>
        <w:t>).</w:t>
      </w:r>
      <w:r w:rsidR="00EF64C2">
        <w:rPr>
          <w:rFonts w:ascii="Times New Roman" w:hAnsi="Times New Roman" w:cs="Times New Roman"/>
        </w:rPr>
        <w:t xml:space="preserve"> </w:t>
      </w:r>
      <w:ins w:id="11" w:author="Karen Crosby" w:date="2026-04-05T13:36:00Z" w16du:dateUtc="2026-04-05T16:36:00Z">
        <w:r w:rsidR="0026621F">
          <w:rPr>
            <w:rFonts w:ascii="Times New Roman" w:hAnsi="Times New Roman" w:cs="Times New Roman"/>
          </w:rPr>
          <w:t xml:space="preserve">With </w:t>
        </w:r>
      </w:ins>
      <w:del w:id="12" w:author="Karen Crosby" w:date="2026-04-05T13:36:00Z" w16du:dateUtc="2026-04-05T16:36:00Z">
        <w:r w:rsidR="00E34165" w:rsidDel="0026621F">
          <w:rPr>
            <w:rFonts w:ascii="Times New Roman" w:hAnsi="Times New Roman" w:cs="Times New Roman"/>
          </w:rPr>
          <w:delText xml:space="preserve">In </w:delText>
        </w:r>
      </w:del>
      <w:r w:rsidR="00E34165">
        <w:rPr>
          <w:rFonts w:ascii="Times New Roman" w:hAnsi="Times New Roman" w:cs="Times New Roman"/>
        </w:rPr>
        <w:t>an acute</w:t>
      </w:r>
      <w:del w:id="13" w:author="Karen Crosby" w:date="2026-04-05T13:36:00Z" w16du:dateUtc="2026-04-05T16:36:00Z">
        <w:r w:rsidR="00F56722" w:rsidDel="0026621F">
          <w:rPr>
            <w:rFonts w:ascii="Times New Roman" w:hAnsi="Times New Roman" w:cs="Times New Roman"/>
          </w:rPr>
          <w:delText>, short-term</w:delText>
        </w:r>
      </w:del>
      <w:r w:rsidR="00E34165">
        <w:rPr>
          <w:rFonts w:ascii="Times New Roman" w:hAnsi="Times New Roman" w:cs="Times New Roman"/>
        </w:rPr>
        <w:t xml:space="preserve"> stressor, </w:t>
      </w:r>
      <w:r w:rsidR="00B8089A">
        <w:rPr>
          <w:rFonts w:ascii="Times New Roman" w:hAnsi="Times New Roman" w:cs="Times New Roman"/>
        </w:rPr>
        <w:t xml:space="preserve">the SAM </w:t>
      </w:r>
      <w:r w:rsidR="00F56722">
        <w:rPr>
          <w:rFonts w:ascii="Times New Roman" w:hAnsi="Times New Roman" w:cs="Times New Roman"/>
        </w:rPr>
        <w:t>drives the</w:t>
      </w:r>
      <w:r w:rsidR="00E34165">
        <w:rPr>
          <w:rFonts w:ascii="Times New Roman" w:hAnsi="Times New Roman" w:cs="Times New Roman"/>
        </w:rPr>
        <w:t xml:space="preserve"> release of catecholamines</w:t>
      </w:r>
      <w:r w:rsidR="00F56722">
        <w:rPr>
          <w:rFonts w:ascii="Times New Roman" w:hAnsi="Times New Roman" w:cs="Times New Roman"/>
        </w:rPr>
        <w:t>,</w:t>
      </w:r>
      <w:r w:rsidR="00E34165">
        <w:rPr>
          <w:rFonts w:ascii="Times New Roman" w:hAnsi="Times New Roman" w:cs="Times New Roman"/>
        </w:rPr>
        <w:t xml:space="preserve"> </w:t>
      </w:r>
      <w:r w:rsidR="00F56722">
        <w:rPr>
          <w:rFonts w:ascii="Times New Roman" w:hAnsi="Times New Roman" w:cs="Times New Roman"/>
        </w:rPr>
        <w:t>triggering</w:t>
      </w:r>
      <w:r w:rsidR="00E34165">
        <w:rPr>
          <w:rFonts w:ascii="Times New Roman" w:hAnsi="Times New Roman" w:cs="Times New Roman"/>
        </w:rPr>
        <w:t xml:space="preserve"> the “fight or flight” response from the sympathetic division of the autonomic system</w:t>
      </w:r>
      <w:r w:rsidR="00B8089A">
        <w:rPr>
          <w:rFonts w:ascii="Times New Roman" w:hAnsi="Times New Roman" w:cs="Times New Roman"/>
        </w:rPr>
        <w:t xml:space="preserve"> (</w:t>
      </w:r>
      <w:r w:rsidR="00E34165">
        <w:rPr>
          <w:rFonts w:ascii="Times New Roman" w:hAnsi="Times New Roman" w:cs="Times New Roman"/>
        </w:rPr>
        <w:t xml:space="preserve">James et al., 2023). </w:t>
      </w:r>
      <w:r w:rsidR="00B8089A">
        <w:rPr>
          <w:rFonts w:ascii="Times New Roman" w:hAnsi="Times New Roman" w:cs="Times New Roman"/>
        </w:rPr>
        <w:t xml:space="preserve">As part of the HPA axis, the paraventricular nucleus (PVN) of the hypothalamus releases corticotrophin-releasing hormone (CRH), which stimulates adrenocorticotrophin hormone (ACTH) </w:t>
      </w:r>
      <w:r w:rsidR="0013546D">
        <w:rPr>
          <w:rFonts w:ascii="Times New Roman" w:hAnsi="Times New Roman" w:cs="Times New Roman"/>
        </w:rPr>
        <w:t xml:space="preserve">release </w:t>
      </w:r>
      <w:r w:rsidR="00B8089A">
        <w:rPr>
          <w:rFonts w:ascii="Times New Roman" w:hAnsi="Times New Roman" w:cs="Times New Roman"/>
        </w:rPr>
        <w:t xml:space="preserve">from the </w:t>
      </w:r>
      <w:r w:rsidR="00413180">
        <w:rPr>
          <w:rFonts w:ascii="Times New Roman" w:hAnsi="Times New Roman" w:cs="Times New Roman"/>
        </w:rPr>
        <w:t xml:space="preserve">anterior </w:t>
      </w:r>
      <w:r w:rsidR="00B8089A">
        <w:rPr>
          <w:rFonts w:ascii="Times New Roman" w:hAnsi="Times New Roman" w:cs="Times New Roman"/>
        </w:rPr>
        <w:t xml:space="preserve">pituitary gland, which in turn stimulates cortisol release from the adrenal cortex (Bose et al., 2009; Adam and Epel, 2007). </w:t>
      </w:r>
      <w:r w:rsidR="00B9173E">
        <w:rPr>
          <w:rFonts w:ascii="Times New Roman" w:hAnsi="Times New Roman" w:cs="Times New Roman"/>
        </w:rPr>
        <w:t>G</w:t>
      </w:r>
      <w:r w:rsidR="00FC3C31">
        <w:rPr>
          <w:rFonts w:ascii="Times New Roman" w:hAnsi="Times New Roman" w:cs="Times New Roman"/>
        </w:rPr>
        <w:t>lucocorticoids release</w:t>
      </w:r>
      <w:r w:rsidR="00F15AB0">
        <w:rPr>
          <w:rFonts w:ascii="Times New Roman" w:hAnsi="Times New Roman" w:cs="Times New Roman"/>
        </w:rPr>
        <w:t>d</w:t>
      </w:r>
      <w:r w:rsidR="00FC3C31">
        <w:rPr>
          <w:rFonts w:ascii="Times New Roman" w:hAnsi="Times New Roman" w:cs="Times New Roman"/>
        </w:rPr>
        <w:t xml:space="preserve"> from the HPA </w:t>
      </w:r>
      <w:r w:rsidR="00FC3C31">
        <w:rPr>
          <w:rFonts w:ascii="Times New Roman" w:hAnsi="Times New Roman" w:cs="Times New Roman"/>
        </w:rPr>
        <w:lastRenderedPageBreak/>
        <w:t>axis can act on the adrenal medulla to promote catecholamine release</w:t>
      </w:r>
      <w:r w:rsidR="00120118">
        <w:rPr>
          <w:rFonts w:ascii="Times New Roman" w:hAnsi="Times New Roman" w:cs="Times New Roman"/>
        </w:rPr>
        <w:t>, highlighting cross</w:t>
      </w:r>
      <w:r w:rsidR="00AA4C72">
        <w:rPr>
          <w:rFonts w:ascii="Times New Roman" w:hAnsi="Times New Roman" w:cs="Times New Roman"/>
        </w:rPr>
        <w:t>t</w:t>
      </w:r>
      <w:r w:rsidR="00120118">
        <w:rPr>
          <w:rFonts w:ascii="Times New Roman" w:hAnsi="Times New Roman" w:cs="Times New Roman"/>
        </w:rPr>
        <w:t>alk between the HPA axis and SAM system</w:t>
      </w:r>
      <w:r w:rsidR="00FC3C31">
        <w:rPr>
          <w:rFonts w:ascii="Times New Roman" w:hAnsi="Times New Roman" w:cs="Times New Roman"/>
        </w:rPr>
        <w:t xml:space="preserve"> (</w:t>
      </w:r>
      <w:r w:rsidR="00465A84" w:rsidRPr="002E03FC">
        <w:rPr>
          <w:rFonts w:ascii="Times New Roman" w:hAnsi="Times New Roman" w:cs="Times New Roman"/>
          <w:kern w:val="0"/>
          <w:lang w:val="en-US"/>
        </w:rPr>
        <w:t>Charmandari et al., 2005</w:t>
      </w:r>
      <w:r w:rsidR="00FC3C31">
        <w:rPr>
          <w:rFonts w:ascii="Times New Roman" w:hAnsi="Times New Roman" w:cs="Times New Roman"/>
        </w:rPr>
        <w:t>).</w:t>
      </w:r>
      <w:r w:rsidR="00091875">
        <w:rPr>
          <w:rFonts w:ascii="Times New Roman" w:hAnsi="Times New Roman" w:cs="Times New Roman"/>
        </w:rPr>
        <w:t xml:space="preserve"> </w:t>
      </w:r>
    </w:p>
    <w:p w14:paraId="6A4DB383" w14:textId="73764085" w:rsidR="006A2E6A" w:rsidRPr="0012291E" w:rsidRDefault="00E34165" w:rsidP="0012291E">
      <w:pPr>
        <w:spacing w:line="360" w:lineRule="auto"/>
        <w:ind w:firstLine="720"/>
        <w:rPr>
          <w:rFonts w:ascii="Times New Roman" w:hAnsi="Times New Roman" w:cs="Times New Roman"/>
        </w:rPr>
      </w:pPr>
      <w:r>
        <w:rPr>
          <w:rFonts w:ascii="Times New Roman" w:hAnsi="Times New Roman" w:cs="Times New Roman"/>
        </w:rPr>
        <w:t xml:space="preserve">Under acute stress, </w:t>
      </w:r>
      <w:r w:rsidR="00FB154E">
        <w:rPr>
          <w:rFonts w:ascii="Times New Roman" w:hAnsi="Times New Roman" w:cs="Times New Roman"/>
        </w:rPr>
        <w:t xml:space="preserve">cortisol should negatively </w:t>
      </w:r>
      <w:r w:rsidR="00E334AE">
        <w:rPr>
          <w:rFonts w:ascii="Times New Roman" w:hAnsi="Times New Roman" w:cs="Times New Roman"/>
        </w:rPr>
        <w:t>feedback</w:t>
      </w:r>
      <w:r w:rsidR="00FB154E">
        <w:rPr>
          <w:rFonts w:ascii="Times New Roman" w:hAnsi="Times New Roman" w:cs="Times New Roman"/>
        </w:rPr>
        <w:t xml:space="preserve"> </w:t>
      </w:r>
      <w:r w:rsidR="00BF1B22">
        <w:rPr>
          <w:rFonts w:ascii="Times New Roman" w:hAnsi="Times New Roman" w:cs="Times New Roman"/>
        </w:rPr>
        <w:t>on CRH and ACTH to</w:t>
      </w:r>
      <w:r w:rsidR="00FB154E">
        <w:rPr>
          <w:rFonts w:ascii="Times New Roman" w:hAnsi="Times New Roman" w:cs="Times New Roman"/>
        </w:rPr>
        <w:t xml:space="preserve"> prevent prolonged secretion</w:t>
      </w:r>
      <w:r w:rsidR="00BF1B22">
        <w:rPr>
          <w:rFonts w:ascii="Times New Roman" w:hAnsi="Times New Roman" w:cs="Times New Roman"/>
        </w:rPr>
        <w:t xml:space="preserve"> of cortisol</w:t>
      </w:r>
      <w:r w:rsidR="00FB154E">
        <w:rPr>
          <w:rFonts w:ascii="Times New Roman" w:hAnsi="Times New Roman" w:cs="Times New Roman"/>
        </w:rPr>
        <w:t xml:space="preserve"> (Adam and Epel, 2007</w:t>
      </w:r>
      <w:r w:rsidR="00BF1B22">
        <w:rPr>
          <w:rFonts w:ascii="Times New Roman" w:hAnsi="Times New Roman" w:cs="Times New Roman"/>
        </w:rPr>
        <w:t>; Charmandari et al., 2005</w:t>
      </w:r>
      <w:r w:rsidR="00FB154E">
        <w:rPr>
          <w:rFonts w:ascii="Times New Roman" w:hAnsi="Times New Roman" w:cs="Times New Roman"/>
        </w:rPr>
        <w:t>)</w:t>
      </w:r>
      <w:r>
        <w:rPr>
          <w:rFonts w:ascii="Times New Roman" w:hAnsi="Times New Roman" w:cs="Times New Roman"/>
        </w:rPr>
        <w:t xml:space="preserve">. </w:t>
      </w:r>
      <w:r w:rsidR="009623E4">
        <w:rPr>
          <w:rFonts w:ascii="Times New Roman" w:hAnsi="Times New Roman" w:cs="Times New Roman"/>
          <w:kern w:val="0"/>
          <w:lang w:val="en-US"/>
        </w:rPr>
        <w:t>By binding to glucocorticoid receptors, cortisol initiates o</w:t>
      </w:r>
      <w:r w:rsidR="00BC1C13">
        <w:rPr>
          <w:rFonts w:ascii="Times New Roman" w:hAnsi="Times New Roman" w:cs="Times New Roman"/>
          <w:kern w:val="0"/>
          <w:lang w:val="en-US"/>
        </w:rPr>
        <w:t>r</w:t>
      </w:r>
      <w:r w:rsidR="009623E4">
        <w:rPr>
          <w:rFonts w:ascii="Times New Roman" w:hAnsi="Times New Roman" w:cs="Times New Roman"/>
          <w:kern w:val="0"/>
          <w:lang w:val="en-US"/>
        </w:rPr>
        <w:t xml:space="preserve"> represses transcription to </w:t>
      </w:r>
      <w:r w:rsidR="009623E4" w:rsidRPr="00E334AE">
        <w:rPr>
          <w:rFonts w:ascii="Times New Roman" w:hAnsi="Times New Roman" w:cs="Times New Roman"/>
          <w:color w:val="000000" w:themeColor="text1"/>
          <w:kern w:val="0"/>
          <w:lang w:val="en-US"/>
        </w:rPr>
        <w:t xml:space="preserve">negatively </w:t>
      </w:r>
      <w:r w:rsidR="009623E4">
        <w:rPr>
          <w:rFonts w:ascii="Times New Roman" w:hAnsi="Times New Roman" w:cs="Times New Roman"/>
          <w:kern w:val="0"/>
          <w:lang w:val="en-US"/>
        </w:rPr>
        <w:t xml:space="preserve">feedback on the HPA </w:t>
      </w:r>
      <w:r w:rsidR="009623E4" w:rsidRPr="00E52BA0">
        <w:rPr>
          <w:rFonts w:ascii="Times New Roman" w:hAnsi="Times New Roman" w:cs="Times New Roman"/>
          <w:kern w:val="0"/>
          <w:lang w:val="en-US"/>
        </w:rPr>
        <w:t>axis</w:t>
      </w:r>
      <w:r w:rsidR="009623E4">
        <w:rPr>
          <w:rFonts w:ascii="Times New Roman" w:hAnsi="Times New Roman" w:cs="Times New Roman"/>
          <w:kern w:val="0"/>
          <w:lang w:val="en-US"/>
        </w:rPr>
        <w:t>, while binding to mineral</w:t>
      </w:r>
      <w:r w:rsidR="004D666A">
        <w:rPr>
          <w:rFonts w:ascii="Times New Roman" w:hAnsi="Times New Roman" w:cs="Times New Roman"/>
          <w:kern w:val="0"/>
          <w:lang w:val="en-US"/>
        </w:rPr>
        <w:t>o</w:t>
      </w:r>
      <w:r w:rsidR="009623E4">
        <w:rPr>
          <w:rFonts w:ascii="Times New Roman" w:hAnsi="Times New Roman" w:cs="Times New Roman"/>
          <w:kern w:val="0"/>
          <w:lang w:val="en-US"/>
        </w:rPr>
        <w:t>corticoid receptor</w:t>
      </w:r>
      <w:del w:id="14" w:author="Karen Crosby" w:date="2026-04-05T13:41:00Z" w16du:dateUtc="2026-04-05T16:41:00Z">
        <w:r w:rsidR="009623E4" w:rsidDel="0026621F">
          <w:rPr>
            <w:rFonts w:ascii="Times New Roman" w:hAnsi="Times New Roman" w:cs="Times New Roman"/>
            <w:kern w:val="0"/>
            <w:lang w:val="en-US"/>
          </w:rPr>
          <w:delText>s</w:delText>
        </w:r>
      </w:del>
      <w:r w:rsidR="009623E4">
        <w:rPr>
          <w:rFonts w:ascii="Times New Roman" w:hAnsi="Times New Roman" w:cs="Times New Roman"/>
          <w:kern w:val="0"/>
          <w:lang w:val="en-US"/>
        </w:rPr>
        <w:t xml:space="preserve"> </w:t>
      </w:r>
      <w:ins w:id="15" w:author="Karen Crosby" w:date="2026-04-05T13:41:00Z" w16du:dateUtc="2026-04-05T16:41:00Z">
        <w:r w:rsidR="0026621F">
          <w:rPr>
            <w:rFonts w:ascii="Times New Roman" w:hAnsi="Times New Roman" w:cs="Times New Roman"/>
            <w:kern w:val="0"/>
            <w:lang w:val="en-US"/>
          </w:rPr>
          <w:t xml:space="preserve">to </w:t>
        </w:r>
      </w:ins>
      <w:r w:rsidR="009623E4">
        <w:rPr>
          <w:rFonts w:ascii="Times New Roman" w:hAnsi="Times New Roman" w:cs="Times New Roman"/>
          <w:kern w:val="0"/>
          <w:lang w:val="en-US"/>
        </w:rPr>
        <w:t>regulate</w:t>
      </w:r>
      <w:del w:id="16" w:author="Karen Crosby" w:date="2026-04-05T13:41:00Z" w16du:dateUtc="2026-04-05T16:41:00Z">
        <w:r w:rsidR="009623E4" w:rsidDel="0026621F">
          <w:rPr>
            <w:rFonts w:ascii="Times New Roman" w:hAnsi="Times New Roman" w:cs="Times New Roman"/>
            <w:kern w:val="0"/>
            <w:lang w:val="en-US"/>
          </w:rPr>
          <w:delText>s</w:delText>
        </w:r>
      </w:del>
      <w:r w:rsidR="009623E4">
        <w:rPr>
          <w:rFonts w:ascii="Times New Roman" w:hAnsi="Times New Roman" w:cs="Times New Roman"/>
          <w:kern w:val="0"/>
          <w:lang w:val="en-US"/>
        </w:rPr>
        <w:t xml:space="preserve"> basal HPA activity </w:t>
      </w:r>
      <w:r w:rsidR="009623E4" w:rsidRPr="00E52BA0">
        <w:rPr>
          <w:rFonts w:ascii="Times New Roman" w:hAnsi="Times New Roman" w:cs="Times New Roman"/>
          <w:kern w:val="0"/>
          <w:lang w:val="en-US"/>
        </w:rPr>
        <w:t>(Nieuwenhuizen and Rutters, 2008)</w:t>
      </w:r>
      <w:r w:rsidR="009623E4">
        <w:rPr>
          <w:rFonts w:ascii="Times New Roman" w:hAnsi="Times New Roman" w:cs="Times New Roman"/>
          <w:kern w:val="0"/>
          <w:lang w:val="en-US"/>
        </w:rPr>
        <w:t xml:space="preserve">. </w:t>
      </w:r>
      <w:r>
        <w:rPr>
          <w:rFonts w:ascii="Times New Roman" w:hAnsi="Times New Roman" w:cs="Times New Roman"/>
        </w:rPr>
        <w:t xml:space="preserve">This tight regulation of cortisol </w:t>
      </w:r>
      <w:commentRangeStart w:id="17"/>
      <w:r>
        <w:rPr>
          <w:rFonts w:ascii="Times New Roman" w:hAnsi="Times New Roman" w:cs="Times New Roman"/>
        </w:rPr>
        <w:t xml:space="preserve">is critical because </w:t>
      </w:r>
      <w:r w:rsidR="00FB154E">
        <w:rPr>
          <w:rFonts w:ascii="Times New Roman" w:hAnsi="Times New Roman" w:cs="Times New Roman"/>
        </w:rPr>
        <w:t xml:space="preserve">the </w:t>
      </w:r>
      <w:r w:rsidR="00FB154E" w:rsidRPr="00F22F37">
        <w:rPr>
          <w:rFonts w:ascii="Times New Roman" w:hAnsi="Times New Roman" w:cs="Times New Roman"/>
          <w:kern w:val="0"/>
          <w:lang w:val="en-US"/>
        </w:rPr>
        <w:t>acute stress response is necessary for homeostatic recovery</w:t>
      </w:r>
      <w:r w:rsidR="00BC1C13">
        <w:rPr>
          <w:rFonts w:ascii="Times New Roman" w:hAnsi="Times New Roman" w:cs="Times New Roman"/>
          <w:kern w:val="0"/>
          <w:lang w:val="en-US"/>
        </w:rPr>
        <w:t xml:space="preserve"> </w:t>
      </w:r>
      <w:commentRangeEnd w:id="17"/>
      <w:r w:rsidR="00973689" w:rsidRPr="00F22F37">
        <w:rPr>
          <w:rStyle w:val="CommentReference"/>
          <w:rFonts w:ascii="Times New Roman" w:hAnsi="Times New Roman" w:cs="Times New Roman"/>
          <w:sz w:val="24"/>
          <w:szCs w:val="24"/>
        </w:rPr>
        <w:commentReference w:id="17"/>
      </w:r>
      <w:r w:rsidR="00FB154E" w:rsidRPr="00F22F37">
        <w:rPr>
          <w:rFonts w:ascii="Times New Roman" w:hAnsi="Times New Roman" w:cs="Times New Roman"/>
        </w:rPr>
        <w:t>(</w:t>
      </w:r>
      <w:r w:rsidR="00FB154E" w:rsidRPr="00F22F37">
        <w:rPr>
          <w:rFonts w:ascii="Times New Roman" w:hAnsi="Times New Roman" w:cs="Times New Roman"/>
          <w:kern w:val="0"/>
          <w:lang w:val="en-US"/>
        </w:rPr>
        <w:t>Bose et al., 2009</w:t>
      </w:r>
      <w:commentRangeStart w:id="18"/>
      <w:commentRangeStart w:id="19"/>
      <w:r w:rsidR="00FB154E" w:rsidRPr="00F22F37">
        <w:rPr>
          <w:rFonts w:ascii="Times New Roman" w:hAnsi="Times New Roman" w:cs="Times New Roman"/>
          <w:kern w:val="0"/>
          <w:lang w:val="en-US"/>
        </w:rPr>
        <w:t>)</w:t>
      </w:r>
      <w:r w:rsidR="00FB154E">
        <w:rPr>
          <w:rFonts w:ascii="Times New Roman" w:hAnsi="Times New Roman" w:cs="Times New Roman"/>
          <w:kern w:val="0"/>
          <w:lang w:val="en-US"/>
        </w:rPr>
        <w:t>.</w:t>
      </w:r>
      <w:r>
        <w:rPr>
          <w:rFonts w:ascii="Times New Roman" w:hAnsi="Times New Roman" w:cs="Times New Roman"/>
          <w:kern w:val="0"/>
          <w:lang w:val="en-US"/>
        </w:rPr>
        <w:t xml:space="preserve"> </w:t>
      </w:r>
      <w:r w:rsidR="0012291E">
        <w:rPr>
          <w:rFonts w:ascii="Times New Roman" w:hAnsi="Times New Roman" w:cs="Times New Roman"/>
        </w:rPr>
        <w:t xml:space="preserve">In addition, glucocorticoids regulate energy balance during stress. Peripherally, they act catabolically to mobilize energy stores, ensuring sufficient fuel is available for tissues such as the heart and skeletal muscle (Dallman et al., 2006). </w:t>
      </w:r>
      <w:r w:rsidR="00770BE4">
        <w:rPr>
          <w:rFonts w:ascii="Times New Roman" w:hAnsi="Times New Roman" w:cs="Times New Roman"/>
        </w:rPr>
        <w:t>As part of the normal response to an acute stressor, activation of the HPA</w:t>
      </w:r>
      <w:r w:rsidR="006A2E6A">
        <w:rPr>
          <w:rFonts w:ascii="Times New Roman" w:hAnsi="Times New Roman" w:cs="Times New Roman"/>
        </w:rPr>
        <w:t xml:space="preserve"> that</w:t>
      </w:r>
      <w:r w:rsidR="00770BE4">
        <w:rPr>
          <w:rFonts w:ascii="Times New Roman" w:hAnsi="Times New Roman" w:cs="Times New Roman"/>
        </w:rPr>
        <w:t xml:space="preserve"> leads to an increase in</w:t>
      </w:r>
      <w:del w:id="20" w:author="Karen Crosby" w:date="2026-04-05T13:43:00Z" w16du:dateUtc="2026-04-05T16:43:00Z">
        <w:r w:rsidR="00770BE4" w:rsidDel="00973689">
          <w:rPr>
            <w:rFonts w:ascii="Times New Roman" w:hAnsi="Times New Roman" w:cs="Times New Roman"/>
          </w:rPr>
          <w:delText xml:space="preserve"> </w:delText>
        </w:r>
      </w:del>
      <w:r w:rsidR="00770BE4">
        <w:rPr>
          <w:rFonts w:ascii="Times New Roman" w:hAnsi="Times New Roman" w:cs="Times New Roman"/>
        </w:rPr>
        <w:t xml:space="preserve"> glucocorticoid levels within 2-5 minutes of the stimulus </w:t>
      </w:r>
      <w:commentRangeEnd w:id="18"/>
      <w:r w:rsidR="00973689">
        <w:rPr>
          <w:rStyle w:val="CommentReference"/>
          <w:rFonts w:ascii="Times New Roman" w:hAnsi="Times New Roman" w:cs="Times New Roman"/>
          <w:sz w:val="24"/>
          <w:szCs w:val="24"/>
        </w:rPr>
        <w:commentReference w:id="18"/>
      </w:r>
      <w:commentRangeEnd w:id="19"/>
      <w:r w:rsidR="00973689">
        <w:rPr>
          <w:rStyle w:val="CommentReference"/>
          <w:rFonts w:ascii="Times New Roman" w:hAnsi="Times New Roman" w:cs="Times New Roman"/>
          <w:sz w:val="24"/>
          <w:szCs w:val="24"/>
        </w:rPr>
        <w:commentReference w:id="19"/>
      </w:r>
      <w:r w:rsidR="00770BE4">
        <w:rPr>
          <w:rFonts w:ascii="Times New Roman" w:hAnsi="Times New Roman" w:cs="Times New Roman"/>
        </w:rPr>
        <w:t xml:space="preserve">(Dallman et al., 2006). </w:t>
      </w:r>
      <w:r w:rsidR="00D54584">
        <w:rPr>
          <w:rFonts w:ascii="Times New Roman" w:hAnsi="Times New Roman" w:cs="Times New Roman"/>
        </w:rPr>
        <w:t>The</w:t>
      </w:r>
      <w:r w:rsidR="00770BE4">
        <w:rPr>
          <w:rFonts w:ascii="Times New Roman" w:hAnsi="Times New Roman" w:cs="Times New Roman"/>
        </w:rPr>
        <w:t xml:space="preserve"> rapid </w:t>
      </w:r>
      <w:r w:rsidR="00D54584">
        <w:rPr>
          <w:rFonts w:ascii="Times New Roman" w:hAnsi="Times New Roman" w:cs="Times New Roman"/>
        </w:rPr>
        <w:t>increase in glucocorticoids</w:t>
      </w:r>
      <w:r w:rsidR="00770BE4">
        <w:rPr>
          <w:rFonts w:ascii="Times New Roman" w:hAnsi="Times New Roman" w:cs="Times New Roman"/>
        </w:rPr>
        <w:t xml:space="preserve"> is critical </w:t>
      </w:r>
      <w:r w:rsidR="00D54584">
        <w:rPr>
          <w:rFonts w:ascii="Times New Roman" w:hAnsi="Times New Roman" w:cs="Times New Roman"/>
        </w:rPr>
        <w:t>for</w:t>
      </w:r>
      <w:r w:rsidR="00770BE4">
        <w:rPr>
          <w:rFonts w:ascii="Times New Roman" w:hAnsi="Times New Roman" w:cs="Times New Roman"/>
        </w:rPr>
        <w:t xml:space="preserve"> </w:t>
      </w:r>
      <w:r w:rsidR="00D54584">
        <w:rPr>
          <w:rFonts w:ascii="Times New Roman" w:hAnsi="Times New Roman" w:cs="Times New Roman"/>
        </w:rPr>
        <w:t>limiting</w:t>
      </w:r>
      <w:r w:rsidR="00770BE4">
        <w:rPr>
          <w:rFonts w:ascii="Times New Roman" w:hAnsi="Times New Roman" w:cs="Times New Roman"/>
        </w:rPr>
        <w:t xml:space="preserve"> the duration of ACTH secretion and the HPA </w:t>
      </w:r>
      <w:r w:rsidR="00D54584">
        <w:rPr>
          <w:rFonts w:ascii="Times New Roman" w:hAnsi="Times New Roman" w:cs="Times New Roman"/>
        </w:rPr>
        <w:t xml:space="preserve">axis </w:t>
      </w:r>
      <w:r w:rsidR="00770BE4">
        <w:rPr>
          <w:rFonts w:ascii="Times New Roman" w:hAnsi="Times New Roman" w:cs="Times New Roman"/>
        </w:rPr>
        <w:t>activation so that the threat can be responded to, but not so much that there could be negative consequences (Dallman et al., 2006).</w:t>
      </w:r>
      <w:r w:rsidR="00770BE4">
        <w:rPr>
          <w:rFonts w:ascii="Times New Roman" w:hAnsi="Times New Roman" w:cs="Times New Roman"/>
          <w:kern w:val="0"/>
          <w:lang w:val="en-US"/>
        </w:rPr>
        <w:t xml:space="preserve"> </w:t>
      </w:r>
    </w:p>
    <w:p w14:paraId="654B62E4" w14:textId="77777777" w:rsidR="00E334AE" w:rsidRDefault="00EF2323" w:rsidP="00E334AE">
      <w:pPr>
        <w:spacing w:line="360" w:lineRule="auto"/>
        <w:ind w:firstLine="720"/>
        <w:rPr>
          <w:rFonts w:ascii="Times New Roman" w:hAnsi="Times New Roman" w:cs="Times New Roman"/>
          <w:color w:val="000000" w:themeColor="text1"/>
        </w:rPr>
      </w:pPr>
      <w:r>
        <w:rPr>
          <w:rFonts w:ascii="Times New Roman" w:hAnsi="Times New Roman" w:cs="Times New Roman"/>
        </w:rPr>
        <w:t>Prolonged activation of the HPA axis suppresses the release of growth hormone</w:t>
      </w:r>
      <w:del w:id="21" w:author="Karen Crosby" w:date="2026-04-05T13:44:00Z" w16du:dateUtc="2026-04-05T16:44:00Z">
        <w:r w:rsidR="00AC1B0D" w:rsidDel="00973689">
          <w:rPr>
            <w:rFonts w:ascii="Times New Roman" w:hAnsi="Times New Roman" w:cs="Times New Roman"/>
          </w:rPr>
          <w:delText>,</w:delText>
        </w:r>
      </w:del>
      <w:r>
        <w:rPr>
          <w:rFonts w:ascii="Times New Roman" w:hAnsi="Times New Roman" w:cs="Times New Roman"/>
        </w:rPr>
        <w:t xml:space="preserve"> and glucocorticoids, as the final </w:t>
      </w:r>
      <w:r w:rsidR="00D6067C">
        <w:rPr>
          <w:rFonts w:ascii="Times New Roman" w:hAnsi="Times New Roman" w:cs="Times New Roman"/>
        </w:rPr>
        <w:t>effectors</w:t>
      </w:r>
      <w:r>
        <w:rPr>
          <w:rFonts w:ascii="Times New Roman" w:hAnsi="Times New Roman" w:cs="Times New Roman"/>
        </w:rPr>
        <w:t xml:space="preserve"> of the HPA</w:t>
      </w:r>
      <w:commentRangeStart w:id="22"/>
      <w:r>
        <w:rPr>
          <w:rFonts w:ascii="Times New Roman" w:hAnsi="Times New Roman" w:cs="Times New Roman"/>
        </w:rPr>
        <w:t xml:space="preserve">, induce insulin resistance </w:t>
      </w:r>
      <w:commentRangeEnd w:id="22"/>
      <w:r w:rsidR="00973689">
        <w:rPr>
          <w:rStyle w:val="CommentReference"/>
          <w:rFonts w:ascii="Times New Roman" w:hAnsi="Times New Roman" w:cs="Times New Roman"/>
          <w:sz w:val="24"/>
          <w:szCs w:val="24"/>
        </w:rPr>
        <w:commentReference w:id="22"/>
      </w:r>
      <w:r>
        <w:rPr>
          <w:rFonts w:ascii="Times New Roman" w:hAnsi="Times New Roman" w:cs="Times New Roman"/>
        </w:rPr>
        <w:t>(Charmandari et al., 2005).</w:t>
      </w:r>
      <w:r w:rsidR="00AC1B0D">
        <w:rPr>
          <w:rFonts w:ascii="Times New Roman" w:hAnsi="Times New Roman" w:cs="Times New Roman"/>
        </w:rPr>
        <w:t xml:space="preserve"> </w:t>
      </w:r>
      <w:r w:rsidR="0012291E" w:rsidRPr="0012291E">
        <w:rPr>
          <w:rFonts w:ascii="Times New Roman" w:hAnsi="Times New Roman" w:cs="Times New Roman"/>
          <w:color w:val="000000" w:themeColor="text1"/>
        </w:rPr>
        <w:t xml:space="preserve">Under prolonged stress, the ability of glucocorticoids to negatively feedback and inhibit ACTH and CRH secretion is decreased (Dallman et al., 2003), resulting in sustained activation of the stress response system. </w:t>
      </w:r>
    </w:p>
    <w:p w14:paraId="2BB6B740" w14:textId="5D8C3A3B" w:rsidR="0012291E" w:rsidRPr="00E334AE" w:rsidRDefault="00E334AE" w:rsidP="00E334AE">
      <w:pPr>
        <w:spacing w:line="360" w:lineRule="auto"/>
        <w:ind w:firstLine="720"/>
        <w:rPr>
          <w:rFonts w:ascii="Times New Roman" w:hAnsi="Times New Roman" w:cs="Times New Roman"/>
          <w:color w:val="000000" w:themeColor="text1"/>
          <w:kern w:val="0"/>
          <w:lang w:val="en-US"/>
        </w:rPr>
      </w:pPr>
      <w:r w:rsidRPr="0012291E">
        <w:rPr>
          <w:rFonts w:ascii="Times New Roman" w:hAnsi="Times New Roman" w:cs="Times New Roman"/>
          <w:color w:val="000000" w:themeColor="text1"/>
        </w:rPr>
        <w:t>These endocrine effects extend to the brain, where glucocorticoids can modulate synaptic transmission and neuronal activity</w:t>
      </w:r>
      <w:r>
        <w:rPr>
          <w:rFonts w:ascii="Times New Roman" w:hAnsi="Times New Roman" w:cs="Times New Roman"/>
          <w:color w:val="000000" w:themeColor="text1"/>
        </w:rPr>
        <w:t>, p</w:t>
      </w:r>
      <w:r w:rsidRPr="0012291E">
        <w:rPr>
          <w:rFonts w:ascii="Times New Roman" w:hAnsi="Times New Roman" w:cs="Times New Roman"/>
          <w:color w:val="000000" w:themeColor="text1"/>
        </w:rPr>
        <w:t>roviding a pathway through which stress can produce lasting changes in neural circuits.</w:t>
      </w:r>
      <w:r>
        <w:rPr>
          <w:rFonts w:ascii="Times New Roman" w:hAnsi="Times New Roman" w:cs="Times New Roman"/>
          <w:color w:val="000000" w:themeColor="text1"/>
        </w:rPr>
        <w:t xml:space="preserve"> Glucocorticoid-dependent negative feedback at excitatory synapses onto CRH neurons is mediated by endocannabinoids, which act as retrograde </w:t>
      </w:r>
      <w:r w:rsidRPr="003A32C5">
        <w:rPr>
          <w:rFonts w:ascii="Times New Roman" w:hAnsi="Times New Roman" w:cs="Times New Roman"/>
          <w:color w:val="000000" w:themeColor="text1"/>
        </w:rPr>
        <w:t>messengers to suppress glutamate release (Levy and Tasker 2012; Crosby and Bains, 2012). During</w:t>
      </w:r>
      <w:r>
        <w:rPr>
          <w:rFonts w:ascii="Times New Roman" w:hAnsi="Times New Roman" w:cs="Times New Roman"/>
          <w:color w:val="000000" w:themeColor="text1"/>
        </w:rPr>
        <w:t xml:space="preserve"> prolonged stress, this negative feedback becomes less effective as endocannabinoid CB1 receptors are taken back into the </w:t>
      </w:r>
      <w:commentRangeStart w:id="23"/>
      <w:r>
        <w:rPr>
          <w:rFonts w:ascii="Times New Roman" w:hAnsi="Times New Roman" w:cs="Times New Roman"/>
          <w:color w:val="000000" w:themeColor="text1"/>
        </w:rPr>
        <w:t>cell</w:t>
      </w:r>
      <w:commentRangeEnd w:id="23"/>
      <w:r w:rsidR="00973689">
        <w:rPr>
          <w:rStyle w:val="CommentReference"/>
          <w:rFonts w:ascii="Times New Roman" w:hAnsi="Times New Roman" w:cs="Times New Roman"/>
          <w:color w:val="000000" w:themeColor="text1"/>
          <w:sz w:val="24"/>
          <w:szCs w:val="24"/>
        </w:rPr>
        <w:commentReference w:id="23"/>
      </w:r>
      <w:r>
        <w:rPr>
          <w:rFonts w:ascii="Times New Roman" w:hAnsi="Times New Roman" w:cs="Times New Roman"/>
          <w:color w:val="000000" w:themeColor="text1"/>
        </w:rPr>
        <w:t xml:space="preserve">. </w:t>
      </w:r>
    </w:p>
    <w:p w14:paraId="3595D49B" w14:textId="77777777" w:rsidR="005B174E" w:rsidRPr="00807504" w:rsidRDefault="005B174E" w:rsidP="001549EE">
      <w:pPr>
        <w:spacing w:line="360" w:lineRule="auto"/>
        <w:rPr>
          <w:rFonts w:ascii="Times New Roman" w:hAnsi="Times New Roman" w:cs="Times New Roman"/>
          <w:b/>
          <w:bCs/>
        </w:rPr>
      </w:pPr>
    </w:p>
    <w:p w14:paraId="29AEFD92" w14:textId="7A31726B" w:rsidR="005D36ED" w:rsidRDefault="004809D0" w:rsidP="001549EE">
      <w:pPr>
        <w:spacing w:line="360" w:lineRule="auto"/>
        <w:rPr>
          <w:rFonts w:ascii="Times New Roman" w:hAnsi="Times New Roman" w:cs="Times New Roman"/>
          <w:b/>
          <w:bCs/>
        </w:rPr>
      </w:pPr>
      <w:r>
        <w:rPr>
          <w:rFonts w:ascii="Times New Roman" w:hAnsi="Times New Roman" w:cs="Times New Roman"/>
          <w:b/>
          <w:bCs/>
        </w:rPr>
        <w:lastRenderedPageBreak/>
        <w:t xml:space="preserve">1.3 </w:t>
      </w:r>
      <w:r w:rsidR="005D36ED" w:rsidRPr="00807504">
        <w:rPr>
          <w:rFonts w:ascii="Times New Roman" w:hAnsi="Times New Roman" w:cs="Times New Roman"/>
          <w:b/>
          <w:bCs/>
        </w:rPr>
        <w:t xml:space="preserve">The </w:t>
      </w:r>
      <w:r w:rsidR="005B174E">
        <w:rPr>
          <w:rFonts w:ascii="Times New Roman" w:hAnsi="Times New Roman" w:cs="Times New Roman"/>
          <w:b/>
          <w:bCs/>
        </w:rPr>
        <w:t>Dorsomedial Hypothalamus</w:t>
      </w:r>
      <w:r w:rsidR="005B174E" w:rsidRPr="00807504">
        <w:rPr>
          <w:rFonts w:ascii="Times New Roman" w:hAnsi="Times New Roman" w:cs="Times New Roman"/>
          <w:b/>
          <w:bCs/>
        </w:rPr>
        <w:t xml:space="preserve"> </w:t>
      </w:r>
    </w:p>
    <w:p w14:paraId="47CD15F4" w14:textId="7C180620" w:rsidR="00DC6524" w:rsidRDefault="00DC6524" w:rsidP="001549EE">
      <w:pPr>
        <w:spacing w:line="360" w:lineRule="auto"/>
        <w:ind w:firstLine="720"/>
        <w:rPr>
          <w:rFonts w:ascii="Times New Roman" w:hAnsi="Times New Roman" w:cs="Times New Roman"/>
        </w:rPr>
      </w:pPr>
      <w:r>
        <w:rPr>
          <w:rFonts w:ascii="Times New Roman" w:hAnsi="Times New Roman" w:cs="Times New Roman"/>
        </w:rPr>
        <w:t xml:space="preserve">The hypothalamus </w:t>
      </w:r>
      <w:r w:rsidR="004879BA">
        <w:rPr>
          <w:rFonts w:ascii="Times New Roman" w:hAnsi="Times New Roman" w:cs="Times New Roman"/>
        </w:rPr>
        <w:t>is a tiny</w:t>
      </w:r>
      <w:r w:rsidR="000E1DF9">
        <w:rPr>
          <w:rFonts w:ascii="Times New Roman" w:hAnsi="Times New Roman" w:cs="Times New Roman"/>
        </w:rPr>
        <w:t>,</w:t>
      </w:r>
      <w:r w:rsidR="004879BA">
        <w:rPr>
          <w:rFonts w:ascii="Times New Roman" w:hAnsi="Times New Roman" w:cs="Times New Roman"/>
        </w:rPr>
        <w:t xml:space="preserve"> yet </w:t>
      </w:r>
      <w:r w:rsidR="005A66F8">
        <w:rPr>
          <w:rFonts w:ascii="Times New Roman" w:hAnsi="Times New Roman" w:cs="Times New Roman"/>
        </w:rPr>
        <w:t>powerful brain region that</w:t>
      </w:r>
      <w:r w:rsidR="008225E5">
        <w:rPr>
          <w:rFonts w:ascii="Times New Roman" w:hAnsi="Times New Roman" w:cs="Times New Roman"/>
        </w:rPr>
        <w:t xml:space="preserve"> regulates key homeostatic functions, including energy balance, autonomic activity, and hormone secretion</w:t>
      </w:r>
      <w:r w:rsidR="004879BA">
        <w:rPr>
          <w:rFonts w:ascii="Times New Roman" w:hAnsi="Times New Roman" w:cs="Times New Roman"/>
        </w:rPr>
        <w:t xml:space="preserve"> </w:t>
      </w:r>
      <w:r>
        <w:rPr>
          <w:rFonts w:ascii="Times New Roman" w:hAnsi="Times New Roman" w:cs="Times New Roman"/>
        </w:rPr>
        <w:t>(</w:t>
      </w:r>
      <w:r w:rsidRPr="00DC6524">
        <w:rPr>
          <w:rFonts w:ascii="Times New Roman" w:hAnsi="Times New Roman" w:cs="Times New Roman"/>
        </w:rPr>
        <w:t>Saper</w:t>
      </w:r>
      <w:r>
        <w:rPr>
          <w:rFonts w:ascii="Times New Roman" w:hAnsi="Times New Roman" w:cs="Times New Roman"/>
        </w:rPr>
        <w:t xml:space="preserve"> and </w:t>
      </w:r>
      <w:r w:rsidRPr="00DC6524">
        <w:rPr>
          <w:rFonts w:ascii="Times New Roman" w:hAnsi="Times New Roman" w:cs="Times New Roman"/>
        </w:rPr>
        <w:t>Lowell</w:t>
      </w:r>
      <w:r>
        <w:rPr>
          <w:rFonts w:ascii="Times New Roman" w:hAnsi="Times New Roman" w:cs="Times New Roman"/>
        </w:rPr>
        <w:t xml:space="preserve">, 2014; </w:t>
      </w:r>
      <w:r w:rsidRPr="00DC6524">
        <w:rPr>
          <w:rFonts w:ascii="Times New Roman" w:hAnsi="Times New Roman" w:cs="Times New Roman"/>
        </w:rPr>
        <w:t>Benedini</w:t>
      </w:r>
      <w:r>
        <w:rPr>
          <w:rFonts w:ascii="Times New Roman" w:hAnsi="Times New Roman" w:cs="Times New Roman"/>
        </w:rPr>
        <w:t>, 2009</w:t>
      </w:r>
      <w:r w:rsidR="00BF34D1">
        <w:rPr>
          <w:rFonts w:ascii="Times New Roman" w:hAnsi="Times New Roman" w:cs="Times New Roman"/>
        </w:rPr>
        <w:t>; Crosby and Bains, 2012</w:t>
      </w:r>
      <w:r>
        <w:rPr>
          <w:rFonts w:ascii="Times New Roman" w:hAnsi="Times New Roman" w:cs="Times New Roman"/>
        </w:rPr>
        <w:t xml:space="preserve">). </w:t>
      </w:r>
      <w:r w:rsidR="000E1DF9">
        <w:rPr>
          <w:rFonts w:ascii="Times New Roman" w:hAnsi="Times New Roman" w:cs="Times New Roman"/>
        </w:rPr>
        <w:t xml:space="preserve">The hypothalamus integrates </w:t>
      </w:r>
      <w:r w:rsidR="00FC3423">
        <w:rPr>
          <w:rFonts w:ascii="Times New Roman" w:hAnsi="Times New Roman" w:cs="Times New Roman"/>
        </w:rPr>
        <w:t xml:space="preserve">multiple signals </w:t>
      </w:r>
      <w:r w:rsidR="00157BDC">
        <w:rPr>
          <w:rFonts w:ascii="Times New Roman" w:hAnsi="Times New Roman" w:cs="Times New Roman"/>
        </w:rPr>
        <w:t>including</w:t>
      </w:r>
      <w:r w:rsidR="00FC3423">
        <w:rPr>
          <w:rFonts w:ascii="Times New Roman" w:hAnsi="Times New Roman" w:cs="Times New Roman"/>
        </w:rPr>
        <w:t xml:space="preserve"> hormonal, metabolic, and neural input </w:t>
      </w:r>
      <w:r w:rsidR="001F3820">
        <w:rPr>
          <w:rFonts w:ascii="Times New Roman" w:hAnsi="Times New Roman" w:cs="Times New Roman"/>
        </w:rPr>
        <w:t xml:space="preserve">both from within the hypothalamus and </w:t>
      </w:r>
      <w:r w:rsidR="00FC3423">
        <w:rPr>
          <w:rFonts w:ascii="Times New Roman" w:hAnsi="Times New Roman" w:cs="Times New Roman"/>
        </w:rPr>
        <w:t xml:space="preserve">from </w:t>
      </w:r>
      <w:r w:rsidR="001F3820">
        <w:rPr>
          <w:rFonts w:ascii="Times New Roman" w:hAnsi="Times New Roman" w:cs="Times New Roman"/>
        </w:rPr>
        <w:t>other</w:t>
      </w:r>
      <w:r w:rsidR="00FC3423">
        <w:rPr>
          <w:rFonts w:ascii="Times New Roman" w:hAnsi="Times New Roman" w:cs="Times New Roman"/>
        </w:rPr>
        <w:t xml:space="preserve"> brain regions</w:t>
      </w:r>
      <w:del w:id="24" w:author="Karen Crosby" w:date="2026-04-05T14:16:00Z" w16du:dateUtc="2026-04-05T17:16:00Z">
        <w:r w:rsidR="00FC3423" w:rsidDel="00763E53">
          <w:rPr>
            <w:rFonts w:ascii="Times New Roman" w:hAnsi="Times New Roman" w:cs="Times New Roman"/>
          </w:rPr>
          <w:delText xml:space="preserve"> </w:delText>
        </w:r>
      </w:del>
      <w:r w:rsidR="000E1DF9">
        <w:rPr>
          <w:rFonts w:ascii="Times New Roman" w:hAnsi="Times New Roman" w:cs="Times New Roman"/>
        </w:rPr>
        <w:t xml:space="preserve"> (</w:t>
      </w:r>
      <w:r w:rsidR="000E1DF9" w:rsidRPr="004879BA">
        <w:rPr>
          <w:rFonts w:ascii="Times New Roman" w:hAnsi="Times New Roman" w:cs="Times New Roman"/>
        </w:rPr>
        <w:t>Goel</w:t>
      </w:r>
      <w:r w:rsidR="000E1DF9">
        <w:rPr>
          <w:rFonts w:ascii="Times New Roman" w:hAnsi="Times New Roman" w:cs="Times New Roman"/>
        </w:rPr>
        <w:t xml:space="preserve"> et al., 2025</w:t>
      </w:r>
      <w:r w:rsidR="00FC3423">
        <w:rPr>
          <w:rFonts w:ascii="Times New Roman" w:hAnsi="Times New Roman" w:cs="Times New Roman"/>
        </w:rPr>
        <w:t xml:space="preserve">; </w:t>
      </w:r>
      <w:r w:rsidR="00FC3423" w:rsidRPr="008C1A5E">
        <w:rPr>
          <w:rFonts w:ascii="Times New Roman" w:hAnsi="Times New Roman" w:cs="Times New Roman"/>
        </w:rPr>
        <w:t>Smith</w:t>
      </w:r>
      <w:r w:rsidR="00FC3423">
        <w:rPr>
          <w:rFonts w:ascii="Times New Roman" w:hAnsi="Times New Roman" w:cs="Times New Roman"/>
        </w:rPr>
        <w:t xml:space="preserve"> and</w:t>
      </w:r>
      <w:r w:rsidR="00FC3423" w:rsidRPr="008C1A5E">
        <w:t xml:space="preserve"> </w:t>
      </w:r>
      <w:r w:rsidR="00FC3423" w:rsidRPr="008C1A5E">
        <w:rPr>
          <w:rFonts w:ascii="Times New Roman" w:hAnsi="Times New Roman" w:cs="Times New Roman"/>
        </w:rPr>
        <w:t>Azevedo</w:t>
      </w:r>
      <w:r w:rsidR="00FC3423">
        <w:rPr>
          <w:rFonts w:ascii="Times New Roman" w:hAnsi="Times New Roman" w:cs="Times New Roman"/>
        </w:rPr>
        <w:t>, 2025</w:t>
      </w:r>
      <w:r w:rsidR="000E1DF9">
        <w:rPr>
          <w:rFonts w:ascii="Times New Roman" w:hAnsi="Times New Roman" w:cs="Times New Roman"/>
        </w:rPr>
        <w:t>).</w:t>
      </w:r>
      <w:r w:rsidR="00C568BD">
        <w:rPr>
          <w:rFonts w:ascii="Times New Roman" w:hAnsi="Times New Roman" w:cs="Times New Roman"/>
        </w:rPr>
        <w:t xml:space="preserve"> Hypothalamic lesioning studies</w:t>
      </w:r>
      <w:r w:rsidR="00C63C73">
        <w:rPr>
          <w:rFonts w:ascii="Times New Roman" w:hAnsi="Times New Roman" w:cs="Times New Roman"/>
        </w:rPr>
        <w:t xml:space="preserve"> demonstrated that different hypothalamic nuclei </w:t>
      </w:r>
      <w:r w:rsidR="00570CE5">
        <w:rPr>
          <w:rFonts w:ascii="Times New Roman" w:hAnsi="Times New Roman" w:cs="Times New Roman"/>
        </w:rPr>
        <w:t>exert</w:t>
      </w:r>
      <w:r w:rsidR="00C63C73">
        <w:rPr>
          <w:rFonts w:ascii="Times New Roman" w:hAnsi="Times New Roman" w:cs="Times New Roman"/>
        </w:rPr>
        <w:t xml:space="preserve"> distinct effects on feeding behaviours, </w:t>
      </w:r>
      <w:r w:rsidR="00C63C73" w:rsidRPr="00677284">
        <w:rPr>
          <w:rFonts w:ascii="Times New Roman" w:hAnsi="Times New Roman" w:cs="Times New Roman"/>
          <w:color w:val="000000" w:themeColor="text1"/>
        </w:rPr>
        <w:t xml:space="preserve">supporting </w:t>
      </w:r>
      <w:r w:rsidR="003F190A" w:rsidRPr="00677284">
        <w:rPr>
          <w:rFonts w:ascii="Times New Roman" w:hAnsi="Times New Roman" w:cs="Times New Roman"/>
          <w:color w:val="000000" w:themeColor="text1"/>
        </w:rPr>
        <w:t>specialization</w:t>
      </w:r>
      <w:r w:rsidR="00C63C73" w:rsidRPr="00677284">
        <w:rPr>
          <w:rFonts w:ascii="Times New Roman" w:hAnsi="Times New Roman" w:cs="Times New Roman"/>
          <w:color w:val="000000" w:themeColor="text1"/>
        </w:rPr>
        <w:t xml:space="preserve"> </w:t>
      </w:r>
      <w:r w:rsidR="00C63C73">
        <w:rPr>
          <w:rFonts w:ascii="Times New Roman" w:hAnsi="Times New Roman" w:cs="Times New Roman"/>
        </w:rPr>
        <w:t>within the hypothalamus</w:t>
      </w:r>
      <w:r w:rsidR="00C568BD">
        <w:rPr>
          <w:rFonts w:ascii="Times New Roman" w:hAnsi="Times New Roman" w:cs="Times New Roman"/>
        </w:rPr>
        <w:t xml:space="preserve"> (Anand and</w:t>
      </w:r>
      <w:r w:rsidR="00C568BD" w:rsidRPr="008C1A5E">
        <w:t xml:space="preserve"> </w:t>
      </w:r>
      <w:r w:rsidR="00C568BD" w:rsidRPr="00A02B50">
        <w:rPr>
          <w:rFonts w:ascii="Times New Roman" w:hAnsi="Times New Roman" w:cs="Times New Roman"/>
        </w:rPr>
        <w:t>Brobeck</w:t>
      </w:r>
      <w:r w:rsidR="00C568BD">
        <w:rPr>
          <w:rFonts w:ascii="Times New Roman" w:hAnsi="Times New Roman" w:cs="Times New Roman"/>
        </w:rPr>
        <w:t>, 1951).</w:t>
      </w:r>
    </w:p>
    <w:p w14:paraId="5ED4345D" w14:textId="1FC290AD" w:rsidR="002B2A47" w:rsidRDefault="004879BA" w:rsidP="001549EE">
      <w:pPr>
        <w:spacing w:line="360" w:lineRule="auto"/>
        <w:ind w:firstLine="720"/>
        <w:rPr>
          <w:rFonts w:ascii="Times New Roman" w:hAnsi="Times New Roman" w:cs="Times New Roman"/>
        </w:rPr>
      </w:pPr>
      <w:r>
        <w:rPr>
          <w:rFonts w:ascii="Times New Roman" w:hAnsi="Times New Roman" w:cs="Times New Roman"/>
        </w:rPr>
        <w:t xml:space="preserve">The </w:t>
      </w:r>
      <w:r w:rsidR="004809D0">
        <w:rPr>
          <w:rFonts w:ascii="Times New Roman" w:hAnsi="Times New Roman" w:cs="Times New Roman"/>
        </w:rPr>
        <w:t>d</w:t>
      </w:r>
      <w:r w:rsidR="00721C4B">
        <w:rPr>
          <w:rFonts w:ascii="Times New Roman" w:hAnsi="Times New Roman" w:cs="Times New Roman"/>
        </w:rPr>
        <w:t>orsomedial</w:t>
      </w:r>
      <w:r w:rsidR="00457861">
        <w:rPr>
          <w:rFonts w:ascii="Times New Roman" w:hAnsi="Times New Roman" w:cs="Times New Roman"/>
        </w:rPr>
        <w:t xml:space="preserve"> </w:t>
      </w:r>
      <w:r w:rsidR="004809D0">
        <w:rPr>
          <w:rFonts w:ascii="Times New Roman" w:hAnsi="Times New Roman" w:cs="Times New Roman"/>
        </w:rPr>
        <w:t>h</w:t>
      </w:r>
      <w:r w:rsidR="00721C4B">
        <w:rPr>
          <w:rFonts w:ascii="Times New Roman" w:hAnsi="Times New Roman" w:cs="Times New Roman"/>
        </w:rPr>
        <w:t>ypothalamus</w:t>
      </w:r>
      <w:r w:rsidR="00457861">
        <w:rPr>
          <w:rFonts w:ascii="Times New Roman" w:hAnsi="Times New Roman" w:cs="Times New Roman"/>
        </w:rPr>
        <w:t xml:space="preserve"> (</w:t>
      </w:r>
      <w:r>
        <w:rPr>
          <w:rFonts w:ascii="Times New Roman" w:hAnsi="Times New Roman" w:cs="Times New Roman"/>
        </w:rPr>
        <w:t>DMH</w:t>
      </w:r>
      <w:r w:rsidR="00457861">
        <w:rPr>
          <w:rFonts w:ascii="Times New Roman" w:hAnsi="Times New Roman" w:cs="Times New Roman"/>
        </w:rPr>
        <w:t>)</w:t>
      </w:r>
      <w:r w:rsidR="00C568BD">
        <w:rPr>
          <w:rFonts w:ascii="Times New Roman" w:hAnsi="Times New Roman" w:cs="Times New Roman"/>
        </w:rPr>
        <w:t xml:space="preserve"> is</w:t>
      </w:r>
      <w:r w:rsidR="00924AC6">
        <w:rPr>
          <w:rFonts w:ascii="Times New Roman" w:hAnsi="Times New Roman" w:cs="Times New Roman"/>
        </w:rPr>
        <w:t xml:space="preserve"> </w:t>
      </w:r>
      <w:r w:rsidR="004809D0">
        <w:rPr>
          <w:rFonts w:ascii="Times New Roman" w:hAnsi="Times New Roman" w:cs="Times New Roman"/>
        </w:rPr>
        <w:t xml:space="preserve">a hypothalamic nucleus </w:t>
      </w:r>
      <w:r w:rsidR="00924AC6">
        <w:rPr>
          <w:rFonts w:ascii="Times New Roman" w:hAnsi="Times New Roman" w:cs="Times New Roman"/>
        </w:rPr>
        <w:t xml:space="preserve">located </w:t>
      </w:r>
      <w:r w:rsidR="00C568BD">
        <w:rPr>
          <w:rFonts w:ascii="Times New Roman" w:hAnsi="Times New Roman" w:cs="Times New Roman"/>
        </w:rPr>
        <w:t xml:space="preserve">adjacent to the third ventricle, dorsal to the ventromedial hypothalamus (VMH), </w:t>
      </w:r>
      <w:del w:id="25" w:author="Karen Crosby" w:date="2026-04-05T14:17:00Z" w16du:dateUtc="2026-04-05T17:17:00Z">
        <w:r w:rsidR="00C568BD" w:rsidDel="00763E53">
          <w:rPr>
            <w:rFonts w:ascii="Times New Roman" w:hAnsi="Times New Roman" w:cs="Times New Roman"/>
          </w:rPr>
          <w:delText xml:space="preserve"> </w:delText>
        </w:r>
      </w:del>
      <w:r w:rsidR="00C568BD">
        <w:rPr>
          <w:rFonts w:ascii="Times New Roman" w:hAnsi="Times New Roman" w:cs="Times New Roman"/>
        </w:rPr>
        <w:t>and caudal to the PVN (Paxinos and Watson, 2009). The DMH</w:t>
      </w:r>
      <w:r>
        <w:rPr>
          <w:rFonts w:ascii="Times New Roman" w:hAnsi="Times New Roman" w:cs="Times New Roman"/>
        </w:rPr>
        <w:t xml:space="preserve"> is involved in energy expenditure, </w:t>
      </w:r>
      <w:r w:rsidR="003461CD">
        <w:rPr>
          <w:rFonts w:ascii="Times New Roman" w:hAnsi="Times New Roman" w:cs="Times New Roman"/>
        </w:rPr>
        <w:t>cardiovascular changes in response to stress</w:t>
      </w:r>
      <w:r>
        <w:rPr>
          <w:rFonts w:ascii="Times New Roman" w:hAnsi="Times New Roman" w:cs="Times New Roman"/>
        </w:rPr>
        <w:t xml:space="preserve">, thermoregulation, food intake, and body weight </w:t>
      </w:r>
      <w:r w:rsidR="000E1DF9">
        <w:rPr>
          <w:rFonts w:ascii="Times New Roman" w:hAnsi="Times New Roman" w:cs="Times New Roman"/>
        </w:rPr>
        <w:t>regulation</w:t>
      </w:r>
      <w:r>
        <w:rPr>
          <w:rFonts w:ascii="Times New Roman" w:hAnsi="Times New Roman" w:cs="Times New Roman"/>
        </w:rPr>
        <w:t xml:space="preserve"> (</w:t>
      </w:r>
      <w:r w:rsidRPr="004879BA">
        <w:rPr>
          <w:rFonts w:ascii="Times New Roman" w:hAnsi="Times New Roman" w:cs="Times New Roman"/>
        </w:rPr>
        <w:t>Goel</w:t>
      </w:r>
      <w:r>
        <w:rPr>
          <w:rFonts w:ascii="Times New Roman" w:hAnsi="Times New Roman" w:cs="Times New Roman"/>
        </w:rPr>
        <w:t xml:space="preserve"> et al., 2025</w:t>
      </w:r>
      <w:r w:rsidR="003461CD">
        <w:rPr>
          <w:rFonts w:ascii="Times New Roman" w:hAnsi="Times New Roman" w:cs="Times New Roman"/>
        </w:rPr>
        <w:t xml:space="preserve">; </w:t>
      </w:r>
      <w:r w:rsidR="003461CD" w:rsidRPr="003461CD">
        <w:rPr>
          <w:rFonts w:ascii="Times New Roman" w:hAnsi="Times New Roman" w:cs="Times New Roman"/>
        </w:rPr>
        <w:t>DiMicco</w:t>
      </w:r>
      <w:r w:rsidR="003461CD">
        <w:rPr>
          <w:rFonts w:ascii="Times New Roman" w:hAnsi="Times New Roman" w:cs="Times New Roman"/>
        </w:rPr>
        <w:t xml:space="preserve"> et al., 2002</w:t>
      </w:r>
      <w:r w:rsidR="003039F0">
        <w:rPr>
          <w:rFonts w:ascii="Times New Roman" w:hAnsi="Times New Roman" w:cs="Times New Roman"/>
        </w:rPr>
        <w:t>; Tran et al., 2022</w:t>
      </w:r>
      <w:r>
        <w:rPr>
          <w:rFonts w:ascii="Times New Roman" w:hAnsi="Times New Roman" w:cs="Times New Roman"/>
        </w:rPr>
        <w:t>).</w:t>
      </w:r>
      <w:r w:rsidR="00303F03">
        <w:rPr>
          <w:rFonts w:ascii="Times New Roman" w:hAnsi="Times New Roman" w:cs="Times New Roman"/>
        </w:rPr>
        <w:t xml:space="preserve"> </w:t>
      </w:r>
      <w:r w:rsidR="00363E32">
        <w:rPr>
          <w:rFonts w:ascii="Times New Roman" w:hAnsi="Times New Roman" w:cs="Times New Roman"/>
        </w:rPr>
        <w:t xml:space="preserve">The DMH </w:t>
      </w:r>
      <w:r w:rsidR="003039F0">
        <w:rPr>
          <w:rFonts w:ascii="Times New Roman" w:hAnsi="Times New Roman" w:cs="Times New Roman"/>
        </w:rPr>
        <w:t>contains a heterogen</w:t>
      </w:r>
      <w:r w:rsidR="008C114E">
        <w:rPr>
          <w:rFonts w:ascii="Times New Roman" w:hAnsi="Times New Roman" w:cs="Times New Roman"/>
        </w:rPr>
        <w:t>e</w:t>
      </w:r>
      <w:r w:rsidR="003039F0">
        <w:rPr>
          <w:rFonts w:ascii="Times New Roman" w:hAnsi="Times New Roman" w:cs="Times New Roman"/>
        </w:rPr>
        <w:t xml:space="preserve">ous population of cells that </w:t>
      </w:r>
      <w:r w:rsidR="00363E32">
        <w:rPr>
          <w:rFonts w:ascii="Times New Roman" w:hAnsi="Times New Roman" w:cs="Times New Roman"/>
        </w:rPr>
        <w:t xml:space="preserve">communicate with various brain regions through </w:t>
      </w:r>
      <w:r w:rsidR="00EB13C3">
        <w:rPr>
          <w:rFonts w:ascii="Times New Roman" w:hAnsi="Times New Roman" w:cs="Times New Roman"/>
        </w:rPr>
        <w:t xml:space="preserve">both </w:t>
      </w:r>
      <w:r w:rsidR="00F87BDE">
        <w:rPr>
          <w:rFonts w:ascii="Times New Roman" w:hAnsi="Times New Roman" w:cs="Times New Roman"/>
        </w:rPr>
        <w:t>glutamate</w:t>
      </w:r>
      <w:r w:rsidR="00363E32">
        <w:rPr>
          <w:rFonts w:ascii="Times New Roman" w:hAnsi="Times New Roman" w:cs="Times New Roman"/>
        </w:rPr>
        <w:t>, the major excitatory neurotransmitter</w:t>
      </w:r>
      <w:r w:rsidR="00EB13C3">
        <w:rPr>
          <w:rFonts w:ascii="Times New Roman" w:hAnsi="Times New Roman" w:cs="Times New Roman"/>
        </w:rPr>
        <w:t>, and</w:t>
      </w:r>
      <w:r w:rsidR="00363E32">
        <w:rPr>
          <w:rFonts w:ascii="Times New Roman" w:hAnsi="Times New Roman" w:cs="Times New Roman"/>
        </w:rPr>
        <w:t xml:space="preserve"> GABA (</w:t>
      </w:r>
      <w:r w:rsidR="00363E32" w:rsidRPr="00363E32">
        <w:rPr>
          <w:rFonts w:ascii="Times New Roman" w:hAnsi="Times New Roman" w:cs="Times New Roman"/>
          <w:i/>
          <w:iCs/>
        </w:rPr>
        <w:t>gamma</w:t>
      </w:r>
      <w:r w:rsidR="00363E32" w:rsidRPr="00363E32">
        <w:rPr>
          <w:rFonts w:ascii="Times New Roman" w:hAnsi="Times New Roman" w:cs="Times New Roman"/>
        </w:rPr>
        <w:t>-aminobutyric acid</w:t>
      </w:r>
      <w:r w:rsidR="00363E32">
        <w:rPr>
          <w:rFonts w:ascii="Times New Roman" w:hAnsi="Times New Roman" w:cs="Times New Roman"/>
        </w:rPr>
        <w:t>), the major inhibitory neurotransmitter (Myers et al., 2014).</w:t>
      </w:r>
      <w:r w:rsidR="00303F03">
        <w:rPr>
          <w:rFonts w:ascii="Times New Roman" w:hAnsi="Times New Roman" w:cs="Times New Roman"/>
        </w:rPr>
        <w:t xml:space="preserve"> </w:t>
      </w:r>
      <w:r w:rsidR="006E43DE" w:rsidRPr="006E43DE">
        <w:rPr>
          <w:rFonts w:ascii="Times New Roman" w:hAnsi="Times New Roman" w:cs="Times New Roman"/>
        </w:rPr>
        <w:t>The DMH receives input from</w:t>
      </w:r>
      <w:r w:rsidR="001C7A9F">
        <w:rPr>
          <w:rFonts w:ascii="Times New Roman" w:hAnsi="Times New Roman" w:cs="Times New Roman"/>
        </w:rPr>
        <w:t xml:space="preserve"> many brain regions including</w:t>
      </w:r>
      <w:r w:rsidR="006E43DE" w:rsidRPr="006E43DE">
        <w:rPr>
          <w:rFonts w:ascii="Times New Roman" w:hAnsi="Times New Roman" w:cs="Times New Roman"/>
        </w:rPr>
        <w:t xml:space="preserve"> the prefrontal cortex, amygdala</w:t>
      </w:r>
      <w:r w:rsidR="00015502">
        <w:rPr>
          <w:rFonts w:ascii="Times New Roman" w:hAnsi="Times New Roman" w:cs="Times New Roman"/>
        </w:rPr>
        <w:t>,</w:t>
      </w:r>
      <w:r w:rsidR="006E43DE" w:rsidRPr="006E43DE">
        <w:rPr>
          <w:rFonts w:ascii="Times New Roman" w:hAnsi="Times New Roman" w:cs="Times New Roman"/>
        </w:rPr>
        <w:t xml:space="preserve"> lateral septum</w:t>
      </w:r>
      <w:r w:rsidR="00DD00D6">
        <w:rPr>
          <w:rFonts w:ascii="Times New Roman" w:hAnsi="Times New Roman" w:cs="Times New Roman"/>
        </w:rPr>
        <w:t>, and pre-optic area</w:t>
      </w:r>
      <w:r w:rsidR="003039F0">
        <w:rPr>
          <w:rFonts w:ascii="Times New Roman" w:hAnsi="Times New Roman" w:cs="Times New Roman"/>
        </w:rPr>
        <w:t xml:space="preserve">, while it </w:t>
      </w:r>
      <w:r w:rsidR="00DC590C" w:rsidRPr="003039F0">
        <w:rPr>
          <w:rFonts w:ascii="Times New Roman" w:hAnsi="Times New Roman" w:cs="Times New Roman"/>
        </w:rPr>
        <w:t xml:space="preserve">projects to </w:t>
      </w:r>
      <w:r w:rsidR="000A5032">
        <w:rPr>
          <w:rFonts w:ascii="Times New Roman" w:hAnsi="Times New Roman" w:cs="Times New Roman"/>
        </w:rPr>
        <w:t xml:space="preserve">areas including </w:t>
      </w:r>
      <w:r w:rsidR="00DC590C" w:rsidRPr="003039F0">
        <w:rPr>
          <w:rFonts w:ascii="Times New Roman" w:hAnsi="Times New Roman" w:cs="Times New Roman"/>
        </w:rPr>
        <w:t>the PVN</w:t>
      </w:r>
      <w:r w:rsidR="00DD00D6">
        <w:rPr>
          <w:rFonts w:ascii="Times New Roman" w:hAnsi="Times New Roman" w:cs="Times New Roman"/>
        </w:rPr>
        <w:t xml:space="preserve">, </w:t>
      </w:r>
      <w:r w:rsidR="008805FB" w:rsidRPr="008805FB">
        <w:rPr>
          <w:rFonts w:ascii="Times New Roman" w:hAnsi="Times New Roman" w:cs="Times New Roman"/>
        </w:rPr>
        <w:t xml:space="preserve">rostral raphe pallidus </w:t>
      </w:r>
      <w:r w:rsidR="008805FB">
        <w:rPr>
          <w:rFonts w:ascii="Times New Roman" w:hAnsi="Times New Roman" w:cs="Times New Roman"/>
        </w:rPr>
        <w:t xml:space="preserve">of the medulla oblongata, and the </w:t>
      </w:r>
      <w:r w:rsidR="002A5951">
        <w:rPr>
          <w:rFonts w:ascii="Times New Roman" w:hAnsi="Times New Roman" w:cs="Times New Roman"/>
        </w:rPr>
        <w:t xml:space="preserve">locus </w:t>
      </w:r>
      <w:r w:rsidR="00A700AB">
        <w:rPr>
          <w:rFonts w:ascii="Times New Roman" w:hAnsi="Times New Roman" w:cs="Times New Roman"/>
        </w:rPr>
        <w:t>coeruleus</w:t>
      </w:r>
      <w:r w:rsidR="00DC590C">
        <w:rPr>
          <w:rFonts w:ascii="Times New Roman" w:hAnsi="Times New Roman" w:cs="Times New Roman"/>
        </w:rPr>
        <w:t xml:space="preserve"> </w:t>
      </w:r>
      <w:r w:rsidR="006E43DE">
        <w:rPr>
          <w:rFonts w:ascii="Times New Roman" w:hAnsi="Times New Roman" w:cs="Times New Roman"/>
        </w:rPr>
        <w:t>(Myers et al., 2014</w:t>
      </w:r>
      <w:r w:rsidR="008805FB">
        <w:rPr>
          <w:rFonts w:ascii="Times New Roman" w:hAnsi="Times New Roman" w:cs="Times New Roman"/>
        </w:rPr>
        <w:t>; Tran et al., 2022</w:t>
      </w:r>
      <w:r w:rsidR="006E43DE">
        <w:rPr>
          <w:rFonts w:ascii="Times New Roman" w:hAnsi="Times New Roman" w:cs="Times New Roman"/>
        </w:rPr>
        <w:t xml:space="preserve">). </w:t>
      </w:r>
    </w:p>
    <w:p w14:paraId="004AE7BB" w14:textId="066AD533" w:rsidR="00A700AB" w:rsidRDefault="00A700AB" w:rsidP="001549EE">
      <w:pPr>
        <w:spacing w:line="360" w:lineRule="auto"/>
        <w:ind w:firstLine="720"/>
        <w:rPr>
          <w:rFonts w:ascii="Times New Roman" w:hAnsi="Times New Roman" w:cs="Times New Roman"/>
        </w:rPr>
      </w:pPr>
      <w:r>
        <w:rPr>
          <w:rFonts w:ascii="Times New Roman" w:hAnsi="Times New Roman" w:cs="Times New Roman"/>
        </w:rPr>
        <w:t>Importantly, the DMH acts as an upstream regulator of the PVN, positioning it as a key modulator of HPA axis activity.</w:t>
      </w:r>
      <w:r w:rsidR="00FB6638">
        <w:rPr>
          <w:rFonts w:ascii="Times New Roman" w:hAnsi="Times New Roman" w:cs="Times New Roman"/>
        </w:rPr>
        <w:t xml:space="preserve">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w:t>
      </w:r>
      <w:r w:rsidR="008C114E">
        <w:rPr>
          <w:rFonts w:ascii="Times New Roman" w:hAnsi="Times New Roman" w:cs="Times New Roman"/>
        </w:rPr>
        <w:t>Stimulation</w:t>
      </w:r>
      <w:r w:rsidR="00F30245">
        <w:rPr>
          <w:rFonts w:ascii="Times New Roman" w:hAnsi="Times New Roman" w:cs="Times New Roman"/>
        </w:rPr>
        <w:t xml:space="preserve"> or disinhibition</w:t>
      </w:r>
      <w:r w:rsidR="00FB6638">
        <w:rPr>
          <w:rFonts w:ascii="Times New Roman" w:hAnsi="Times New Roman" w:cs="Times New Roman"/>
        </w:rPr>
        <w:t xml:space="preserve"> of the DMH increases ACTH secretion, heart rate, blood pressure, and respiratory rate, while inhibition of this region reduces these responses (</w:t>
      </w:r>
      <w:r w:rsidR="00726677">
        <w:rPr>
          <w:rFonts w:ascii="Times New Roman" w:hAnsi="Times New Roman" w:cs="Times New Roman"/>
        </w:rPr>
        <w:t xml:space="preserve">Myers et al., 2014; </w:t>
      </w:r>
      <w:r w:rsidR="00FB6638" w:rsidRPr="000C5D32">
        <w:rPr>
          <w:rFonts w:ascii="Times New Roman" w:hAnsi="Times New Roman" w:cs="Times New Roman"/>
        </w:rPr>
        <w:t>DiMicco</w:t>
      </w:r>
      <w:r w:rsidR="00FB6638">
        <w:rPr>
          <w:rFonts w:ascii="Times New Roman" w:hAnsi="Times New Roman" w:cs="Times New Roman"/>
        </w:rPr>
        <w:t xml:space="preserve"> et al., 2002; </w:t>
      </w:r>
      <w:r w:rsidR="005319FF" w:rsidRPr="005319FF">
        <w:rPr>
          <w:rFonts w:ascii="Times New Roman" w:hAnsi="Times New Roman" w:cs="Times New Roman"/>
        </w:rPr>
        <w:t>DiMicco</w:t>
      </w:r>
      <w:r w:rsidR="005319FF">
        <w:rPr>
          <w:rFonts w:ascii="Times New Roman" w:hAnsi="Times New Roman" w:cs="Times New Roman"/>
        </w:rPr>
        <w:t xml:space="preserve"> </w:t>
      </w:r>
      <w:r w:rsidR="00FB6638">
        <w:rPr>
          <w:rFonts w:ascii="Times New Roman" w:hAnsi="Times New Roman" w:cs="Times New Roman"/>
        </w:rPr>
        <w:t xml:space="preserve">and </w:t>
      </w:r>
      <w:r w:rsidR="005319FF" w:rsidRPr="005319FF">
        <w:rPr>
          <w:rFonts w:ascii="Times New Roman" w:hAnsi="Times New Roman" w:cs="Times New Roman"/>
        </w:rPr>
        <w:t>Abshire</w:t>
      </w:r>
      <w:r w:rsidR="00FB6638">
        <w:rPr>
          <w:rFonts w:ascii="Times New Roman" w:hAnsi="Times New Roman" w:cs="Times New Roman"/>
        </w:rPr>
        <w:t xml:space="preserve">, </w:t>
      </w:r>
      <w:r w:rsidR="005319FF">
        <w:rPr>
          <w:rFonts w:ascii="Times New Roman" w:hAnsi="Times New Roman" w:cs="Times New Roman"/>
        </w:rPr>
        <w:t>1987</w:t>
      </w:r>
      <w:r w:rsidR="00FB6638">
        <w:rPr>
          <w:rFonts w:ascii="Times New Roman" w:hAnsi="Times New Roman" w:cs="Times New Roman"/>
        </w:rPr>
        <w:t>).</w:t>
      </w:r>
    </w:p>
    <w:p w14:paraId="7FFBA8BC" w14:textId="40F00B92" w:rsidR="00164500" w:rsidDel="00467DCA" w:rsidRDefault="00164500" w:rsidP="003D6BD4">
      <w:pPr>
        <w:spacing w:line="360" w:lineRule="auto"/>
        <w:ind w:firstLine="720"/>
        <w:rPr>
          <w:del w:id="26" w:author="Karen Crosby" w:date="2026-04-05T14:28:00Z" w16du:dateUtc="2026-04-05T17:28:00Z"/>
          <w:rFonts w:ascii="Times New Roman" w:hAnsi="Times New Roman" w:cs="Times New Roman"/>
        </w:rPr>
      </w:pPr>
      <w:del w:id="27" w:author="Karen Crosby" w:date="2026-04-05T14:28:00Z" w16du:dateUtc="2026-04-05T17:28:00Z">
        <w:r w:rsidDel="00467DCA">
          <w:rPr>
            <w:rFonts w:ascii="Times New Roman" w:hAnsi="Times New Roman" w:cs="Times New Roman"/>
          </w:rPr>
          <w:lastRenderedPageBreak/>
          <w:delText>In addition to its role in stress regulation, the DMH has been implicated in the control of feeding and energy balance. Early studies showed that stimulation of the DMH resulted in hyperphagia, while lesioning resulted in hypophagia and reduced body weight (</w:delText>
        </w:r>
        <w:r w:rsidRPr="00B57256" w:rsidDel="00467DCA">
          <w:rPr>
            <w:rFonts w:ascii="Times New Roman" w:hAnsi="Times New Roman" w:cs="Times New Roman"/>
          </w:rPr>
          <w:delText>Bellinger and Bernardis, 2002</w:delText>
        </w:r>
        <w:r w:rsidDel="00467DCA">
          <w:rPr>
            <w:rFonts w:ascii="Times New Roman" w:hAnsi="Times New Roman" w:cs="Times New Roman"/>
          </w:rPr>
          <w:delText xml:space="preserve">; Dalton et al., 1981). </w:delText>
        </w:r>
      </w:del>
      <w:del w:id="28" w:author="Karen Crosby" w:date="2026-04-05T14:23:00Z" w16du:dateUtc="2026-04-05T17:23:00Z">
        <w:r w:rsidR="005F5C4B" w:rsidDel="00763E53">
          <w:rPr>
            <w:rFonts w:ascii="Times New Roman" w:hAnsi="Times New Roman" w:cs="Times New Roman"/>
          </w:rPr>
          <w:delText xml:space="preserve">Although feeding is not the </w:delText>
        </w:r>
        <w:r w:rsidR="00E63679" w:rsidDel="00763E53">
          <w:rPr>
            <w:rFonts w:ascii="Times New Roman" w:hAnsi="Times New Roman" w:cs="Times New Roman"/>
          </w:rPr>
          <w:delText>primary</w:delText>
        </w:r>
        <w:r w:rsidR="005F5C4B" w:rsidDel="00763E53">
          <w:rPr>
            <w:rFonts w:ascii="Times New Roman" w:hAnsi="Times New Roman" w:cs="Times New Roman"/>
          </w:rPr>
          <w:delText xml:space="preserve"> focus of the present study, this overlap highlights the DMH as a site where stress-related and metabolic signals </w:delText>
        </w:r>
        <w:r w:rsidR="00E63679" w:rsidDel="00763E53">
          <w:rPr>
            <w:rFonts w:ascii="Times New Roman" w:hAnsi="Times New Roman" w:cs="Times New Roman"/>
            <w:color w:val="000000" w:themeColor="text1"/>
          </w:rPr>
          <w:delText>intersect</w:delText>
        </w:r>
        <w:r w:rsidR="005F5C4B" w:rsidDel="00763E53">
          <w:rPr>
            <w:rFonts w:ascii="Times New Roman" w:hAnsi="Times New Roman" w:cs="Times New Roman"/>
          </w:rPr>
          <w:delText>.</w:delText>
        </w:r>
      </w:del>
    </w:p>
    <w:p w14:paraId="413F707C" w14:textId="27F6CE58" w:rsidR="004809D0" w:rsidRDefault="003C5F85" w:rsidP="001549EE">
      <w:pPr>
        <w:spacing w:line="360" w:lineRule="auto"/>
        <w:ind w:firstLine="720"/>
        <w:rPr>
          <w:rFonts w:ascii="Times New Roman" w:hAnsi="Times New Roman" w:cs="Times New Roman"/>
        </w:rPr>
      </w:pPr>
      <w:del w:id="29" w:author="Karen Crosby" w:date="2026-04-05T14:28:00Z" w16du:dateUtc="2026-04-05T17:28:00Z">
        <w:r w:rsidDel="00467DCA">
          <w:rPr>
            <w:rFonts w:ascii="Times New Roman" w:hAnsi="Times New Roman" w:cs="Times New Roman"/>
          </w:rPr>
          <w:delText>The DMH</w:delText>
        </w:r>
        <w:r w:rsidR="00147B3D" w:rsidDel="00467DCA">
          <w:rPr>
            <w:rFonts w:ascii="Times New Roman" w:hAnsi="Times New Roman" w:cs="Times New Roman"/>
          </w:rPr>
          <w:delText xml:space="preserve"> is</w:delText>
        </w:r>
        <w:r w:rsidDel="00467DCA">
          <w:rPr>
            <w:rFonts w:ascii="Times New Roman" w:hAnsi="Times New Roman" w:cs="Times New Roman"/>
          </w:rPr>
          <w:delText xml:space="preserve"> </w:delText>
        </w:r>
        <w:r w:rsidR="00164500" w:rsidDel="00467DCA">
          <w:rPr>
            <w:rFonts w:ascii="Times New Roman" w:hAnsi="Times New Roman" w:cs="Times New Roman"/>
          </w:rPr>
          <w:delText xml:space="preserve">therefore positioned at the intersection of stress and metabolic regulation. </w:delText>
        </w:r>
      </w:del>
      <w:commentRangeStart w:id="30"/>
      <w:r w:rsidR="00164500">
        <w:rPr>
          <w:rFonts w:ascii="Times New Roman" w:hAnsi="Times New Roman" w:cs="Times New Roman"/>
        </w:rPr>
        <w:t>Many</w:t>
      </w:r>
      <w:commentRangeEnd w:id="30"/>
      <w:r w:rsidR="00467DCA">
        <w:rPr>
          <w:rStyle w:val="CommentReference"/>
          <w:rFonts w:ascii="Times New Roman" w:hAnsi="Times New Roman" w:cs="Times New Roman"/>
          <w:sz w:val="24"/>
          <w:szCs w:val="24"/>
        </w:rPr>
        <w:commentReference w:id="30"/>
      </w:r>
      <w:r w:rsidR="00164500">
        <w:rPr>
          <w:rFonts w:ascii="Times New Roman" w:hAnsi="Times New Roman" w:cs="Times New Roman"/>
        </w:rPr>
        <w:t xml:space="preserve"> DMH neurons express glucocorticoid receptors (Cintra et al., 1990), suggesting that circulating stress hormones can directly influence DMH activity. Through its projections to the PVN and sensitivity </w:t>
      </w:r>
      <w:r w:rsidR="00164500" w:rsidRPr="00E63679">
        <w:rPr>
          <w:rFonts w:ascii="Times New Roman" w:hAnsi="Times New Roman" w:cs="Times New Roman"/>
          <w:color w:val="000000" w:themeColor="text1"/>
        </w:rPr>
        <w:t xml:space="preserve">to endocrine signals, the DMH may serve as </w:t>
      </w:r>
      <w:r w:rsidR="00397797" w:rsidRPr="00E63679">
        <w:rPr>
          <w:rFonts w:ascii="Times New Roman" w:hAnsi="Times New Roman" w:cs="Times New Roman"/>
          <w:color w:val="000000" w:themeColor="text1"/>
        </w:rPr>
        <w:t>a</w:t>
      </w:r>
      <w:r w:rsidR="00164500" w:rsidRPr="00E63679">
        <w:rPr>
          <w:rFonts w:ascii="Times New Roman" w:hAnsi="Times New Roman" w:cs="Times New Roman"/>
          <w:color w:val="000000" w:themeColor="text1"/>
        </w:rPr>
        <w:t xml:space="preserve"> site where stress signals are integrated and translated </w:t>
      </w:r>
      <w:r w:rsidR="00164500">
        <w:rPr>
          <w:rFonts w:ascii="Times New Roman" w:hAnsi="Times New Roman" w:cs="Times New Roman"/>
        </w:rPr>
        <w:t xml:space="preserve">into changes in neural activity. </w:t>
      </w:r>
    </w:p>
    <w:p w14:paraId="13D1D182" w14:textId="54CBB3AF" w:rsidR="009F5D35" w:rsidRPr="004809D0" w:rsidRDefault="009F5D35" w:rsidP="001549EE">
      <w:pPr>
        <w:spacing w:line="360" w:lineRule="auto"/>
        <w:ind w:firstLine="720"/>
        <w:rPr>
          <w:rFonts w:ascii="Times New Roman" w:hAnsi="Times New Roman" w:cs="Times New Roman"/>
        </w:rPr>
      </w:pPr>
      <w:r>
        <w:rPr>
          <w:rFonts w:ascii="Times New Roman" w:hAnsi="Times New Roman" w:cs="Times New Roman"/>
        </w:rPr>
        <w:t>Despite this, the mechanism</w:t>
      </w:r>
      <w:r w:rsidR="00716AB8">
        <w:rPr>
          <w:rFonts w:ascii="Times New Roman" w:hAnsi="Times New Roman" w:cs="Times New Roman"/>
        </w:rPr>
        <w:t>s</w:t>
      </w:r>
      <w:r>
        <w:rPr>
          <w:rFonts w:ascii="Times New Roman" w:hAnsi="Times New Roman" w:cs="Times New Roman"/>
        </w:rPr>
        <w:t xml:space="preserve"> through which stress alters synaptic transmission and neuronal excitability within the DM</w:t>
      </w:r>
      <w:r w:rsidR="00397797">
        <w:rPr>
          <w:rFonts w:ascii="Times New Roman" w:hAnsi="Times New Roman" w:cs="Times New Roman"/>
        </w:rPr>
        <w:t>H</w:t>
      </w:r>
      <w:r>
        <w:rPr>
          <w:rFonts w:ascii="Times New Roman" w:hAnsi="Times New Roman" w:cs="Times New Roman"/>
        </w:rPr>
        <w:t xml:space="preserve"> remain poorly understoo</w:t>
      </w:r>
      <w:r w:rsidR="00397797">
        <w:rPr>
          <w:rFonts w:ascii="Times New Roman" w:hAnsi="Times New Roman" w:cs="Times New Roman"/>
        </w:rPr>
        <w:t xml:space="preserve">d. Given its role in modulating both HPA axis activity and behavioural outputs (food intake), stress-induced changes in DMH function may </w:t>
      </w:r>
      <w:r w:rsidR="00B86670">
        <w:rPr>
          <w:rFonts w:ascii="Times New Roman" w:hAnsi="Times New Roman" w:cs="Times New Roman"/>
        </w:rPr>
        <w:t>play a critical role in shaping how t</w:t>
      </w:r>
      <w:r w:rsidR="00397797">
        <w:rPr>
          <w:rFonts w:ascii="Times New Roman" w:hAnsi="Times New Roman" w:cs="Times New Roman"/>
        </w:rPr>
        <w:t xml:space="preserve">he brain responds </w:t>
      </w:r>
      <w:r w:rsidR="00B86670">
        <w:rPr>
          <w:rFonts w:ascii="Times New Roman" w:hAnsi="Times New Roman" w:cs="Times New Roman"/>
        </w:rPr>
        <w:t xml:space="preserve">to </w:t>
      </w:r>
      <w:r w:rsidR="00397797">
        <w:rPr>
          <w:rFonts w:ascii="Times New Roman" w:hAnsi="Times New Roman" w:cs="Times New Roman"/>
        </w:rPr>
        <w:t>both to acute and repeated stressors.</w:t>
      </w:r>
    </w:p>
    <w:p w14:paraId="04994E81" w14:textId="77777777" w:rsidR="004809D0" w:rsidRDefault="004809D0" w:rsidP="001549EE">
      <w:pPr>
        <w:spacing w:line="360" w:lineRule="auto"/>
        <w:rPr>
          <w:rFonts w:ascii="Times New Roman" w:hAnsi="Times New Roman" w:cs="Times New Roman"/>
          <w:b/>
          <w:bCs/>
        </w:rPr>
      </w:pPr>
    </w:p>
    <w:p w14:paraId="33B6DFF8" w14:textId="5319A1FF" w:rsidR="005D36ED"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1.4 </w:t>
      </w:r>
      <w:commentRangeStart w:id="31"/>
      <w:commentRangeStart w:id="32"/>
      <w:commentRangeStart w:id="33"/>
      <w:commentRangeStart w:id="34"/>
      <w:r w:rsidR="005D36ED" w:rsidRPr="00807504">
        <w:rPr>
          <w:rFonts w:ascii="Times New Roman" w:hAnsi="Times New Roman" w:cs="Times New Roman"/>
          <w:b/>
          <w:bCs/>
        </w:rPr>
        <w:t>Synapses</w:t>
      </w:r>
      <w:commentRangeEnd w:id="31"/>
      <w:r w:rsidR="0013658D" w:rsidRPr="00807504">
        <w:rPr>
          <w:rStyle w:val="CommentReference"/>
          <w:rFonts w:ascii="Times New Roman" w:hAnsi="Times New Roman" w:cs="Times New Roman"/>
          <w:b/>
          <w:bCs/>
          <w:sz w:val="24"/>
          <w:szCs w:val="24"/>
        </w:rPr>
        <w:commentReference w:id="31"/>
      </w:r>
      <w:commentRangeEnd w:id="32"/>
      <w:r w:rsidR="0013658D" w:rsidRPr="00807504">
        <w:rPr>
          <w:rStyle w:val="CommentReference"/>
          <w:rFonts w:ascii="Times New Roman" w:hAnsi="Times New Roman" w:cs="Times New Roman"/>
          <w:b/>
          <w:bCs/>
          <w:sz w:val="24"/>
          <w:szCs w:val="24"/>
        </w:rPr>
        <w:commentReference w:id="32"/>
      </w:r>
      <w:commentRangeEnd w:id="33"/>
      <w:r w:rsidR="00AD6173" w:rsidRPr="00807504">
        <w:rPr>
          <w:rStyle w:val="CommentReference"/>
          <w:rFonts w:ascii="Times New Roman" w:hAnsi="Times New Roman" w:cs="Times New Roman"/>
          <w:b/>
          <w:bCs/>
          <w:sz w:val="24"/>
          <w:szCs w:val="24"/>
        </w:rPr>
        <w:commentReference w:id="33"/>
      </w:r>
      <w:commentRangeEnd w:id="34"/>
      <w:r w:rsidR="00864D64" w:rsidRPr="00807504">
        <w:rPr>
          <w:rStyle w:val="CommentReference"/>
          <w:rFonts w:ascii="Times New Roman" w:hAnsi="Times New Roman" w:cs="Times New Roman"/>
          <w:b/>
          <w:bCs/>
          <w:sz w:val="24"/>
          <w:szCs w:val="24"/>
        </w:rPr>
        <w:commentReference w:id="34"/>
      </w:r>
      <w:r w:rsidR="005D36ED" w:rsidRPr="00807504">
        <w:rPr>
          <w:rFonts w:ascii="Times New Roman" w:hAnsi="Times New Roman" w:cs="Times New Roman"/>
          <w:b/>
          <w:bCs/>
        </w:rPr>
        <w:t xml:space="preserve"> </w:t>
      </w:r>
    </w:p>
    <w:p w14:paraId="41C46DC8" w14:textId="35000DF9" w:rsidR="006E62B8" w:rsidRDefault="003D6BD4" w:rsidP="001549EE">
      <w:pPr>
        <w:spacing w:line="360" w:lineRule="auto"/>
        <w:ind w:firstLine="720"/>
        <w:rPr>
          <w:rFonts w:ascii="Times New Roman" w:hAnsi="Times New Roman" w:cs="Times New Roman"/>
        </w:rPr>
      </w:pPr>
      <w:del w:id="35" w:author="Karen Crosby" w:date="2026-04-05T14:29:00Z" w16du:dateUtc="2026-04-05T17:29:00Z">
        <w:r w:rsidDel="00467DCA">
          <w:rPr>
            <w:rFonts w:ascii="Times New Roman" w:hAnsi="Times New Roman" w:cs="Times New Roman"/>
          </w:rPr>
          <w:delText xml:space="preserve">As the present study examines stress-induced changes in glutamatergic signalling, synaptic plasticity, and neuronal excitability in the DMH, understand the basic mechanisms of synaptic communication is essential. </w:delText>
        </w:r>
      </w:del>
      <w:r w:rsidR="006E62B8">
        <w:rPr>
          <w:rFonts w:ascii="Times New Roman" w:hAnsi="Times New Roman" w:cs="Times New Roman"/>
        </w:rPr>
        <w:t xml:space="preserve">Neurons communicate using electrical and chemical (neurotransmitter) signals. </w:t>
      </w:r>
      <w:r w:rsidR="00694433">
        <w:rPr>
          <w:rFonts w:ascii="Times New Roman" w:hAnsi="Times New Roman" w:cs="Times New Roman"/>
        </w:rPr>
        <w:t xml:space="preserve">Chemical neurotransmission allows for greater flexibility and regulation </w:t>
      </w:r>
      <w:r w:rsidR="00CA3B13">
        <w:rPr>
          <w:rFonts w:ascii="Times New Roman" w:hAnsi="Times New Roman" w:cs="Times New Roman"/>
        </w:rPr>
        <w:t>than</w:t>
      </w:r>
      <w:r w:rsidR="00694433">
        <w:rPr>
          <w:rFonts w:ascii="Times New Roman" w:hAnsi="Times New Roman" w:cs="Times New Roman"/>
        </w:rPr>
        <w:t xml:space="preserve"> electrical </w:t>
      </w:r>
      <w:r w:rsidR="000854FD">
        <w:rPr>
          <w:rFonts w:ascii="Times New Roman" w:hAnsi="Times New Roman" w:cs="Times New Roman"/>
        </w:rPr>
        <w:t>transmission and</w:t>
      </w:r>
      <w:r w:rsidR="00694433">
        <w:rPr>
          <w:rFonts w:ascii="Times New Roman" w:hAnsi="Times New Roman" w:cs="Times New Roman"/>
        </w:rPr>
        <w:t xml:space="preserve"> can vary in intensity and speed (Fon and Edwards, 2001)</w:t>
      </w:r>
      <w:r w:rsidR="000854FD">
        <w:rPr>
          <w:rFonts w:ascii="Times New Roman" w:hAnsi="Times New Roman" w:cs="Times New Roman"/>
        </w:rPr>
        <w:t>. Neurotransmitter is released from a presynaptic neuron and diffuses across the synaptic cleft where the neurotransmitter can bind to receptors on the postsynaptic neuron. The receptors on the postsynaptic neuron determine the nature of the signal (</w:t>
      </w:r>
      <w:r w:rsidR="005B140A" w:rsidRPr="00417EAE">
        <w:rPr>
          <w:rFonts w:ascii="Times New Roman" w:hAnsi="Times New Roman" w:cs="Times New Roman"/>
          <w:kern w:val="0"/>
          <w:lang w:val="en-US"/>
        </w:rPr>
        <w:t>Purves</w:t>
      </w:r>
      <w:r w:rsidR="005B140A">
        <w:rPr>
          <w:rFonts w:ascii="Times New Roman" w:hAnsi="Times New Roman" w:cs="Times New Roman"/>
          <w:kern w:val="0"/>
          <w:lang w:val="en-US"/>
        </w:rPr>
        <w:t xml:space="preserve"> et al., 2001; </w:t>
      </w:r>
      <w:r w:rsidR="005B140A">
        <w:rPr>
          <w:rFonts w:ascii="Times New Roman" w:hAnsi="Times New Roman" w:cs="Times New Roman"/>
        </w:rPr>
        <w:t>Fon and Edwards, 2001</w:t>
      </w:r>
      <w:r w:rsidR="000854FD">
        <w:rPr>
          <w:rFonts w:ascii="Times New Roman" w:hAnsi="Times New Roman" w:cs="Times New Roman"/>
        </w:rPr>
        <w:t>).</w:t>
      </w:r>
      <w:r w:rsidR="00C95E0C">
        <w:rPr>
          <w:rFonts w:ascii="Times New Roman" w:hAnsi="Times New Roman" w:cs="Times New Roman"/>
        </w:rPr>
        <w:t xml:space="preserve"> The two main families of receptors are ionotropic and metabotropic. Ionotropic receptors are ligand-gated ion channels which change </w:t>
      </w:r>
      <w:r w:rsidR="00841234">
        <w:rPr>
          <w:rFonts w:ascii="Times New Roman" w:hAnsi="Times New Roman" w:cs="Times New Roman"/>
        </w:rPr>
        <w:t>conformation</w:t>
      </w:r>
      <w:r w:rsidR="00C95E0C">
        <w:rPr>
          <w:rFonts w:ascii="Times New Roman" w:hAnsi="Times New Roman" w:cs="Times New Roman"/>
        </w:rPr>
        <w:t xml:space="preserve"> after binding of a ligand, resulting in an </w:t>
      </w:r>
      <w:r w:rsidR="00C95E0C">
        <w:rPr>
          <w:rFonts w:ascii="Times New Roman" w:hAnsi="Times New Roman" w:cs="Times New Roman"/>
        </w:rPr>
        <w:lastRenderedPageBreak/>
        <w:t>influx or efflux of ions based on the electrochemical gradient. This occurs rapidly, only milliseconds after an action potential reaches the presynaptic terminal and lasts only tens of milliseconds (</w:t>
      </w:r>
      <w:r w:rsidR="00C95E0C" w:rsidRPr="00417EAE">
        <w:rPr>
          <w:rFonts w:ascii="Times New Roman" w:hAnsi="Times New Roman" w:cs="Times New Roman"/>
          <w:kern w:val="0"/>
          <w:lang w:val="en-US"/>
        </w:rPr>
        <w:t>Purves</w:t>
      </w:r>
      <w:r w:rsidR="00C95E0C">
        <w:rPr>
          <w:rFonts w:ascii="Times New Roman" w:hAnsi="Times New Roman" w:cs="Times New Roman"/>
          <w:kern w:val="0"/>
          <w:lang w:val="en-US"/>
        </w:rPr>
        <w:t xml:space="preserve"> et al., 2001</w:t>
      </w:r>
      <w:r w:rsidR="00C95E0C">
        <w:rPr>
          <w:rFonts w:ascii="Times New Roman" w:hAnsi="Times New Roman" w:cs="Times New Roman"/>
        </w:rPr>
        <w:t xml:space="preserve">). Metabotropic receptors, also called </w:t>
      </w:r>
      <w:r w:rsidR="00C95E0C" w:rsidRPr="00C95E0C">
        <w:rPr>
          <w:rFonts w:ascii="Times New Roman" w:hAnsi="Times New Roman" w:cs="Times New Roman"/>
        </w:rPr>
        <w:t>G-protein-coupled receptors</w:t>
      </w:r>
      <w:r w:rsidR="00C95E0C">
        <w:rPr>
          <w:rFonts w:ascii="Times New Roman" w:hAnsi="Times New Roman" w:cs="Times New Roman"/>
        </w:rPr>
        <w:t xml:space="preserve">, undergo a </w:t>
      </w:r>
      <w:r w:rsidR="00841234">
        <w:rPr>
          <w:rFonts w:ascii="Times New Roman" w:hAnsi="Times New Roman" w:cs="Times New Roman"/>
        </w:rPr>
        <w:t xml:space="preserve">conformational </w:t>
      </w:r>
      <w:r w:rsidR="00C95E0C">
        <w:rPr>
          <w:rFonts w:ascii="Times New Roman" w:hAnsi="Times New Roman" w:cs="Times New Roman"/>
        </w:rPr>
        <w:t>change when a ligand binds to their extracellular domain that results in various signal transduction cascades, that may directly or indirectly interact with ion channels (</w:t>
      </w:r>
      <w:r w:rsidR="00C95E0C" w:rsidRPr="00417EAE">
        <w:rPr>
          <w:rFonts w:ascii="Times New Roman" w:hAnsi="Times New Roman" w:cs="Times New Roman"/>
          <w:kern w:val="0"/>
          <w:lang w:val="en-US"/>
        </w:rPr>
        <w:t>Purves</w:t>
      </w:r>
      <w:r w:rsidR="00C95E0C">
        <w:rPr>
          <w:rFonts w:ascii="Times New Roman" w:hAnsi="Times New Roman" w:cs="Times New Roman"/>
          <w:kern w:val="0"/>
          <w:lang w:val="en-US"/>
        </w:rPr>
        <w:t xml:space="preserve"> et al., 2001</w:t>
      </w:r>
      <w:r w:rsidR="00C95E0C">
        <w:rPr>
          <w:rFonts w:ascii="Times New Roman" w:hAnsi="Times New Roman" w:cs="Times New Roman"/>
        </w:rPr>
        <w:t>).</w:t>
      </w:r>
      <w:r w:rsidR="005B140A">
        <w:rPr>
          <w:rFonts w:ascii="Times New Roman" w:hAnsi="Times New Roman" w:cs="Times New Roman"/>
        </w:rPr>
        <w:t xml:space="preserve"> A neurotransmitter may activate both ionotropic and metabotropic receptors at the same synapse</w:t>
      </w:r>
      <w:r w:rsidR="00EA00F7">
        <w:rPr>
          <w:rFonts w:ascii="Times New Roman" w:hAnsi="Times New Roman" w:cs="Times New Roman"/>
        </w:rPr>
        <w:t xml:space="preserve">, with the complementarity </w:t>
      </w:r>
      <w:r w:rsidR="005F5C4B">
        <w:rPr>
          <w:rFonts w:ascii="Times New Roman" w:hAnsi="Times New Roman" w:cs="Times New Roman"/>
        </w:rPr>
        <w:t xml:space="preserve">of these receptors </w:t>
      </w:r>
      <w:r w:rsidR="00EA00F7">
        <w:rPr>
          <w:rFonts w:ascii="Times New Roman" w:hAnsi="Times New Roman" w:cs="Times New Roman"/>
        </w:rPr>
        <w:t>determining the response.</w:t>
      </w:r>
    </w:p>
    <w:p w14:paraId="09BAFDA5" w14:textId="0C3E7CA5" w:rsidR="005D36ED"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1.4.1 </w:t>
      </w:r>
      <w:r w:rsidR="005D36ED" w:rsidRPr="00807504">
        <w:rPr>
          <w:rFonts w:ascii="Times New Roman" w:hAnsi="Times New Roman" w:cs="Times New Roman"/>
          <w:b/>
          <w:bCs/>
        </w:rPr>
        <w:t xml:space="preserve">Glutamate  </w:t>
      </w:r>
    </w:p>
    <w:p w14:paraId="289A2BDE" w14:textId="2FE6622F" w:rsidR="00052200" w:rsidRDefault="00694433" w:rsidP="00A2413F">
      <w:pPr>
        <w:spacing w:line="360" w:lineRule="auto"/>
        <w:ind w:firstLine="720"/>
        <w:rPr>
          <w:rFonts w:ascii="Times New Roman" w:hAnsi="Times New Roman" w:cs="Times New Roman"/>
        </w:rPr>
      </w:pPr>
      <w:r>
        <w:rPr>
          <w:rFonts w:ascii="Times New Roman" w:hAnsi="Times New Roman" w:cs="Times New Roman"/>
        </w:rPr>
        <w:t xml:space="preserve">Glutamate, the primary excitatory neurotransmitter in the brain, </w:t>
      </w:r>
      <w:r w:rsidR="009B7374">
        <w:rPr>
          <w:rFonts w:ascii="Times New Roman" w:hAnsi="Times New Roman" w:cs="Times New Roman"/>
        </w:rPr>
        <w:t>is produced by the conversion of glutamine by the enzyme glutaminase, which is regulated by phosphorylation (Fon and Edwards, 2001).</w:t>
      </w:r>
      <w:r w:rsidR="00E806C8">
        <w:rPr>
          <w:rFonts w:ascii="Times New Roman" w:hAnsi="Times New Roman" w:cs="Times New Roman"/>
        </w:rPr>
        <w:t xml:space="preserve"> </w:t>
      </w:r>
      <w:r w:rsidR="00086B01">
        <w:rPr>
          <w:rFonts w:ascii="Times New Roman" w:hAnsi="Times New Roman" w:cs="Times New Roman"/>
        </w:rPr>
        <w:t>Glutamate a</w:t>
      </w:r>
      <w:r>
        <w:rPr>
          <w:rFonts w:ascii="Times New Roman" w:hAnsi="Times New Roman" w:cs="Times New Roman"/>
        </w:rPr>
        <w:t>ctivates both i</w:t>
      </w:r>
      <w:r w:rsidR="005F0535">
        <w:rPr>
          <w:rFonts w:ascii="Times New Roman" w:hAnsi="Times New Roman" w:cs="Times New Roman"/>
        </w:rPr>
        <w:t>o</w:t>
      </w:r>
      <w:r>
        <w:rPr>
          <w:rFonts w:ascii="Times New Roman" w:hAnsi="Times New Roman" w:cs="Times New Roman"/>
        </w:rPr>
        <w:t>notropic and metabotropic receptors (Meldrum, 2000</w:t>
      </w:r>
      <w:r w:rsidR="00294A4D">
        <w:rPr>
          <w:rFonts w:ascii="Times New Roman" w:hAnsi="Times New Roman" w:cs="Times New Roman"/>
        </w:rPr>
        <w:t xml:space="preserve">; </w:t>
      </w:r>
      <w:r w:rsidR="00294A4D" w:rsidRPr="008B0600">
        <w:rPr>
          <w:rFonts w:ascii="Times New Roman" w:hAnsi="Times New Roman" w:cs="Times New Roman"/>
        </w:rPr>
        <w:t>Siegelbaum and Kandel, 1991</w:t>
      </w:r>
      <w:r>
        <w:rPr>
          <w:rFonts w:ascii="Times New Roman" w:hAnsi="Times New Roman" w:cs="Times New Roman"/>
        </w:rPr>
        <w:t xml:space="preserve">). </w:t>
      </w:r>
      <w:r w:rsidR="00316C43">
        <w:rPr>
          <w:rFonts w:ascii="Times New Roman" w:hAnsi="Times New Roman" w:cs="Times New Roman"/>
        </w:rPr>
        <w:t>Glutamate</w:t>
      </w:r>
      <w:r w:rsidR="00086B01">
        <w:rPr>
          <w:rFonts w:ascii="Times New Roman" w:hAnsi="Times New Roman" w:cs="Times New Roman"/>
        </w:rPr>
        <w:t xml:space="preserve"> acts through three families of ionotropic receptors: </w:t>
      </w:r>
      <w:r w:rsidR="00086B01" w:rsidRPr="00086B01">
        <w:rPr>
          <w:rFonts w:ascii="Times New Roman" w:hAnsi="Times New Roman" w:cs="Times New Roman"/>
        </w:rPr>
        <w:t>N-methyl-D-aspartate</w:t>
      </w:r>
      <w:r w:rsidR="00086B01">
        <w:rPr>
          <w:rFonts w:ascii="Times New Roman" w:hAnsi="Times New Roman" w:cs="Times New Roman"/>
        </w:rPr>
        <w:t xml:space="preserve"> (NMDA), </w:t>
      </w:r>
      <w:r w:rsidR="00086B01" w:rsidRPr="00086B01">
        <w:rPr>
          <w:rFonts w:ascii="Times New Roman" w:hAnsi="Times New Roman" w:cs="Times New Roman"/>
        </w:rPr>
        <w:t>alpha-amino-3-hydroxy-5-methyl-4-isoxazolepropionic acid</w:t>
      </w:r>
      <w:r w:rsidR="00086B01">
        <w:rPr>
          <w:rFonts w:ascii="Times New Roman" w:hAnsi="Times New Roman" w:cs="Times New Roman"/>
        </w:rPr>
        <w:t xml:space="preserve"> (AMPA), </w:t>
      </w:r>
      <w:r w:rsidR="00052200">
        <w:rPr>
          <w:rFonts w:ascii="Times New Roman" w:hAnsi="Times New Roman" w:cs="Times New Roman"/>
        </w:rPr>
        <w:t xml:space="preserve">and </w:t>
      </w:r>
      <w:r w:rsidR="00B9364A" w:rsidRPr="00B9364A">
        <w:rPr>
          <w:rFonts w:ascii="Times New Roman" w:hAnsi="Times New Roman" w:cs="Times New Roman"/>
        </w:rPr>
        <w:t xml:space="preserve">kainate </w:t>
      </w:r>
      <w:r w:rsidR="00052200">
        <w:rPr>
          <w:rFonts w:ascii="Times New Roman" w:hAnsi="Times New Roman" w:cs="Times New Roman"/>
        </w:rPr>
        <w:t>(Meldrum, 2000). AMPA receptor ion channels are permeable to</w:t>
      </w:r>
      <w:r w:rsidR="00CD1318">
        <w:rPr>
          <w:rFonts w:ascii="Times New Roman" w:hAnsi="Times New Roman" w:cs="Times New Roman"/>
        </w:rPr>
        <w:t xml:space="preserve"> sodium, potassium, and sometimes calcium, </w:t>
      </w:r>
      <w:r w:rsidR="00052200">
        <w:rPr>
          <w:rFonts w:ascii="Times New Roman" w:hAnsi="Times New Roman" w:cs="Times New Roman"/>
        </w:rPr>
        <w:t xml:space="preserve">depending on subunit composition, specifically the GluR2 subunit. AMPA </w:t>
      </w:r>
      <w:r w:rsidR="007474DF">
        <w:rPr>
          <w:rFonts w:ascii="Times New Roman" w:hAnsi="Times New Roman" w:cs="Times New Roman"/>
        </w:rPr>
        <w:t xml:space="preserve">receptors </w:t>
      </w:r>
      <w:r w:rsidR="00052200">
        <w:rPr>
          <w:rFonts w:ascii="Times New Roman" w:hAnsi="Times New Roman" w:cs="Times New Roman"/>
        </w:rPr>
        <w:t xml:space="preserve">have a lower affinity for glutamate than NMDA </w:t>
      </w:r>
      <w:r w:rsidR="00251FC0">
        <w:rPr>
          <w:rFonts w:ascii="Times New Roman" w:hAnsi="Times New Roman" w:cs="Times New Roman"/>
        </w:rPr>
        <w:t>receptors,</w:t>
      </w:r>
      <w:r w:rsidR="00052200">
        <w:rPr>
          <w:rFonts w:ascii="Times New Roman" w:hAnsi="Times New Roman" w:cs="Times New Roman"/>
        </w:rPr>
        <w:t xml:space="preserve"> but faster kinetics </w:t>
      </w:r>
      <w:r w:rsidR="00251FC0">
        <w:rPr>
          <w:rFonts w:ascii="Times New Roman" w:hAnsi="Times New Roman" w:cs="Times New Roman"/>
        </w:rPr>
        <w:t xml:space="preserve">involved in excitatory postsynaptic currents </w:t>
      </w:r>
      <w:r w:rsidR="00052200">
        <w:rPr>
          <w:rFonts w:ascii="Times New Roman" w:hAnsi="Times New Roman" w:cs="Times New Roman"/>
        </w:rPr>
        <w:t xml:space="preserve">(Meldrum, 2000). </w:t>
      </w:r>
      <w:r w:rsidR="00251FC0">
        <w:rPr>
          <w:rFonts w:ascii="Times New Roman" w:hAnsi="Times New Roman" w:cs="Times New Roman"/>
        </w:rPr>
        <w:t>NMDA receptors are blocked by</w:t>
      </w:r>
      <w:r w:rsidR="00CD1318">
        <w:rPr>
          <w:rFonts w:ascii="Times New Roman" w:hAnsi="Times New Roman" w:cs="Times New Roman"/>
        </w:rPr>
        <w:t xml:space="preserve"> magnesium</w:t>
      </w:r>
      <w:r w:rsidR="00674FF8">
        <w:rPr>
          <w:rFonts w:ascii="Times New Roman" w:hAnsi="Times New Roman" w:cs="Times New Roman"/>
        </w:rPr>
        <w:t>, a</w:t>
      </w:r>
      <w:r w:rsidR="007474DF">
        <w:rPr>
          <w:rFonts w:ascii="Times New Roman" w:hAnsi="Times New Roman" w:cs="Times New Roman"/>
        </w:rPr>
        <w:t xml:space="preserve">nd the </w:t>
      </w:r>
      <w:r w:rsidR="00251FC0">
        <w:rPr>
          <w:rFonts w:ascii="Times New Roman" w:hAnsi="Times New Roman" w:cs="Times New Roman"/>
        </w:rPr>
        <w:t>blockage is only overcome by partial depolarization, which then allows for the passage of</w:t>
      </w:r>
      <w:r w:rsidR="00251FC0" w:rsidRPr="00251FC0">
        <w:rPr>
          <w:rFonts w:ascii="Times New Roman" w:hAnsi="Times New Roman" w:cs="Times New Roman"/>
        </w:rPr>
        <w:t xml:space="preserve"> </w:t>
      </w:r>
      <w:r w:rsidR="00CD1318">
        <w:rPr>
          <w:rFonts w:ascii="Times New Roman" w:hAnsi="Times New Roman" w:cs="Times New Roman"/>
        </w:rPr>
        <w:t xml:space="preserve">sodium, potassium, and calcium </w:t>
      </w:r>
      <w:r w:rsidR="00B1011E">
        <w:rPr>
          <w:rFonts w:ascii="Times New Roman" w:hAnsi="Times New Roman" w:cs="Times New Roman"/>
        </w:rPr>
        <w:t>(</w:t>
      </w:r>
      <w:r w:rsidR="00B1011E" w:rsidRPr="008B0600">
        <w:rPr>
          <w:rFonts w:ascii="Times New Roman" w:hAnsi="Times New Roman" w:cs="Times New Roman"/>
        </w:rPr>
        <w:t>Siegelbaum and Kandel, 1991</w:t>
      </w:r>
      <w:r w:rsidR="00B1011E">
        <w:rPr>
          <w:rFonts w:ascii="Times New Roman" w:hAnsi="Times New Roman" w:cs="Times New Roman"/>
        </w:rPr>
        <w:t>; Meldrum, 2000).</w:t>
      </w:r>
      <w:r w:rsidR="00CE3101">
        <w:rPr>
          <w:rFonts w:ascii="Times New Roman" w:hAnsi="Times New Roman" w:cs="Times New Roman"/>
        </w:rPr>
        <w:t xml:space="preserve"> Additionally, glutamate binds to a family of metabotropic receptors containing three groups (mGluR I – III)</w:t>
      </w:r>
      <w:r w:rsidR="009515F4">
        <w:rPr>
          <w:rFonts w:ascii="Times New Roman" w:hAnsi="Times New Roman" w:cs="Times New Roman"/>
        </w:rPr>
        <w:t xml:space="preserve"> with specialized functions, which often utilize</w:t>
      </w:r>
      <w:r w:rsidR="009515F4" w:rsidRPr="009515F4">
        <w:rPr>
          <w:rFonts w:ascii="Times New Roman" w:hAnsi="Times New Roman" w:cs="Times New Roman"/>
        </w:rPr>
        <w:t xml:space="preserve"> </w:t>
      </w:r>
      <w:r w:rsidR="009515F4">
        <w:rPr>
          <w:rFonts w:ascii="Times New Roman" w:hAnsi="Times New Roman" w:cs="Times New Roman"/>
        </w:rPr>
        <w:t>second messengers like diacylglycerol and cAMP</w:t>
      </w:r>
      <w:r w:rsidR="009515F4" w:rsidRPr="00294A4D">
        <w:rPr>
          <w:rFonts w:ascii="Times New Roman" w:hAnsi="Times New Roman" w:cs="Times New Roman"/>
        </w:rPr>
        <w:t xml:space="preserve"> </w:t>
      </w:r>
      <w:r w:rsidR="009515F4">
        <w:rPr>
          <w:rFonts w:ascii="Times New Roman" w:hAnsi="Times New Roman" w:cs="Times New Roman"/>
        </w:rPr>
        <w:t>(Meldrum, 2000).</w:t>
      </w:r>
    </w:p>
    <w:p w14:paraId="1C403C39" w14:textId="0F5404F6" w:rsidR="00BB0D76" w:rsidRDefault="0013462B" w:rsidP="001549EE">
      <w:pPr>
        <w:spacing w:line="360" w:lineRule="auto"/>
        <w:ind w:firstLine="720"/>
        <w:rPr>
          <w:rFonts w:ascii="Times New Roman" w:hAnsi="Times New Roman" w:cs="Times New Roman"/>
          <w:kern w:val="0"/>
          <w:lang w:val="en-US"/>
        </w:rPr>
      </w:pPr>
      <w:r>
        <w:rPr>
          <w:rFonts w:ascii="Times New Roman" w:hAnsi="Times New Roman" w:cs="Times New Roman"/>
        </w:rPr>
        <w:t>Glutamate is taken up by VGLUT1 and VGLUT2 transporters into vesicles for release into the synaptic cleft (</w:t>
      </w:r>
      <w:r>
        <w:rPr>
          <w:rFonts w:ascii="Times New Roman" w:hAnsi="Times New Roman" w:cs="Times New Roman"/>
          <w:kern w:val="0"/>
          <w:lang w:val="en-US"/>
        </w:rPr>
        <w:t>Hertz, 2006)</w:t>
      </w:r>
      <w:r>
        <w:rPr>
          <w:rFonts w:ascii="Times New Roman" w:hAnsi="Times New Roman" w:cs="Times New Roman"/>
        </w:rPr>
        <w:t xml:space="preserve">. </w:t>
      </w:r>
      <w:r w:rsidR="006A67BA">
        <w:rPr>
          <w:rFonts w:ascii="Times New Roman" w:hAnsi="Times New Roman" w:cs="Times New Roman"/>
        </w:rPr>
        <w:t>Glutamate</w:t>
      </w:r>
      <w:r w:rsidR="00B11ECB">
        <w:rPr>
          <w:rFonts w:ascii="Times New Roman" w:hAnsi="Times New Roman" w:cs="Times New Roman"/>
        </w:rPr>
        <w:t xml:space="preserve"> in the </w:t>
      </w:r>
      <w:r w:rsidR="006A67BA">
        <w:rPr>
          <w:rFonts w:ascii="Times New Roman" w:hAnsi="Times New Roman" w:cs="Times New Roman"/>
        </w:rPr>
        <w:t>synapse</w:t>
      </w:r>
      <w:r w:rsidR="00B11ECB">
        <w:rPr>
          <w:rFonts w:ascii="Times New Roman" w:hAnsi="Times New Roman" w:cs="Times New Roman"/>
        </w:rPr>
        <w:t xml:space="preserve"> is taken up by glial cells</w:t>
      </w:r>
      <w:r w:rsidR="00292BDD">
        <w:rPr>
          <w:rFonts w:ascii="Times New Roman" w:hAnsi="Times New Roman" w:cs="Times New Roman"/>
        </w:rPr>
        <w:t xml:space="preserve"> by GLAST and GLT1</w:t>
      </w:r>
      <w:r w:rsidR="00B11ECB">
        <w:rPr>
          <w:rFonts w:ascii="Times New Roman" w:hAnsi="Times New Roman" w:cs="Times New Roman"/>
        </w:rPr>
        <w:t>, converted to glutamine</w:t>
      </w:r>
      <w:r w:rsidR="006A67BA">
        <w:rPr>
          <w:rFonts w:ascii="Times New Roman" w:hAnsi="Times New Roman" w:cs="Times New Roman"/>
        </w:rPr>
        <w:t xml:space="preserve"> by </w:t>
      </w:r>
      <w:r w:rsidR="00BB0D76" w:rsidRPr="00EC3482">
        <w:rPr>
          <w:rFonts w:ascii="Times New Roman" w:hAnsi="Times New Roman" w:cs="Times New Roman"/>
          <w:kern w:val="0"/>
          <w:lang w:val="en-US"/>
        </w:rPr>
        <w:t xml:space="preserve">astrocyte-specific </w:t>
      </w:r>
      <w:r w:rsidR="009515F4">
        <w:rPr>
          <w:rFonts w:ascii="Times New Roman" w:hAnsi="Times New Roman" w:cs="Times New Roman"/>
        </w:rPr>
        <w:t xml:space="preserve">enzyme </w:t>
      </w:r>
      <w:r w:rsidR="006A67BA">
        <w:rPr>
          <w:rFonts w:ascii="Times New Roman" w:hAnsi="Times New Roman" w:cs="Times New Roman"/>
        </w:rPr>
        <w:t xml:space="preserve">glutamine </w:t>
      </w:r>
      <w:r w:rsidR="006F4F19">
        <w:rPr>
          <w:rFonts w:ascii="Times New Roman" w:hAnsi="Times New Roman" w:cs="Times New Roman"/>
        </w:rPr>
        <w:t>synthase</w:t>
      </w:r>
      <w:r w:rsidR="006A67BA">
        <w:rPr>
          <w:rFonts w:ascii="Times New Roman" w:hAnsi="Times New Roman" w:cs="Times New Roman"/>
        </w:rPr>
        <w:t xml:space="preserve">, then back </w:t>
      </w:r>
      <w:r w:rsidR="00292BDD">
        <w:rPr>
          <w:rFonts w:ascii="Times New Roman" w:hAnsi="Times New Roman" w:cs="Times New Roman"/>
        </w:rPr>
        <w:t>up by</w:t>
      </w:r>
      <w:r w:rsidR="006A67BA">
        <w:rPr>
          <w:rFonts w:ascii="Times New Roman" w:hAnsi="Times New Roman" w:cs="Times New Roman"/>
        </w:rPr>
        <w:t xml:space="preserve"> neurons</w:t>
      </w:r>
      <w:r w:rsidR="00292BDD">
        <w:rPr>
          <w:rFonts w:ascii="Times New Roman" w:hAnsi="Times New Roman" w:cs="Times New Roman"/>
        </w:rPr>
        <w:t xml:space="preserve"> via EAAC1</w:t>
      </w:r>
      <w:r w:rsidR="006A67BA">
        <w:rPr>
          <w:rFonts w:ascii="Times New Roman" w:hAnsi="Times New Roman" w:cs="Times New Roman"/>
        </w:rPr>
        <w:t xml:space="preserve"> for conversion </w:t>
      </w:r>
      <w:r w:rsidR="00D17B29">
        <w:rPr>
          <w:rFonts w:ascii="Times New Roman" w:hAnsi="Times New Roman" w:cs="Times New Roman"/>
        </w:rPr>
        <w:t xml:space="preserve">back </w:t>
      </w:r>
      <w:r w:rsidR="006A67BA">
        <w:rPr>
          <w:rFonts w:ascii="Times New Roman" w:hAnsi="Times New Roman" w:cs="Times New Roman"/>
        </w:rPr>
        <w:t xml:space="preserve">to </w:t>
      </w:r>
      <w:r w:rsidR="006A67BA">
        <w:rPr>
          <w:rFonts w:ascii="Times New Roman" w:hAnsi="Times New Roman" w:cs="Times New Roman"/>
        </w:rPr>
        <w:lastRenderedPageBreak/>
        <w:t>glutamate (Fon and Edwards, 2001</w:t>
      </w:r>
      <w:r w:rsidR="00BB0D76">
        <w:rPr>
          <w:rFonts w:ascii="Times New Roman" w:hAnsi="Times New Roman" w:cs="Times New Roman"/>
        </w:rPr>
        <w:t xml:space="preserve">; </w:t>
      </w:r>
      <w:r w:rsidR="00BB0D76" w:rsidRPr="002608F0">
        <w:rPr>
          <w:rFonts w:ascii="Times New Roman" w:hAnsi="Times New Roman" w:cs="Times New Roman"/>
        </w:rPr>
        <w:t>Hertz</w:t>
      </w:r>
      <w:r w:rsidR="00BB0D76">
        <w:rPr>
          <w:rFonts w:ascii="Times New Roman" w:hAnsi="Times New Roman" w:cs="Times New Roman"/>
        </w:rPr>
        <w:t>, 2006</w:t>
      </w:r>
      <w:r w:rsidR="006A67BA">
        <w:rPr>
          <w:rFonts w:ascii="Times New Roman" w:hAnsi="Times New Roman" w:cs="Times New Roman"/>
        </w:rPr>
        <w:t>)</w:t>
      </w:r>
      <w:r w:rsidR="00BB0D76">
        <w:rPr>
          <w:rFonts w:ascii="Times New Roman" w:hAnsi="Times New Roman" w:cs="Times New Roman"/>
        </w:rPr>
        <w:t xml:space="preserve">, or converted to alpha-ketoglutarate by </w:t>
      </w:r>
      <w:r w:rsidR="00BB0D76" w:rsidRPr="00EC3482">
        <w:rPr>
          <w:rFonts w:ascii="Times New Roman" w:hAnsi="Times New Roman" w:cs="Times New Roman"/>
          <w:kern w:val="0"/>
          <w:lang w:val="en-US"/>
        </w:rPr>
        <w:t xml:space="preserve">oxidative deamination </w:t>
      </w:r>
      <w:r w:rsidR="00BB0D76">
        <w:rPr>
          <w:rFonts w:ascii="Times New Roman" w:hAnsi="Times New Roman" w:cs="Times New Roman"/>
          <w:kern w:val="0"/>
          <w:lang w:val="en-US"/>
        </w:rPr>
        <w:t xml:space="preserve">or </w:t>
      </w:r>
      <w:r w:rsidR="00BB0D76" w:rsidRPr="00EC3482">
        <w:rPr>
          <w:rFonts w:ascii="Times New Roman" w:hAnsi="Times New Roman" w:cs="Times New Roman"/>
          <w:kern w:val="0"/>
          <w:lang w:val="en-US"/>
        </w:rPr>
        <w:t>transamination</w:t>
      </w:r>
      <w:r w:rsidR="00BB0D76">
        <w:rPr>
          <w:rFonts w:ascii="Times New Roman" w:hAnsi="Times New Roman" w:cs="Times New Roman"/>
          <w:kern w:val="0"/>
          <w:lang w:val="en-US"/>
        </w:rPr>
        <w:t xml:space="preserve"> (Hertz, 2006).</w:t>
      </w:r>
      <w:r w:rsidR="004B6BBD">
        <w:rPr>
          <w:rFonts w:ascii="Times New Roman" w:hAnsi="Times New Roman" w:cs="Times New Roman"/>
          <w:kern w:val="0"/>
          <w:lang w:val="en-US"/>
        </w:rPr>
        <w:t xml:space="preserve"> </w:t>
      </w:r>
    </w:p>
    <w:p w14:paraId="1485C123" w14:textId="6753108D" w:rsidR="00B11ECB" w:rsidRDefault="00B11ECB" w:rsidP="001549EE">
      <w:pPr>
        <w:spacing w:line="360" w:lineRule="auto"/>
        <w:ind w:firstLine="720"/>
        <w:rPr>
          <w:rFonts w:ascii="Times New Roman" w:hAnsi="Times New Roman" w:cs="Times New Roman"/>
        </w:rPr>
      </w:pPr>
    </w:p>
    <w:p w14:paraId="4A77CA94" w14:textId="54408BD9" w:rsidR="0010575F" w:rsidRPr="0010575F"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1.4.2 </w:t>
      </w:r>
      <w:r w:rsidR="005D36ED" w:rsidRPr="00807504">
        <w:rPr>
          <w:rFonts w:ascii="Times New Roman" w:hAnsi="Times New Roman" w:cs="Times New Roman"/>
          <w:b/>
          <w:bCs/>
        </w:rPr>
        <w:t xml:space="preserve">Stress </w:t>
      </w:r>
      <w:r w:rsidR="007D65A8">
        <w:rPr>
          <w:rFonts w:ascii="Times New Roman" w:hAnsi="Times New Roman" w:cs="Times New Roman"/>
          <w:b/>
          <w:bCs/>
        </w:rPr>
        <w:t>and</w:t>
      </w:r>
      <w:r w:rsidR="005D36ED" w:rsidRPr="00807504">
        <w:rPr>
          <w:rFonts w:ascii="Times New Roman" w:hAnsi="Times New Roman" w:cs="Times New Roman"/>
          <w:b/>
          <w:bCs/>
        </w:rPr>
        <w:t xml:space="preserve"> </w:t>
      </w:r>
      <w:r w:rsidR="007D65A8">
        <w:rPr>
          <w:rFonts w:ascii="Times New Roman" w:hAnsi="Times New Roman" w:cs="Times New Roman"/>
          <w:b/>
          <w:bCs/>
        </w:rPr>
        <w:t>S</w:t>
      </w:r>
      <w:r w:rsidR="005D36ED" w:rsidRPr="00807504">
        <w:rPr>
          <w:rFonts w:ascii="Times New Roman" w:hAnsi="Times New Roman" w:cs="Times New Roman"/>
          <w:b/>
          <w:bCs/>
        </w:rPr>
        <w:t xml:space="preserve">ynaptic </w:t>
      </w:r>
      <w:r w:rsidR="007D65A8">
        <w:rPr>
          <w:rFonts w:ascii="Times New Roman" w:hAnsi="Times New Roman" w:cs="Times New Roman"/>
          <w:b/>
          <w:bCs/>
        </w:rPr>
        <w:t>T</w:t>
      </w:r>
      <w:r w:rsidR="005D36ED" w:rsidRPr="00807504">
        <w:rPr>
          <w:rFonts w:ascii="Times New Roman" w:hAnsi="Times New Roman" w:cs="Times New Roman"/>
          <w:b/>
          <w:bCs/>
        </w:rPr>
        <w:t xml:space="preserve">ransmission </w:t>
      </w:r>
    </w:p>
    <w:p w14:paraId="5204A7E4" w14:textId="3D96F0CA" w:rsidR="0010575F" w:rsidRDefault="005415F1" w:rsidP="001549EE">
      <w:pPr>
        <w:spacing w:line="360" w:lineRule="auto"/>
        <w:ind w:firstLine="720"/>
        <w:rPr>
          <w:rFonts w:ascii="Times New Roman" w:hAnsi="Times New Roman" w:cs="Times New Roman"/>
        </w:rPr>
      </w:pPr>
      <w:commentRangeStart w:id="36"/>
      <w:r>
        <w:rPr>
          <w:rFonts w:ascii="Times New Roman" w:hAnsi="Times New Roman" w:cs="Times New Roman"/>
        </w:rPr>
        <w:t xml:space="preserve">During an acute stressor, </w:t>
      </w:r>
      <w:r w:rsidR="0010575F">
        <w:rPr>
          <w:rFonts w:ascii="Times New Roman" w:hAnsi="Times New Roman" w:cs="Times New Roman"/>
        </w:rPr>
        <w:t xml:space="preserve">a </w:t>
      </w:r>
      <w:r w:rsidR="000A4554">
        <w:rPr>
          <w:rFonts w:ascii="Times New Roman" w:hAnsi="Times New Roman" w:cs="Times New Roman"/>
        </w:rPr>
        <w:t xml:space="preserve">CRH mediated decrease in NMDAR-dependent </w:t>
      </w:r>
      <w:r w:rsidR="007866C0">
        <w:rPr>
          <w:rFonts w:ascii="Times New Roman" w:hAnsi="Times New Roman" w:cs="Times New Roman"/>
        </w:rPr>
        <w:t xml:space="preserve">calcium </w:t>
      </w:r>
      <w:r w:rsidR="000A4554">
        <w:rPr>
          <w:rFonts w:ascii="Times New Roman" w:hAnsi="Times New Roman" w:cs="Times New Roman"/>
        </w:rPr>
        <w:t xml:space="preserve">entry prevents the release of retrograde messengers that normally would block the release of glutamate </w:t>
      </w:r>
      <w:commentRangeEnd w:id="36"/>
      <w:r w:rsidR="00864D64">
        <w:rPr>
          <w:rStyle w:val="CommentReference"/>
          <w:rFonts w:ascii="Times New Roman" w:hAnsi="Times New Roman" w:cs="Times New Roman"/>
          <w:sz w:val="24"/>
          <w:szCs w:val="24"/>
        </w:rPr>
        <w:commentReference w:id="36"/>
      </w:r>
      <w:r w:rsidR="000A4554">
        <w:rPr>
          <w:rFonts w:ascii="Times New Roman" w:hAnsi="Times New Roman" w:cs="Times New Roman"/>
        </w:rPr>
        <w:t>(Bains et al., 2015)</w:t>
      </w:r>
      <w:r w:rsidR="0010575F">
        <w:rPr>
          <w:rFonts w:ascii="Times New Roman" w:hAnsi="Times New Roman" w:cs="Times New Roman"/>
        </w:rPr>
        <w:t>, to allow for the stress response.</w:t>
      </w:r>
      <w:r w:rsidR="0010575F" w:rsidRPr="0010575F">
        <w:rPr>
          <w:rFonts w:ascii="Times New Roman" w:hAnsi="Times New Roman" w:cs="Times New Roman"/>
        </w:rPr>
        <w:t xml:space="preserve"> </w:t>
      </w:r>
      <w:r w:rsidR="0010575F">
        <w:rPr>
          <w:rFonts w:ascii="Times New Roman" w:hAnsi="Times New Roman" w:cs="Times New Roman"/>
        </w:rPr>
        <w:t>Acute stress elevates extracellular glutamate</w:t>
      </w:r>
      <w:r w:rsidR="000042E9">
        <w:rPr>
          <w:rFonts w:ascii="Times New Roman" w:hAnsi="Times New Roman" w:cs="Times New Roman"/>
        </w:rPr>
        <w:t xml:space="preserve"> in an </w:t>
      </w:r>
      <w:r w:rsidR="0010575F">
        <w:rPr>
          <w:rFonts w:ascii="Times New Roman" w:hAnsi="Times New Roman" w:cs="Times New Roman"/>
        </w:rPr>
        <w:t>adrenal</w:t>
      </w:r>
      <w:r w:rsidR="000042E9">
        <w:rPr>
          <w:rFonts w:ascii="Times New Roman" w:hAnsi="Times New Roman" w:cs="Times New Roman"/>
        </w:rPr>
        <w:t>-dependent manner, indicating a role for HPA axis activation in this process</w:t>
      </w:r>
      <w:r w:rsidR="0010575F">
        <w:rPr>
          <w:rFonts w:ascii="Times New Roman" w:hAnsi="Times New Roman" w:cs="Times New Roman"/>
        </w:rPr>
        <w:t xml:space="preserve"> (McEwen, 2017). When it is time for the acute stress response to come to an end, there is glucocorticoid feedback on the HPA axis to sup</w:t>
      </w:r>
      <w:r w:rsidR="007474DF">
        <w:rPr>
          <w:rFonts w:ascii="Times New Roman" w:hAnsi="Times New Roman" w:cs="Times New Roman"/>
        </w:rPr>
        <w:t>p</w:t>
      </w:r>
      <w:r w:rsidR="0010575F">
        <w:rPr>
          <w:rFonts w:ascii="Times New Roman" w:hAnsi="Times New Roman" w:cs="Times New Roman"/>
        </w:rPr>
        <w:t xml:space="preserve">ress glutamatergic </w:t>
      </w:r>
      <w:r w:rsidR="0013658D">
        <w:rPr>
          <w:rFonts w:ascii="Times New Roman" w:hAnsi="Times New Roman" w:cs="Times New Roman"/>
        </w:rPr>
        <w:t>release onto</w:t>
      </w:r>
      <w:r w:rsidR="0010575F">
        <w:rPr>
          <w:rFonts w:ascii="Times New Roman" w:hAnsi="Times New Roman" w:cs="Times New Roman"/>
        </w:rPr>
        <w:t xml:space="preserve"> CRH neurons (Levy and Tasker, 2012). </w:t>
      </w:r>
      <w:commentRangeStart w:id="37"/>
      <w:r w:rsidR="0010575F">
        <w:rPr>
          <w:rFonts w:ascii="Times New Roman" w:hAnsi="Times New Roman" w:cs="Times New Roman"/>
        </w:rPr>
        <w:t xml:space="preserve">The negative feedback from glucocorticoids </w:t>
      </w:r>
      <w:r w:rsidR="0027257D">
        <w:rPr>
          <w:rFonts w:ascii="Times New Roman" w:hAnsi="Times New Roman" w:cs="Times New Roman"/>
        </w:rPr>
        <w:t>is</w:t>
      </w:r>
      <w:r w:rsidR="0010575F">
        <w:rPr>
          <w:rFonts w:ascii="Times New Roman" w:hAnsi="Times New Roman" w:cs="Times New Roman"/>
        </w:rPr>
        <w:t xml:space="preserve"> dependent on e</w:t>
      </w:r>
      <w:r w:rsidR="00DB07F5">
        <w:rPr>
          <w:rFonts w:ascii="Times New Roman" w:hAnsi="Times New Roman" w:cs="Times New Roman"/>
        </w:rPr>
        <w:t>ndocannabinoids (eCB)</w:t>
      </w:r>
      <w:r w:rsidR="0010575F">
        <w:rPr>
          <w:rFonts w:ascii="Times New Roman" w:hAnsi="Times New Roman" w:cs="Times New Roman"/>
        </w:rPr>
        <w:t xml:space="preserve">, </w:t>
      </w:r>
      <w:r w:rsidR="00DB07F5">
        <w:rPr>
          <w:rFonts w:ascii="Times New Roman" w:hAnsi="Times New Roman" w:cs="Times New Roman"/>
        </w:rPr>
        <w:t xml:space="preserve">retrograde messengers synthesized </w:t>
      </w:r>
      <w:ins w:id="38" w:author="Karen Crosby" w:date="2026-04-05T14:41:00Z" w16du:dateUtc="2026-04-05T17:41:00Z">
        <w:r w:rsidR="00864D64">
          <w:rPr>
            <w:rFonts w:ascii="Times New Roman" w:hAnsi="Times New Roman" w:cs="Times New Roman"/>
          </w:rPr>
          <w:t>on demand</w:t>
        </w:r>
      </w:ins>
      <w:del w:id="39" w:author="Karen Crosby" w:date="2026-04-05T14:41:00Z" w16du:dateUtc="2026-04-05T17:41:00Z">
        <w:r w:rsidR="00DB07F5" w:rsidDel="00864D64">
          <w:rPr>
            <w:rFonts w:ascii="Times New Roman" w:hAnsi="Times New Roman" w:cs="Times New Roman"/>
          </w:rPr>
          <w:delText>as needed</w:delText>
        </w:r>
      </w:del>
      <w:r w:rsidR="00DB07F5">
        <w:rPr>
          <w:rFonts w:ascii="Times New Roman" w:hAnsi="Times New Roman" w:cs="Times New Roman"/>
        </w:rPr>
        <w:t xml:space="preserve"> in the postsynaptic neuron in response to an increase in</w:t>
      </w:r>
      <w:r w:rsidR="007866C0">
        <w:rPr>
          <w:rFonts w:ascii="Times New Roman" w:hAnsi="Times New Roman" w:cs="Times New Roman"/>
        </w:rPr>
        <w:t xml:space="preserve"> calcium </w:t>
      </w:r>
      <w:r w:rsidR="00DB07F5">
        <w:rPr>
          <w:rFonts w:ascii="Times New Roman" w:hAnsi="Times New Roman" w:cs="Times New Roman"/>
        </w:rPr>
        <w:t xml:space="preserve">or activation of mGluRs (Crosby and Bains, 2012). The eCB </w:t>
      </w:r>
      <w:r w:rsidR="00DB07F5" w:rsidRPr="006D2E9A">
        <w:rPr>
          <w:rFonts w:ascii="Times New Roman" w:hAnsi="Times New Roman" w:cs="Times New Roman"/>
        </w:rPr>
        <w:t>2-arachidonoylglycerol</w:t>
      </w:r>
      <w:r w:rsidR="00DB07F5">
        <w:rPr>
          <w:rFonts w:ascii="Times New Roman" w:hAnsi="Times New Roman" w:cs="Times New Roman"/>
        </w:rPr>
        <w:t xml:space="preserve"> (2-AG) binds to </w:t>
      </w:r>
      <w:r w:rsidR="00DB07F5" w:rsidRPr="002F6F5A">
        <w:rPr>
          <w:rFonts w:ascii="Times New Roman" w:hAnsi="Times New Roman" w:cs="Times New Roman"/>
        </w:rPr>
        <w:t>cannabinoid type 1 receptor</w:t>
      </w:r>
      <w:r w:rsidR="00DB07F5">
        <w:rPr>
          <w:rFonts w:ascii="Times New Roman" w:hAnsi="Times New Roman" w:cs="Times New Roman"/>
        </w:rPr>
        <w:t>s</w:t>
      </w:r>
      <w:r w:rsidR="00DB07F5" w:rsidRPr="002F6F5A">
        <w:rPr>
          <w:rFonts w:ascii="Times New Roman" w:hAnsi="Times New Roman" w:cs="Times New Roman"/>
        </w:rPr>
        <w:t xml:space="preserve"> (CB1R</w:t>
      </w:r>
      <w:r w:rsidR="00DB07F5">
        <w:rPr>
          <w:rFonts w:ascii="Times New Roman" w:hAnsi="Times New Roman" w:cs="Times New Roman"/>
        </w:rPr>
        <w:t>) in the brain</w:t>
      </w:r>
      <w:r w:rsidR="00AD50E6">
        <w:rPr>
          <w:rFonts w:ascii="Times New Roman" w:hAnsi="Times New Roman" w:cs="Times New Roman"/>
        </w:rPr>
        <w:t>, where it su</w:t>
      </w:r>
      <w:r w:rsidR="0013658D">
        <w:rPr>
          <w:rFonts w:ascii="Times New Roman" w:hAnsi="Times New Roman" w:cs="Times New Roman"/>
        </w:rPr>
        <w:t>p</w:t>
      </w:r>
      <w:r w:rsidR="00AD50E6">
        <w:rPr>
          <w:rFonts w:ascii="Times New Roman" w:hAnsi="Times New Roman" w:cs="Times New Roman"/>
        </w:rPr>
        <w:t>presses adenylate cyclase activity and voltage cation channels, sup</w:t>
      </w:r>
      <w:r w:rsidR="0013658D">
        <w:rPr>
          <w:rFonts w:ascii="Times New Roman" w:hAnsi="Times New Roman" w:cs="Times New Roman"/>
        </w:rPr>
        <w:t>p</w:t>
      </w:r>
      <w:r w:rsidR="00AD50E6">
        <w:rPr>
          <w:rFonts w:ascii="Times New Roman" w:hAnsi="Times New Roman" w:cs="Times New Roman"/>
        </w:rPr>
        <w:t>ressing neurotransmitter release (Crosby and Bains, 2012).</w:t>
      </w:r>
      <w:r w:rsidR="007C6F13">
        <w:rPr>
          <w:rFonts w:ascii="Times New Roman" w:hAnsi="Times New Roman" w:cs="Times New Roman"/>
        </w:rPr>
        <w:t xml:space="preserve"> Under prolonged exposure to cortisol, CB1R expression is reduced</w:t>
      </w:r>
      <w:r w:rsidR="0010575F">
        <w:rPr>
          <w:rFonts w:ascii="Times New Roman" w:hAnsi="Times New Roman" w:cs="Times New Roman"/>
        </w:rPr>
        <w:t xml:space="preserve">, </w:t>
      </w:r>
      <w:r w:rsidR="007C6F13">
        <w:rPr>
          <w:rFonts w:ascii="Times New Roman" w:hAnsi="Times New Roman" w:cs="Times New Roman"/>
        </w:rPr>
        <w:t xml:space="preserve">there is less binding of </w:t>
      </w:r>
      <w:r w:rsidR="0010575F">
        <w:rPr>
          <w:rFonts w:ascii="Times New Roman" w:hAnsi="Times New Roman" w:cs="Times New Roman"/>
        </w:rPr>
        <w:t>2-A</w:t>
      </w:r>
      <w:r w:rsidR="007C6F13">
        <w:rPr>
          <w:rFonts w:ascii="Times New Roman" w:hAnsi="Times New Roman" w:cs="Times New Roman"/>
        </w:rPr>
        <w:t>G</w:t>
      </w:r>
      <w:r w:rsidR="0010575F">
        <w:rPr>
          <w:rFonts w:ascii="Times New Roman" w:hAnsi="Times New Roman" w:cs="Times New Roman"/>
        </w:rPr>
        <w:t xml:space="preserve">, </w:t>
      </w:r>
      <w:r w:rsidR="00101945">
        <w:rPr>
          <w:rFonts w:ascii="Times New Roman" w:hAnsi="Times New Roman" w:cs="Times New Roman"/>
        </w:rPr>
        <w:t>reducing</w:t>
      </w:r>
      <w:r w:rsidR="0010575F">
        <w:rPr>
          <w:rFonts w:ascii="Times New Roman" w:hAnsi="Times New Roman" w:cs="Times New Roman"/>
        </w:rPr>
        <w:t xml:space="preserve"> negative feedback, and </w:t>
      </w:r>
      <w:r w:rsidR="00101945">
        <w:rPr>
          <w:rFonts w:ascii="Times New Roman" w:hAnsi="Times New Roman" w:cs="Times New Roman"/>
        </w:rPr>
        <w:t>contributing to the sustained activation of the</w:t>
      </w:r>
      <w:r w:rsidR="0010575F">
        <w:rPr>
          <w:rFonts w:ascii="Times New Roman" w:hAnsi="Times New Roman" w:cs="Times New Roman"/>
        </w:rPr>
        <w:t xml:space="preserve"> stress response.</w:t>
      </w:r>
      <w:commentRangeEnd w:id="37"/>
      <w:r w:rsidR="00864D64">
        <w:rPr>
          <w:rStyle w:val="CommentReference"/>
          <w:rFonts w:ascii="Times New Roman" w:hAnsi="Times New Roman" w:cs="Times New Roman"/>
          <w:sz w:val="24"/>
          <w:szCs w:val="24"/>
        </w:rPr>
        <w:commentReference w:id="37"/>
      </w:r>
    </w:p>
    <w:p w14:paraId="39B290A7" w14:textId="7E8CD00C" w:rsidR="00A9501F" w:rsidRDefault="00A41B42" w:rsidP="001549EE">
      <w:pPr>
        <w:spacing w:line="360" w:lineRule="auto"/>
        <w:ind w:firstLine="720"/>
        <w:rPr>
          <w:rFonts w:ascii="Times New Roman" w:hAnsi="Times New Roman" w:cs="Times New Roman"/>
        </w:rPr>
      </w:pPr>
      <w:r>
        <w:rPr>
          <w:rFonts w:ascii="Times New Roman" w:hAnsi="Times New Roman" w:cs="Times New Roman"/>
        </w:rPr>
        <w:t>Stress could trigger long</w:t>
      </w:r>
      <w:r w:rsidR="00784C81">
        <w:rPr>
          <w:rFonts w:ascii="Times New Roman" w:hAnsi="Times New Roman" w:cs="Times New Roman"/>
        </w:rPr>
        <w:t>-l</w:t>
      </w:r>
      <w:r>
        <w:rPr>
          <w:rFonts w:ascii="Times New Roman" w:hAnsi="Times New Roman" w:cs="Times New Roman"/>
        </w:rPr>
        <w:t>asting changes in the strength of synapses. These changes can manifest as long</w:t>
      </w:r>
      <w:r w:rsidR="00B90C0A">
        <w:rPr>
          <w:rFonts w:ascii="Times New Roman" w:hAnsi="Times New Roman" w:cs="Times New Roman"/>
        </w:rPr>
        <w:t>-term potentiation (LTP)</w:t>
      </w:r>
      <w:r>
        <w:rPr>
          <w:rFonts w:ascii="Times New Roman" w:hAnsi="Times New Roman" w:cs="Times New Roman"/>
        </w:rPr>
        <w:t xml:space="preserve">, </w:t>
      </w:r>
      <w:r w:rsidR="00D12B5E">
        <w:rPr>
          <w:rFonts w:ascii="Times New Roman" w:hAnsi="Times New Roman" w:cs="Times New Roman"/>
        </w:rPr>
        <w:t>a long-lasting increase in synaptic strength, or</w:t>
      </w:r>
      <w:r w:rsidR="00B90C0A">
        <w:rPr>
          <w:rFonts w:ascii="Times New Roman" w:hAnsi="Times New Roman" w:cs="Times New Roman"/>
        </w:rPr>
        <w:t xml:space="preserve"> long-term depression (LTD) </w:t>
      </w:r>
      <w:r w:rsidR="00D12B5E">
        <w:rPr>
          <w:rFonts w:ascii="Times New Roman" w:hAnsi="Times New Roman" w:cs="Times New Roman"/>
        </w:rPr>
        <w:t xml:space="preserve">a long-lasting decrease in synaptic strength </w:t>
      </w:r>
      <w:r w:rsidR="00B90C0A">
        <w:rPr>
          <w:rFonts w:ascii="Times New Roman" w:hAnsi="Times New Roman" w:cs="Times New Roman"/>
        </w:rPr>
        <w:t>(</w:t>
      </w:r>
      <w:r w:rsidR="00B90C0A" w:rsidRPr="008B0600">
        <w:rPr>
          <w:rFonts w:ascii="Times New Roman" w:hAnsi="Times New Roman" w:cs="Times New Roman"/>
        </w:rPr>
        <w:t>Siegelbaum and Kandel, 1991</w:t>
      </w:r>
      <w:r w:rsidR="00B90C0A">
        <w:rPr>
          <w:rFonts w:ascii="Times New Roman" w:hAnsi="Times New Roman" w:cs="Times New Roman"/>
        </w:rPr>
        <w:t xml:space="preserve">). </w:t>
      </w:r>
      <w:r w:rsidR="00A9501F">
        <w:rPr>
          <w:rFonts w:ascii="Times New Roman" w:hAnsi="Times New Roman" w:cs="Times New Roman"/>
        </w:rPr>
        <w:t>These forms of synaptic plasticity are mediated by activity</w:t>
      </w:r>
      <w:r w:rsidR="00784C81">
        <w:rPr>
          <w:rFonts w:ascii="Times New Roman" w:hAnsi="Times New Roman" w:cs="Times New Roman"/>
        </w:rPr>
        <w:t>-</w:t>
      </w:r>
      <w:r w:rsidR="00A9501F">
        <w:rPr>
          <w:rFonts w:ascii="Times New Roman" w:hAnsi="Times New Roman" w:cs="Times New Roman"/>
        </w:rPr>
        <w:t xml:space="preserve">dependent changes in receptor trafficking, intracellular signalling, and calcium </w:t>
      </w:r>
      <w:r w:rsidR="00A9501F" w:rsidRPr="00467AE8">
        <w:rPr>
          <w:rFonts w:ascii="Times New Roman" w:hAnsi="Times New Roman" w:cs="Times New Roman"/>
          <w:color w:val="000000" w:themeColor="text1"/>
        </w:rPr>
        <w:t>dynamics. Because stress alters glutamatergic transmission and recruits endocannabinoid signalling, it has the potential to shape hypothalamic activity through long-term changes in synaptic strength.</w:t>
      </w:r>
    </w:p>
    <w:p w14:paraId="76F3023C" w14:textId="2A7F1084" w:rsidR="0027257D" w:rsidRDefault="0014032B" w:rsidP="001549EE">
      <w:pPr>
        <w:spacing w:line="360" w:lineRule="auto"/>
        <w:ind w:firstLine="720"/>
        <w:rPr>
          <w:rFonts w:ascii="Times New Roman" w:hAnsi="Times New Roman" w:cs="Times New Roman"/>
        </w:rPr>
      </w:pPr>
      <w:commentRangeStart w:id="40"/>
      <w:commentRangeStart w:id="41"/>
      <w:r w:rsidRPr="0014032B">
        <w:rPr>
          <w:rFonts w:ascii="Times New Roman" w:hAnsi="Times New Roman" w:cs="Times New Roman"/>
          <w:highlight w:val="yellow"/>
        </w:rPr>
        <w:t>WHERE TO PUT (maybe in discussion?):</w:t>
      </w:r>
      <w:r>
        <w:rPr>
          <w:rFonts w:ascii="Times New Roman" w:hAnsi="Times New Roman" w:cs="Times New Roman"/>
        </w:rPr>
        <w:t xml:space="preserve"> </w:t>
      </w:r>
      <w:r w:rsidR="00B90C0A">
        <w:rPr>
          <w:rFonts w:ascii="Times New Roman" w:hAnsi="Times New Roman" w:cs="Times New Roman"/>
        </w:rPr>
        <w:t>LTD does not require GABA-mediated inhibition, as it is enhanced by picrotoxin, a GABA</w:t>
      </w:r>
      <w:r w:rsidR="00B90C0A" w:rsidRPr="00B90C0A">
        <w:rPr>
          <w:rFonts w:ascii="Times New Roman" w:hAnsi="Times New Roman" w:cs="Times New Roman"/>
          <w:vertAlign w:val="subscript"/>
        </w:rPr>
        <w:t>A</w:t>
      </w:r>
      <w:r w:rsidR="00B90C0A">
        <w:rPr>
          <w:rFonts w:ascii="Times New Roman" w:hAnsi="Times New Roman" w:cs="Times New Roman"/>
        </w:rPr>
        <w:t xml:space="preserve"> receptor antagonist. </w:t>
      </w:r>
      <w:commentRangeEnd w:id="40"/>
      <w:r w:rsidR="00864D64">
        <w:rPr>
          <w:rStyle w:val="CommentReference"/>
          <w:rFonts w:ascii="Times New Roman" w:hAnsi="Times New Roman" w:cs="Times New Roman"/>
          <w:sz w:val="24"/>
          <w:szCs w:val="24"/>
        </w:rPr>
        <w:commentReference w:id="40"/>
      </w:r>
      <w:commentRangeEnd w:id="41"/>
      <w:r w:rsidR="00864D64">
        <w:rPr>
          <w:rStyle w:val="CommentReference"/>
          <w:rFonts w:ascii="Times New Roman" w:hAnsi="Times New Roman" w:cs="Times New Roman"/>
          <w:sz w:val="24"/>
          <w:szCs w:val="24"/>
        </w:rPr>
        <w:commentReference w:id="41"/>
      </w:r>
    </w:p>
    <w:p w14:paraId="2D75B822" w14:textId="77777777" w:rsidR="004809D0" w:rsidRDefault="004809D0" w:rsidP="001549EE">
      <w:pPr>
        <w:spacing w:line="360" w:lineRule="auto"/>
        <w:rPr>
          <w:rFonts w:ascii="Times New Roman" w:hAnsi="Times New Roman" w:cs="Times New Roman"/>
          <w:b/>
          <w:bCs/>
        </w:rPr>
      </w:pPr>
    </w:p>
    <w:p w14:paraId="137B1A75" w14:textId="7236700E" w:rsidR="00105144"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1.5 </w:t>
      </w:r>
      <w:r w:rsidR="00105144">
        <w:rPr>
          <w:rFonts w:ascii="Times New Roman" w:hAnsi="Times New Roman" w:cs="Times New Roman"/>
          <w:b/>
          <w:bCs/>
        </w:rPr>
        <w:t xml:space="preserve">Neuronal </w:t>
      </w:r>
      <w:commentRangeStart w:id="42"/>
      <w:r w:rsidR="00105144">
        <w:rPr>
          <w:rFonts w:ascii="Times New Roman" w:hAnsi="Times New Roman" w:cs="Times New Roman"/>
          <w:b/>
          <w:bCs/>
        </w:rPr>
        <w:t>Excitability</w:t>
      </w:r>
      <w:commentRangeEnd w:id="42"/>
      <w:r w:rsidR="00864D64">
        <w:rPr>
          <w:rStyle w:val="CommentReference"/>
          <w:rFonts w:ascii="Times New Roman" w:hAnsi="Times New Roman" w:cs="Times New Roman"/>
          <w:b/>
          <w:bCs/>
          <w:sz w:val="24"/>
          <w:szCs w:val="24"/>
        </w:rPr>
        <w:commentReference w:id="42"/>
      </w:r>
      <w:r w:rsidR="00105144">
        <w:rPr>
          <w:rFonts w:ascii="Times New Roman" w:hAnsi="Times New Roman" w:cs="Times New Roman"/>
          <w:b/>
          <w:bCs/>
        </w:rPr>
        <w:t xml:space="preserve"> </w:t>
      </w:r>
    </w:p>
    <w:p w14:paraId="3EA0F683" w14:textId="4E0C6A1C" w:rsidR="006E62B8" w:rsidRPr="006E62B8" w:rsidRDefault="0064180F" w:rsidP="001549EE">
      <w:pPr>
        <w:spacing w:line="360" w:lineRule="auto"/>
        <w:rPr>
          <w:rFonts w:ascii="Times New Roman" w:hAnsi="Times New Roman" w:cs="Times New Roman"/>
        </w:rPr>
      </w:pPr>
      <w:r>
        <w:rPr>
          <w:rFonts w:ascii="Times New Roman" w:hAnsi="Times New Roman" w:cs="Times New Roman"/>
        </w:rPr>
        <w:tab/>
      </w:r>
      <w:r w:rsidR="00DD7710">
        <w:rPr>
          <w:rFonts w:ascii="Times New Roman" w:hAnsi="Times New Roman" w:cs="Times New Roman"/>
        </w:rPr>
        <w:t>At rest, neurons maintain a resting membrane potential, which</w:t>
      </w:r>
      <w:r w:rsidR="00784C81">
        <w:rPr>
          <w:rFonts w:ascii="Times New Roman" w:hAnsi="Times New Roman" w:cs="Times New Roman"/>
        </w:rPr>
        <w:t xml:space="preserve"> reflects the difference, or </w:t>
      </w:r>
      <w:r w:rsidR="00DD7710">
        <w:rPr>
          <w:rFonts w:ascii="Times New Roman" w:hAnsi="Times New Roman" w:cs="Times New Roman"/>
        </w:rPr>
        <w:t>polarization</w:t>
      </w:r>
      <w:r w:rsidR="00784C81">
        <w:rPr>
          <w:rFonts w:ascii="Times New Roman" w:hAnsi="Times New Roman" w:cs="Times New Roman"/>
        </w:rPr>
        <w:t>, in electrical</w:t>
      </w:r>
      <w:r w:rsidR="00DD7710">
        <w:rPr>
          <w:rFonts w:ascii="Times New Roman" w:hAnsi="Times New Roman" w:cs="Times New Roman"/>
        </w:rPr>
        <w:t xml:space="preserve"> charge between the intracellular and extracellular environment</w:t>
      </w:r>
      <w:r w:rsidR="007F6116">
        <w:rPr>
          <w:rFonts w:ascii="Times New Roman" w:hAnsi="Times New Roman" w:cs="Times New Roman"/>
        </w:rPr>
        <w:t>s</w:t>
      </w:r>
      <w:r>
        <w:rPr>
          <w:rFonts w:ascii="Times New Roman" w:hAnsi="Times New Roman" w:cs="Times New Roman"/>
        </w:rPr>
        <w:t xml:space="preserve">. </w:t>
      </w:r>
      <w:r w:rsidR="00DD7710">
        <w:rPr>
          <w:rFonts w:ascii="Times New Roman" w:hAnsi="Times New Roman" w:cs="Times New Roman"/>
        </w:rPr>
        <w:t>Neuronal excitability is characterized by a neuron’s ability to fire an</w:t>
      </w:r>
      <w:r>
        <w:rPr>
          <w:rFonts w:ascii="Times New Roman" w:hAnsi="Times New Roman" w:cs="Times New Roman"/>
        </w:rPr>
        <w:t xml:space="preserve"> action potential</w:t>
      </w:r>
      <w:r w:rsidR="00DD7710">
        <w:rPr>
          <w:rFonts w:ascii="Times New Roman" w:hAnsi="Times New Roman" w:cs="Times New Roman"/>
        </w:rPr>
        <w:t xml:space="preserve">, and a more excitable neuron </w:t>
      </w:r>
      <w:r w:rsidR="00820707">
        <w:rPr>
          <w:rFonts w:ascii="Times New Roman" w:hAnsi="Times New Roman" w:cs="Times New Roman"/>
        </w:rPr>
        <w:t>requires less depolarization to reach an action potential threshold</w:t>
      </w:r>
      <w:r w:rsidR="00DD7710">
        <w:rPr>
          <w:rFonts w:ascii="Times New Roman" w:hAnsi="Times New Roman" w:cs="Times New Roman"/>
        </w:rPr>
        <w:t>.</w:t>
      </w:r>
      <w:r w:rsidR="00231B0F">
        <w:rPr>
          <w:rFonts w:ascii="Times New Roman" w:hAnsi="Times New Roman" w:cs="Times New Roman"/>
        </w:rPr>
        <w:t xml:space="preserve"> When glutamate binds to its ionotropic receptors, cations enter the neuron, depolarizing the neuron by making it more positively charged. As the neuron is then more positive, it is closer to the action potential voltage threshold and a smaller change in membrane potential is needed to fire an action potential, demonstrating increased </w:t>
      </w:r>
      <w:commentRangeStart w:id="43"/>
      <w:r w:rsidR="00231B0F">
        <w:rPr>
          <w:rFonts w:ascii="Times New Roman" w:hAnsi="Times New Roman" w:cs="Times New Roman"/>
        </w:rPr>
        <w:t>excitability</w:t>
      </w:r>
      <w:commentRangeEnd w:id="43"/>
      <w:r w:rsidR="00864D64">
        <w:rPr>
          <w:rStyle w:val="CommentReference"/>
          <w:rFonts w:ascii="Times New Roman" w:hAnsi="Times New Roman" w:cs="Times New Roman"/>
          <w:sz w:val="24"/>
          <w:szCs w:val="24"/>
        </w:rPr>
        <w:commentReference w:id="43"/>
      </w:r>
      <w:r w:rsidR="00231B0F">
        <w:rPr>
          <w:rFonts w:ascii="Times New Roman" w:hAnsi="Times New Roman" w:cs="Times New Roman"/>
        </w:rPr>
        <w:t>.</w:t>
      </w:r>
    </w:p>
    <w:p w14:paraId="3BF9B26C" w14:textId="36B2D10A" w:rsidR="00105144"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1.5.1 </w:t>
      </w:r>
      <w:r w:rsidR="00105144">
        <w:rPr>
          <w:rFonts w:ascii="Times New Roman" w:hAnsi="Times New Roman" w:cs="Times New Roman"/>
          <w:b/>
          <w:bCs/>
        </w:rPr>
        <w:t xml:space="preserve">Stress and Neuronal Excitability </w:t>
      </w:r>
    </w:p>
    <w:p w14:paraId="6E4F8076" w14:textId="552AE17A" w:rsidR="00FB3B7A" w:rsidRPr="00FB3B7A" w:rsidRDefault="00A62638" w:rsidP="001549EE">
      <w:pPr>
        <w:spacing w:line="360" w:lineRule="auto"/>
        <w:ind w:firstLine="720"/>
        <w:rPr>
          <w:rFonts w:ascii="Times New Roman" w:hAnsi="Times New Roman" w:cs="Times New Roman"/>
        </w:rPr>
      </w:pPr>
      <w:r>
        <w:rPr>
          <w:rFonts w:ascii="Times New Roman" w:hAnsi="Times New Roman" w:cs="Times New Roman"/>
        </w:rPr>
        <w:t>Stress can alter</w:t>
      </w:r>
      <w:r w:rsidR="0054058D">
        <w:rPr>
          <w:rFonts w:ascii="Times New Roman" w:hAnsi="Times New Roman" w:cs="Times New Roman"/>
        </w:rPr>
        <w:t xml:space="preserve"> </w:t>
      </w:r>
      <w:del w:id="44" w:author="Karen Crosby" w:date="2026-04-05T14:45:00Z" w16du:dateUtc="2026-04-05T17:45:00Z">
        <w:r w:rsidDel="00864D64">
          <w:rPr>
            <w:rFonts w:ascii="Times New Roman" w:hAnsi="Times New Roman" w:cs="Times New Roman"/>
          </w:rPr>
          <w:delText xml:space="preserve"> </w:delText>
        </w:r>
      </w:del>
      <w:r>
        <w:rPr>
          <w:rFonts w:ascii="Times New Roman" w:hAnsi="Times New Roman" w:cs="Times New Roman"/>
        </w:rPr>
        <w:t xml:space="preserve">neuronal excitability in addition to synaptic transmission. </w:t>
      </w:r>
      <w:r w:rsidR="0054058D">
        <w:rPr>
          <w:rFonts w:ascii="Times New Roman" w:hAnsi="Times New Roman" w:cs="Times New Roman"/>
        </w:rPr>
        <w:t>C</w:t>
      </w:r>
      <w:r w:rsidR="002A021B">
        <w:rPr>
          <w:rFonts w:ascii="Times New Roman" w:hAnsi="Times New Roman" w:cs="Times New Roman"/>
        </w:rPr>
        <w:t xml:space="preserve">hronic unpredictable stress increases intrinsic excitability of neurons in the hypothalamus in </w:t>
      </w:r>
      <w:r>
        <w:rPr>
          <w:rFonts w:ascii="Times New Roman" w:hAnsi="Times New Roman" w:cs="Times New Roman"/>
        </w:rPr>
        <w:t xml:space="preserve">both </w:t>
      </w:r>
      <w:r w:rsidR="002A021B">
        <w:rPr>
          <w:rFonts w:ascii="Times New Roman" w:hAnsi="Times New Roman" w:cs="Times New Roman"/>
        </w:rPr>
        <w:t>male and female rats (Fang et al., 2023).</w:t>
      </w:r>
      <w:r w:rsidR="0054058D">
        <w:rPr>
          <w:rFonts w:ascii="Times New Roman" w:hAnsi="Times New Roman" w:cs="Times New Roman"/>
        </w:rPr>
        <w:t xml:space="preserve"> </w:t>
      </w:r>
      <w:r>
        <w:rPr>
          <w:rFonts w:ascii="Times New Roman" w:hAnsi="Times New Roman" w:cs="Times New Roman"/>
        </w:rPr>
        <w:t>These effects</w:t>
      </w:r>
      <w:r w:rsidR="0054058D">
        <w:rPr>
          <w:rFonts w:ascii="Times New Roman" w:hAnsi="Times New Roman" w:cs="Times New Roman"/>
        </w:rPr>
        <w:t xml:space="preserve"> may </w:t>
      </w:r>
      <w:r w:rsidR="00EF2323">
        <w:rPr>
          <w:rFonts w:ascii="Times New Roman" w:hAnsi="Times New Roman" w:cs="Times New Roman"/>
        </w:rPr>
        <w:t>reflect</w:t>
      </w:r>
      <w:r w:rsidR="0054058D">
        <w:rPr>
          <w:rFonts w:ascii="Times New Roman" w:hAnsi="Times New Roman" w:cs="Times New Roman"/>
        </w:rPr>
        <w:t xml:space="preserve"> glucocorticoid</w:t>
      </w:r>
      <w:r w:rsidR="001863FC">
        <w:rPr>
          <w:rFonts w:ascii="Times New Roman" w:hAnsi="Times New Roman" w:cs="Times New Roman"/>
        </w:rPr>
        <w:t>-</w:t>
      </w:r>
      <w:r w:rsidR="0054058D">
        <w:rPr>
          <w:rFonts w:ascii="Times New Roman" w:hAnsi="Times New Roman" w:cs="Times New Roman"/>
        </w:rPr>
        <w:t>mediated changes in postsynaptic excitability, as is seen in PVN neurons due to modulation of potassium channels (</w:t>
      </w:r>
      <w:r w:rsidR="0054058D" w:rsidRPr="00774D12">
        <w:rPr>
          <w:rFonts w:ascii="Times New Roman" w:hAnsi="Times New Roman" w:cs="Times New Roman"/>
        </w:rPr>
        <w:t>dos-Santos et al., 2023</w:t>
      </w:r>
      <w:r w:rsidR="0054058D">
        <w:rPr>
          <w:rFonts w:ascii="Times New Roman" w:hAnsi="Times New Roman" w:cs="Times New Roman"/>
        </w:rPr>
        <w:t>). As</w:t>
      </w:r>
      <w:r w:rsidR="009F3EA7">
        <w:rPr>
          <w:rFonts w:ascii="Times New Roman" w:hAnsi="Times New Roman" w:cs="Times New Roman"/>
        </w:rPr>
        <w:t xml:space="preserve"> the DMH receives stress-related endocrine signals and projects to the PVN, stress-induced changes in DMH excitability could </w:t>
      </w:r>
      <w:r w:rsidR="004C5C2F">
        <w:rPr>
          <w:rFonts w:ascii="Times New Roman" w:hAnsi="Times New Roman" w:cs="Times New Roman"/>
        </w:rPr>
        <w:t>influence</w:t>
      </w:r>
      <w:r w:rsidR="009F3EA7">
        <w:rPr>
          <w:rFonts w:ascii="Times New Roman" w:hAnsi="Times New Roman" w:cs="Times New Roman"/>
        </w:rPr>
        <w:t xml:space="preserve"> downstream hypothalamic circuit function and alter responsiveness to subsequent stressors.</w:t>
      </w:r>
      <w:r w:rsidR="0054058D">
        <w:rPr>
          <w:rFonts w:ascii="Times New Roman" w:hAnsi="Times New Roman" w:cs="Times New Roman"/>
        </w:rPr>
        <w:t xml:space="preserve"> </w:t>
      </w:r>
    </w:p>
    <w:p w14:paraId="321A516F" w14:textId="77777777" w:rsidR="004809D0" w:rsidRDefault="004809D0" w:rsidP="001549EE">
      <w:pPr>
        <w:spacing w:line="360" w:lineRule="auto"/>
        <w:rPr>
          <w:rFonts w:ascii="Times New Roman" w:hAnsi="Times New Roman" w:cs="Times New Roman"/>
          <w:b/>
          <w:bCs/>
        </w:rPr>
      </w:pPr>
    </w:p>
    <w:p w14:paraId="0B5E10C1" w14:textId="52D435A1" w:rsidR="001046F5"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1.6 </w:t>
      </w:r>
      <w:r w:rsidR="005D36ED" w:rsidRPr="00807504">
        <w:rPr>
          <w:rFonts w:ascii="Times New Roman" w:hAnsi="Times New Roman" w:cs="Times New Roman"/>
          <w:b/>
          <w:bCs/>
        </w:rPr>
        <w:t xml:space="preserve">Current Study </w:t>
      </w:r>
    </w:p>
    <w:p w14:paraId="4249B165" w14:textId="0AC364F4" w:rsidR="00455D85" w:rsidRDefault="00F0298B" w:rsidP="007F34F9">
      <w:pPr>
        <w:spacing w:line="360" w:lineRule="auto"/>
        <w:ind w:firstLine="720"/>
        <w:rPr>
          <w:rFonts w:ascii="Times New Roman" w:hAnsi="Times New Roman" w:cs="Times New Roman"/>
        </w:rPr>
      </w:pPr>
      <w:r>
        <w:rPr>
          <w:rFonts w:ascii="Times New Roman" w:hAnsi="Times New Roman" w:cs="Times New Roman"/>
        </w:rPr>
        <w:t>While the relationship between stress and hypothalamic function is well established</w:t>
      </w:r>
      <w:r w:rsidR="0024716F">
        <w:rPr>
          <w:rFonts w:ascii="Times New Roman" w:hAnsi="Times New Roman" w:cs="Times New Roman"/>
        </w:rPr>
        <w:t>, the underlying neurophysiological mechanism</w:t>
      </w:r>
      <w:r w:rsidR="0013658D">
        <w:rPr>
          <w:rFonts w:ascii="Times New Roman" w:hAnsi="Times New Roman" w:cs="Times New Roman"/>
        </w:rPr>
        <w:t>s</w:t>
      </w:r>
      <w:r>
        <w:rPr>
          <w:rFonts w:ascii="Times New Roman" w:hAnsi="Times New Roman" w:cs="Times New Roman"/>
        </w:rPr>
        <w:t xml:space="preserve"> in the DMH</w:t>
      </w:r>
      <w:r w:rsidR="0024716F">
        <w:rPr>
          <w:rFonts w:ascii="Times New Roman" w:hAnsi="Times New Roman" w:cs="Times New Roman"/>
        </w:rPr>
        <w:t xml:space="preserve"> are unclear. </w:t>
      </w:r>
      <w:r w:rsidR="00455D85">
        <w:rPr>
          <w:rFonts w:ascii="Times New Roman" w:hAnsi="Times New Roman" w:cs="Times New Roman"/>
        </w:rPr>
        <w:t xml:space="preserve">In addition to </w:t>
      </w:r>
      <w:r w:rsidR="004C5C2F">
        <w:rPr>
          <w:rFonts w:ascii="Times New Roman" w:hAnsi="Times New Roman" w:cs="Times New Roman"/>
        </w:rPr>
        <w:t>its role in metabolic regulation</w:t>
      </w:r>
      <w:r w:rsidR="00455D85">
        <w:rPr>
          <w:rFonts w:ascii="Times New Roman" w:hAnsi="Times New Roman" w:cs="Times New Roman"/>
        </w:rPr>
        <w:t xml:space="preserve"> (</w:t>
      </w:r>
      <w:r w:rsidR="00455D85" w:rsidRPr="00B57256">
        <w:rPr>
          <w:rFonts w:ascii="Times New Roman" w:hAnsi="Times New Roman" w:cs="Times New Roman"/>
        </w:rPr>
        <w:t>Bellinger and Bernardis, 2002</w:t>
      </w:r>
      <w:r w:rsidR="00455D85">
        <w:rPr>
          <w:rFonts w:ascii="Times New Roman" w:hAnsi="Times New Roman" w:cs="Times New Roman"/>
        </w:rPr>
        <w:t>; Dalton et al., 1981)</w:t>
      </w:r>
      <w:r w:rsidR="004C5C2F">
        <w:rPr>
          <w:rFonts w:ascii="Times New Roman" w:hAnsi="Times New Roman" w:cs="Times New Roman"/>
        </w:rPr>
        <w:t>,</w:t>
      </w:r>
      <w:r w:rsidR="00455D85">
        <w:rPr>
          <w:rFonts w:ascii="Times New Roman" w:hAnsi="Times New Roman" w:cs="Times New Roman"/>
        </w:rPr>
        <w:t xml:space="preserve"> t</w:t>
      </w:r>
      <w:r w:rsidR="0024716F">
        <w:rPr>
          <w:rFonts w:ascii="Times New Roman" w:hAnsi="Times New Roman" w:cs="Times New Roman"/>
        </w:rPr>
        <w:t xml:space="preserve">here is considerable evidence </w:t>
      </w:r>
      <w:r w:rsidR="004C5C2F">
        <w:rPr>
          <w:rFonts w:ascii="Times New Roman" w:hAnsi="Times New Roman" w:cs="Times New Roman"/>
        </w:rPr>
        <w:t>that the</w:t>
      </w:r>
      <w:r w:rsidR="0024716F">
        <w:rPr>
          <w:rFonts w:ascii="Times New Roman" w:hAnsi="Times New Roman" w:cs="Times New Roman"/>
        </w:rPr>
        <w:t xml:space="preserve"> DMH </w:t>
      </w:r>
      <w:r w:rsidR="00AD65D0">
        <w:rPr>
          <w:rFonts w:ascii="Times New Roman" w:hAnsi="Times New Roman" w:cs="Times New Roman"/>
        </w:rPr>
        <w:t>contributes</w:t>
      </w:r>
      <w:r w:rsidR="004C5C2F">
        <w:rPr>
          <w:rFonts w:ascii="Times New Roman" w:hAnsi="Times New Roman" w:cs="Times New Roman"/>
        </w:rPr>
        <w:t xml:space="preserve"> to</w:t>
      </w:r>
      <w:r w:rsidR="0024716F">
        <w:rPr>
          <w:rFonts w:ascii="Times New Roman" w:hAnsi="Times New Roman" w:cs="Times New Roman"/>
        </w:rPr>
        <w:t xml:space="preserve"> </w:t>
      </w:r>
      <w:r w:rsidR="0013658D">
        <w:rPr>
          <w:rFonts w:ascii="Times New Roman" w:hAnsi="Times New Roman" w:cs="Times New Roman"/>
        </w:rPr>
        <w:t>stress</w:t>
      </w:r>
      <w:r w:rsidR="00455D85">
        <w:rPr>
          <w:rFonts w:ascii="Times New Roman" w:hAnsi="Times New Roman" w:cs="Times New Roman"/>
        </w:rPr>
        <w:t xml:space="preserve"> </w:t>
      </w:r>
      <w:r w:rsidR="004C5C2F">
        <w:rPr>
          <w:rFonts w:ascii="Times New Roman" w:hAnsi="Times New Roman" w:cs="Times New Roman"/>
        </w:rPr>
        <w:t xml:space="preserve">responses and contains receptors that allow it to respond to stress hormones </w:t>
      </w:r>
      <w:r w:rsidR="0024716F">
        <w:rPr>
          <w:rFonts w:ascii="Times New Roman" w:hAnsi="Times New Roman" w:cs="Times New Roman"/>
        </w:rPr>
        <w:t>(Myers et al., 2014; Crosby and Bains, 2012)</w:t>
      </w:r>
      <w:r w:rsidR="00455D85">
        <w:rPr>
          <w:rFonts w:ascii="Times New Roman" w:hAnsi="Times New Roman" w:cs="Times New Roman"/>
        </w:rPr>
        <w:t xml:space="preserve">. Stress hormones may be binding in the DMH, altering the neuronal </w:t>
      </w:r>
      <w:r w:rsidR="00455D85">
        <w:rPr>
          <w:rFonts w:ascii="Times New Roman" w:hAnsi="Times New Roman" w:cs="Times New Roman"/>
        </w:rPr>
        <w:lastRenderedPageBreak/>
        <w:t xml:space="preserve">activity and excitability. </w:t>
      </w:r>
      <w:r w:rsidR="005448F5">
        <w:rPr>
          <w:rFonts w:ascii="Times New Roman" w:hAnsi="Times New Roman" w:cs="Times New Roman"/>
        </w:rPr>
        <w:t xml:space="preserve">Given the role of the DMH in integrating endocrine signals and modulating downstream hypothalamic circuits, it is an ideal region in which to </w:t>
      </w:r>
      <w:r w:rsidR="001863FC">
        <w:rPr>
          <w:rFonts w:ascii="Times New Roman" w:hAnsi="Times New Roman" w:cs="Times New Roman"/>
        </w:rPr>
        <w:t>investigate</w:t>
      </w:r>
      <w:r w:rsidR="005448F5">
        <w:rPr>
          <w:rFonts w:ascii="Times New Roman" w:hAnsi="Times New Roman" w:cs="Times New Roman"/>
        </w:rPr>
        <w:t xml:space="preserve"> how stress alters neuronal communication. Determin</w:t>
      </w:r>
      <w:r w:rsidR="001863FC">
        <w:rPr>
          <w:rFonts w:ascii="Times New Roman" w:hAnsi="Times New Roman" w:cs="Times New Roman"/>
        </w:rPr>
        <w:t>ing</w:t>
      </w:r>
      <w:r w:rsidR="005448F5">
        <w:rPr>
          <w:rFonts w:ascii="Times New Roman" w:hAnsi="Times New Roman" w:cs="Times New Roman"/>
        </w:rPr>
        <w:t xml:space="preserve"> how </w:t>
      </w:r>
      <w:r w:rsidR="001863FC">
        <w:rPr>
          <w:rFonts w:ascii="Times New Roman" w:hAnsi="Times New Roman" w:cs="Times New Roman"/>
        </w:rPr>
        <w:t>a</w:t>
      </w:r>
      <w:r w:rsidR="005448F5">
        <w:rPr>
          <w:rFonts w:ascii="Times New Roman" w:hAnsi="Times New Roman" w:cs="Times New Roman"/>
        </w:rPr>
        <w:t xml:space="preserve">cute and repeated stress affects DMH </w:t>
      </w:r>
      <w:r w:rsidR="003F2661">
        <w:rPr>
          <w:rFonts w:ascii="Times New Roman" w:hAnsi="Times New Roman" w:cs="Times New Roman"/>
        </w:rPr>
        <w:t>neurons</w:t>
      </w:r>
      <w:r w:rsidR="005448F5">
        <w:rPr>
          <w:rFonts w:ascii="Times New Roman" w:hAnsi="Times New Roman" w:cs="Times New Roman"/>
        </w:rPr>
        <w:t xml:space="preserve"> may also provide insight into sex-</w:t>
      </w:r>
      <w:r w:rsidR="003F2661">
        <w:rPr>
          <w:rFonts w:ascii="Times New Roman" w:hAnsi="Times New Roman" w:cs="Times New Roman"/>
        </w:rPr>
        <w:t>specific</w:t>
      </w:r>
      <w:r w:rsidR="005448F5">
        <w:rPr>
          <w:rFonts w:ascii="Times New Roman" w:hAnsi="Times New Roman" w:cs="Times New Roman"/>
        </w:rPr>
        <w:t xml:space="preserve"> responses to stress, </w:t>
      </w:r>
      <w:r w:rsidR="003F2661">
        <w:rPr>
          <w:rFonts w:ascii="Times New Roman" w:hAnsi="Times New Roman" w:cs="Times New Roman"/>
        </w:rPr>
        <w:t>particularly</w:t>
      </w:r>
      <w:r w:rsidR="005448F5">
        <w:rPr>
          <w:rFonts w:ascii="Times New Roman" w:hAnsi="Times New Roman" w:cs="Times New Roman"/>
        </w:rPr>
        <w:t xml:space="preserve"> in females.</w:t>
      </w:r>
      <w:r w:rsidR="00455D85">
        <w:rPr>
          <w:rFonts w:ascii="Times New Roman" w:hAnsi="Times New Roman" w:cs="Times New Roman"/>
        </w:rPr>
        <w:t xml:space="preserve"> </w:t>
      </w:r>
    </w:p>
    <w:p w14:paraId="21EA9BE8" w14:textId="0A56D281" w:rsidR="00B80BE4" w:rsidRPr="001046F5" w:rsidRDefault="001046F5" w:rsidP="0024716F">
      <w:pPr>
        <w:spacing w:line="360" w:lineRule="auto"/>
        <w:ind w:firstLine="720"/>
        <w:rPr>
          <w:rFonts w:ascii="Times New Roman" w:hAnsi="Times New Roman" w:cs="Times New Roman"/>
        </w:rPr>
      </w:pPr>
      <w:r>
        <w:rPr>
          <w:rFonts w:ascii="Times New Roman" w:hAnsi="Times New Roman" w:cs="Times New Roman"/>
        </w:rPr>
        <w:t xml:space="preserve">The current study aims to </w:t>
      </w:r>
      <w:r w:rsidR="003F2661">
        <w:rPr>
          <w:rFonts w:ascii="Times New Roman" w:hAnsi="Times New Roman" w:cs="Times New Roman"/>
        </w:rPr>
        <w:t>determine whether</w:t>
      </w:r>
      <w:r>
        <w:rPr>
          <w:rFonts w:ascii="Times New Roman" w:hAnsi="Times New Roman" w:cs="Times New Roman"/>
        </w:rPr>
        <w:t xml:space="preserve"> acute and repeated stress </w:t>
      </w:r>
      <w:r w:rsidR="003F2661">
        <w:rPr>
          <w:rFonts w:ascii="Times New Roman" w:hAnsi="Times New Roman" w:cs="Times New Roman"/>
        </w:rPr>
        <w:t>alter</w:t>
      </w:r>
      <w:r>
        <w:rPr>
          <w:rFonts w:ascii="Times New Roman" w:hAnsi="Times New Roman" w:cs="Times New Roman"/>
        </w:rPr>
        <w:t xml:space="preserve"> </w:t>
      </w:r>
      <w:r w:rsidRPr="003F2661">
        <w:rPr>
          <w:rFonts w:ascii="Times New Roman" w:hAnsi="Times New Roman" w:cs="Times New Roman"/>
          <w:color w:val="000000" w:themeColor="text1"/>
        </w:rPr>
        <w:t>glutamatergic</w:t>
      </w:r>
      <w:r w:rsidR="003F2661" w:rsidRPr="003F2661">
        <w:rPr>
          <w:rFonts w:ascii="Times New Roman" w:hAnsi="Times New Roman" w:cs="Times New Roman"/>
          <w:color w:val="000000" w:themeColor="text1"/>
        </w:rPr>
        <w:t xml:space="preserve"> </w:t>
      </w:r>
      <w:r w:rsidR="003F2661">
        <w:rPr>
          <w:rFonts w:ascii="Times New Roman" w:hAnsi="Times New Roman" w:cs="Times New Roman"/>
        </w:rPr>
        <w:t>transmission and neuronal excitability</w:t>
      </w:r>
      <w:r>
        <w:rPr>
          <w:rFonts w:ascii="Times New Roman" w:hAnsi="Times New Roman" w:cs="Times New Roman"/>
        </w:rPr>
        <w:t xml:space="preserve"> in the DMH of </w:t>
      </w:r>
      <w:r w:rsidR="007057CA">
        <w:rPr>
          <w:rFonts w:ascii="Times New Roman" w:hAnsi="Times New Roman" w:cs="Times New Roman"/>
        </w:rPr>
        <w:t xml:space="preserve">young </w:t>
      </w:r>
      <w:r>
        <w:rPr>
          <w:rFonts w:ascii="Times New Roman" w:hAnsi="Times New Roman" w:cs="Times New Roman"/>
        </w:rPr>
        <w:t>female rats, and if so, by what mechanism</w:t>
      </w:r>
      <w:r w:rsidR="00167E4C">
        <w:rPr>
          <w:rFonts w:ascii="Times New Roman" w:hAnsi="Times New Roman" w:cs="Times New Roman"/>
        </w:rPr>
        <w:t>.</w:t>
      </w:r>
      <w:r>
        <w:rPr>
          <w:rFonts w:ascii="Times New Roman" w:hAnsi="Times New Roman" w:cs="Times New Roman"/>
        </w:rPr>
        <w:t xml:space="preserve"> We hypothesized that stress would alter neuronal excitability and</w:t>
      </w:r>
      <w:r w:rsidR="00FE2773">
        <w:rPr>
          <w:rFonts w:ascii="Times New Roman" w:hAnsi="Times New Roman" w:cs="Times New Roman"/>
        </w:rPr>
        <w:t xml:space="preserve"> synaptic</w:t>
      </w:r>
      <w:r>
        <w:rPr>
          <w:rFonts w:ascii="Times New Roman" w:hAnsi="Times New Roman" w:cs="Times New Roman"/>
        </w:rPr>
        <w:t xml:space="preserve"> communication in the DMH. We predicted that acute stress would decrease activity of DMH neurons and that chronic stress </w:t>
      </w:r>
      <w:r w:rsidR="00E60CE7">
        <w:rPr>
          <w:rFonts w:ascii="Times New Roman" w:hAnsi="Times New Roman" w:cs="Times New Roman"/>
        </w:rPr>
        <w:t>would</w:t>
      </w:r>
      <w:r>
        <w:rPr>
          <w:rFonts w:ascii="Times New Roman" w:hAnsi="Times New Roman" w:cs="Times New Roman"/>
        </w:rPr>
        <w:t xml:space="preserve"> increase activity of DMH neurons compared to naïve animals. This hypothesis was tested by performing acute and repeated stressors </w:t>
      </w:r>
      <w:r w:rsidR="007057CA">
        <w:rPr>
          <w:rFonts w:ascii="Times New Roman" w:hAnsi="Times New Roman" w:cs="Times New Roman"/>
        </w:rPr>
        <w:t xml:space="preserve">on the animals </w:t>
      </w:r>
      <w:r>
        <w:rPr>
          <w:rFonts w:ascii="Times New Roman" w:hAnsi="Times New Roman" w:cs="Times New Roman"/>
        </w:rPr>
        <w:t xml:space="preserve">and assessing the neuronal activity and communication of DMH </w:t>
      </w:r>
      <w:r w:rsidR="001C248D">
        <w:rPr>
          <w:rFonts w:ascii="Times New Roman" w:hAnsi="Times New Roman" w:cs="Times New Roman"/>
        </w:rPr>
        <w:t xml:space="preserve">neurons </w:t>
      </w:r>
      <w:r>
        <w:rPr>
          <w:rFonts w:ascii="Times New Roman" w:hAnsi="Times New Roman" w:cs="Times New Roman"/>
        </w:rPr>
        <w:t>using patch clamp electrophysiology.</w:t>
      </w:r>
    </w:p>
    <w:p w14:paraId="14B585A0" w14:textId="49DF6342" w:rsidR="006E759B" w:rsidRPr="001E231C" w:rsidRDefault="006E759B" w:rsidP="001549EE">
      <w:pPr>
        <w:spacing w:line="360" w:lineRule="auto"/>
        <w:rPr>
          <w:rFonts w:ascii="Times New Roman" w:hAnsi="Times New Roman" w:cs="Times New Roman"/>
        </w:rPr>
      </w:pPr>
    </w:p>
    <w:sectPr w:rsidR="006E759B" w:rsidRPr="001E231C" w:rsidSect="005B6680">
      <w:headerReference w:type="even" r:id="rId10"/>
      <w:headerReference w:type="default" r:id="rId11"/>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Karen Crosby" w:date="2026-04-05T13:36:00Z" w:initials="KC">
    <w:p w14:paraId="3341770B" w14:textId="77777777" w:rsidR="0026621F" w:rsidRDefault="0026621F" w:rsidP="0026621F">
      <w:pPr>
        <w:pStyle w:val="CommentText"/>
      </w:pPr>
      <w:r>
        <w:rPr>
          <w:rStyle w:val="CommentReference"/>
        </w:rPr>
        <w:annotationRef/>
      </w:r>
      <w:r>
        <w:t>I think it sounds better without this (or you could somehow add it to the last sentence)</w:t>
      </w:r>
    </w:p>
  </w:comment>
  <w:comment w:id="17" w:author="Karen Crosby" w:date="2026-04-05T13:43:00Z" w:initials="KC">
    <w:p w14:paraId="65D4F76A" w14:textId="77777777" w:rsidR="00973689" w:rsidRDefault="00973689" w:rsidP="00973689">
      <w:pPr>
        <w:pStyle w:val="CommentText"/>
      </w:pPr>
      <w:r>
        <w:rPr>
          <w:rStyle w:val="CommentReference"/>
        </w:rPr>
        <w:annotationRef/>
      </w:r>
      <w:r>
        <w:t xml:space="preserve">I think I know what you are trying to say here - you want quick negative feedback to get back to homeostasis...but the wording is a bit hard to understand. </w:t>
      </w:r>
    </w:p>
  </w:comment>
  <w:comment w:id="18" w:author="Karen Crosby" w:date="2026-04-05T13:43:00Z" w:initials="KC">
    <w:p w14:paraId="0EC1C88C" w14:textId="77777777" w:rsidR="00973689" w:rsidRDefault="00973689" w:rsidP="00973689">
      <w:pPr>
        <w:pStyle w:val="CommentText"/>
      </w:pPr>
      <w:r>
        <w:rPr>
          <w:rStyle w:val="CommentReference"/>
        </w:rPr>
        <w:annotationRef/>
      </w:r>
      <w:r>
        <w:t>This should come before you talk about negative feedback</w:t>
      </w:r>
    </w:p>
  </w:comment>
  <w:comment w:id="19" w:author="Karen Crosby" w:date="2026-04-05T13:45:00Z" w:initials="KC">
    <w:p w14:paraId="6D068494" w14:textId="77777777" w:rsidR="00973689" w:rsidRDefault="00973689" w:rsidP="00973689">
      <w:pPr>
        <w:pStyle w:val="CommentText"/>
      </w:pPr>
      <w:r>
        <w:rPr>
          <w:rStyle w:val="CommentReference"/>
        </w:rPr>
        <w:annotationRef/>
      </w:r>
      <w:r>
        <w:t>You have lots of good info here - but talk about it in order.  Stress -&gt; HPA -&gt; cortisol -&gt; effects of cortisol -&gt; negative feedback to turn it off -&gt; prolonged effects</w:t>
      </w:r>
    </w:p>
  </w:comment>
  <w:comment w:id="22" w:author="Karen Crosby" w:date="2026-04-05T13:44:00Z" w:initials="KC">
    <w:p w14:paraId="31F937B8" w14:textId="77777777" w:rsidR="00973689" w:rsidRDefault="00973689" w:rsidP="00973689">
      <w:pPr>
        <w:pStyle w:val="CommentText"/>
      </w:pPr>
      <w:r>
        <w:rPr>
          <w:rStyle w:val="CommentReference"/>
        </w:rPr>
        <w:annotationRef/>
      </w:r>
      <w:r>
        <w:t>Something needs to be changed here</w:t>
      </w:r>
    </w:p>
  </w:comment>
  <w:comment w:id="23" w:author="Karen Crosby" w:date="2026-04-05T13:47:00Z" w:initials="KC">
    <w:p w14:paraId="79CB7259" w14:textId="77777777" w:rsidR="00973689" w:rsidRDefault="00973689" w:rsidP="00973689">
      <w:pPr>
        <w:pStyle w:val="CommentText"/>
      </w:pPr>
      <w:r>
        <w:rPr>
          <w:rStyle w:val="CommentReference"/>
        </w:rPr>
        <w:annotationRef/>
      </w:r>
      <w:r>
        <w:t>Perhaps this info fits in above - in effects of cort and then negative feedback</w:t>
      </w:r>
    </w:p>
  </w:comment>
  <w:comment w:id="30" w:author="Karen Crosby" w:date="2026-04-05T14:28:00Z" w:initials="KC">
    <w:p w14:paraId="28E0CFE6" w14:textId="77777777" w:rsidR="00467DCA" w:rsidRDefault="00467DCA" w:rsidP="00467DCA">
      <w:pPr>
        <w:pStyle w:val="CommentText"/>
      </w:pPr>
      <w:r>
        <w:rPr>
          <w:rStyle w:val="CommentReference"/>
        </w:rPr>
        <w:annotationRef/>
      </w:r>
      <w:r>
        <w:t>I think this whole section works better without the short focus on eating</w:t>
      </w:r>
    </w:p>
  </w:comment>
  <w:comment w:id="31" w:author="Karen Crosby" w:date="2025-09-17T22:33:00Z" w:initials="KC">
    <w:p w14:paraId="2562D832" w14:textId="77777777" w:rsidR="0013658D" w:rsidRDefault="0013658D" w:rsidP="0013658D">
      <w:pPr>
        <w:pStyle w:val="CommentText"/>
      </w:pPr>
      <w:r>
        <w:rPr>
          <w:rStyle w:val="CommentReference"/>
        </w:rPr>
        <w:annotationRef/>
      </w:r>
      <w:r>
        <w:t>You have already talked some about glutamate and GABA neurons and projections, so this feels a bit simple</w:t>
      </w:r>
    </w:p>
  </w:comment>
  <w:comment w:id="32" w:author="Karen Crosby" w:date="2025-09-17T22:40:00Z" w:initials="KC">
    <w:p w14:paraId="63711FC9" w14:textId="77777777" w:rsidR="0013658D" w:rsidRDefault="0013658D" w:rsidP="0013658D">
      <w:pPr>
        <w:pStyle w:val="CommentText"/>
      </w:pPr>
      <w:r>
        <w:rPr>
          <w:rStyle w:val="CommentReference"/>
        </w:rPr>
        <w:annotationRef/>
      </w:r>
      <w:r>
        <w:t>We can talk about the order and see if we can make this work</w:t>
      </w:r>
    </w:p>
  </w:comment>
  <w:comment w:id="33" w:author="Ruby Muzzatti" w:date="2026-03-27T19:36:00Z" w:initials="RM">
    <w:p w14:paraId="3BCC3353" w14:textId="77777777" w:rsidR="00AD6173" w:rsidRDefault="00AD6173" w:rsidP="00AD6173">
      <w:r>
        <w:rPr>
          <w:rStyle w:val="CommentReference"/>
        </w:rPr>
        <w:annotationRef/>
      </w:r>
      <w:r>
        <w:rPr>
          <w:sz w:val="20"/>
          <w:szCs w:val="20"/>
        </w:rPr>
        <w:t>yeah I'm not sure, I feel like it is important to have this kind of information but I also need to mention DMH projections earlier and it would be award to put this section before the DMH section</w:t>
      </w:r>
    </w:p>
  </w:comment>
  <w:comment w:id="34" w:author="Karen Crosby" w:date="2026-04-05T14:37:00Z" w:initials="KC">
    <w:p w14:paraId="4798FC0B" w14:textId="77777777" w:rsidR="00864D64" w:rsidRDefault="00864D64" w:rsidP="00864D64">
      <w:pPr>
        <w:pStyle w:val="CommentText"/>
      </w:pPr>
      <w:r>
        <w:rPr>
          <w:rStyle w:val="CommentReference"/>
        </w:rPr>
        <w:annotationRef/>
      </w:r>
      <w:r>
        <w:t>Ok but try to improve the flow.  You could refer to glutamate and GABA that you discussed earlier?</w:t>
      </w:r>
    </w:p>
  </w:comment>
  <w:comment w:id="36" w:author="Karen Crosby" w:date="2026-04-05T14:40:00Z" w:initials="KC">
    <w:p w14:paraId="5BFDE604" w14:textId="77777777" w:rsidR="00864D64" w:rsidRDefault="00864D64" w:rsidP="00864D64">
      <w:pPr>
        <w:pStyle w:val="CommentText"/>
      </w:pPr>
      <w:r>
        <w:rPr>
          <w:rStyle w:val="CommentReference"/>
        </w:rPr>
        <w:annotationRef/>
      </w:r>
      <w:r>
        <w:t xml:space="preserve">This is a little hard to follow.  Perhaps start with a basic statement about stress and synaptic transmission </w:t>
      </w:r>
    </w:p>
  </w:comment>
  <w:comment w:id="37" w:author="Karen Crosby" w:date="2026-04-05T14:42:00Z" w:initials="KC">
    <w:p w14:paraId="243C39F6" w14:textId="77777777" w:rsidR="00864D64" w:rsidRDefault="00864D64" w:rsidP="00864D64">
      <w:pPr>
        <w:pStyle w:val="CommentText"/>
      </w:pPr>
      <w:r>
        <w:rPr>
          <w:rStyle w:val="CommentReference"/>
        </w:rPr>
        <w:annotationRef/>
      </w:r>
      <w:r>
        <w:t>I feel like this fits better earlier when you talked about feedback inhibition?  You could move it there and then only talk about plasticity in this section?</w:t>
      </w:r>
    </w:p>
  </w:comment>
  <w:comment w:id="40" w:author="Karen Crosby" w:date="2026-04-05T14:44:00Z" w:initials="KC">
    <w:p w14:paraId="6A4A3346" w14:textId="77777777" w:rsidR="00864D64" w:rsidRDefault="00864D64" w:rsidP="00864D64">
      <w:pPr>
        <w:pStyle w:val="CommentText"/>
      </w:pPr>
      <w:r>
        <w:rPr>
          <w:rStyle w:val="CommentReference"/>
        </w:rPr>
        <w:annotationRef/>
      </w:r>
      <w:r>
        <w:t>I don’t think you need this?  I would elaborate here on how stress can affect synaptic plasticity in other regions</w:t>
      </w:r>
    </w:p>
  </w:comment>
  <w:comment w:id="41" w:author="Karen Crosby" w:date="2026-04-05T14:44:00Z" w:initials="KC">
    <w:p w14:paraId="2DB597A3" w14:textId="77777777" w:rsidR="00864D64" w:rsidRDefault="00864D64" w:rsidP="00864D64">
      <w:pPr>
        <w:pStyle w:val="CommentText"/>
      </w:pPr>
      <w:r>
        <w:rPr>
          <w:rStyle w:val="CommentReference"/>
        </w:rPr>
        <w:annotationRef/>
      </w:r>
      <w:r>
        <w:t>And also in the DMH with the GABA work I did in 2011</w:t>
      </w:r>
    </w:p>
  </w:comment>
  <w:comment w:id="42" w:author="Karen Crosby" w:date="2026-04-05T14:45:00Z" w:initials="KC">
    <w:p w14:paraId="0F873EB5" w14:textId="77777777" w:rsidR="00864D64" w:rsidRDefault="00864D64" w:rsidP="00864D64">
      <w:pPr>
        <w:pStyle w:val="CommentText"/>
      </w:pPr>
      <w:r>
        <w:rPr>
          <w:rStyle w:val="CommentReference"/>
        </w:rPr>
        <w:annotationRef/>
      </w:r>
      <w:r>
        <w:t>I would put this before synaptic plasticity - it is more basic</w:t>
      </w:r>
    </w:p>
  </w:comment>
  <w:comment w:id="43" w:author="Karen Crosby" w:date="2026-04-05T14:45:00Z" w:initials="KC">
    <w:p w14:paraId="41C0EEE2" w14:textId="77777777" w:rsidR="00864D64" w:rsidRDefault="00864D64" w:rsidP="00864D64">
      <w:pPr>
        <w:pStyle w:val="CommentText"/>
      </w:pPr>
      <w:r>
        <w:rPr>
          <w:rStyle w:val="CommentReference"/>
        </w:rPr>
        <w:annotationRef/>
      </w:r>
      <w:r>
        <w:t>You don’t have any references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41770B" w15:done="0"/>
  <w15:commentEx w15:paraId="65D4F76A" w15:done="0"/>
  <w15:commentEx w15:paraId="0EC1C88C" w15:done="0"/>
  <w15:commentEx w15:paraId="6D068494" w15:paraIdParent="0EC1C88C" w15:done="0"/>
  <w15:commentEx w15:paraId="31F937B8" w15:done="0"/>
  <w15:commentEx w15:paraId="79CB7259" w15:done="0"/>
  <w15:commentEx w15:paraId="28E0CFE6" w15:done="0"/>
  <w15:commentEx w15:paraId="2562D832" w15:done="0"/>
  <w15:commentEx w15:paraId="63711FC9" w15:paraIdParent="2562D832" w15:done="0"/>
  <w15:commentEx w15:paraId="3BCC3353" w15:paraIdParent="2562D832" w15:done="0"/>
  <w15:commentEx w15:paraId="4798FC0B" w15:paraIdParent="2562D832" w15:done="0"/>
  <w15:commentEx w15:paraId="5BFDE604" w15:done="0"/>
  <w15:commentEx w15:paraId="243C39F6" w15:done="0"/>
  <w15:commentEx w15:paraId="6A4A3346" w15:done="0"/>
  <w15:commentEx w15:paraId="2DB597A3" w15:paraIdParent="6A4A3346" w15:done="0"/>
  <w15:commentEx w15:paraId="0F873EB5" w15:done="0"/>
  <w15:commentEx w15:paraId="41C0E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75F316" w16cex:dateUtc="2026-04-05T16:36:00Z"/>
  <w16cex:commentExtensible w16cex:durableId="27BAEF02" w16cex:dateUtc="2026-04-05T16:43:00Z"/>
  <w16cex:commentExtensible w16cex:durableId="13E7BC5B" w16cex:dateUtc="2026-04-05T16:43:00Z"/>
  <w16cex:commentExtensible w16cex:durableId="76C21E16" w16cex:dateUtc="2026-04-05T16:45:00Z"/>
  <w16cex:commentExtensible w16cex:durableId="1B92BAEF" w16cex:dateUtc="2026-04-05T16:44:00Z"/>
  <w16cex:commentExtensible w16cex:durableId="03D65715" w16cex:dateUtc="2026-04-05T16:47:00Z"/>
  <w16cex:commentExtensible w16cex:durableId="3C23EBFB" w16cex:dateUtc="2026-04-05T17:28:00Z"/>
  <w16cex:commentExtensible w16cex:durableId="1C324A71" w16cex:dateUtc="2025-09-18T01:33:00Z"/>
  <w16cex:commentExtensible w16cex:durableId="08DF0857" w16cex:dateUtc="2025-09-18T01:40:00Z"/>
  <w16cex:commentExtensible w16cex:durableId="7922612E" w16cex:dateUtc="2026-03-27T22:36:00Z"/>
  <w16cex:commentExtensible w16cex:durableId="1E22BE42" w16cex:dateUtc="2026-04-05T17:37:00Z"/>
  <w16cex:commentExtensible w16cex:durableId="60D91074" w16cex:dateUtc="2026-04-05T17:40:00Z"/>
  <w16cex:commentExtensible w16cex:durableId="248164CD" w16cex:dateUtc="2026-04-05T17:42:00Z"/>
  <w16cex:commentExtensible w16cex:durableId="56F20E83" w16cex:dateUtc="2026-04-05T17:44:00Z"/>
  <w16cex:commentExtensible w16cex:durableId="128622AA" w16cex:dateUtc="2026-04-05T17:44:00Z"/>
  <w16cex:commentExtensible w16cex:durableId="690DE68A" w16cex:dateUtc="2026-04-05T17:45:00Z"/>
  <w16cex:commentExtensible w16cex:durableId="77102523" w16cex:dateUtc="2026-04-05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41770B" w16cid:durableId="3575F316"/>
  <w16cid:commentId w16cid:paraId="65D4F76A" w16cid:durableId="27BAEF02"/>
  <w16cid:commentId w16cid:paraId="0EC1C88C" w16cid:durableId="13E7BC5B"/>
  <w16cid:commentId w16cid:paraId="6D068494" w16cid:durableId="76C21E16"/>
  <w16cid:commentId w16cid:paraId="31F937B8" w16cid:durableId="1B92BAEF"/>
  <w16cid:commentId w16cid:paraId="79CB7259" w16cid:durableId="03D65715"/>
  <w16cid:commentId w16cid:paraId="28E0CFE6" w16cid:durableId="3C23EBFB"/>
  <w16cid:commentId w16cid:paraId="2562D832" w16cid:durableId="1C324A71"/>
  <w16cid:commentId w16cid:paraId="63711FC9" w16cid:durableId="08DF0857"/>
  <w16cid:commentId w16cid:paraId="3BCC3353" w16cid:durableId="7922612E"/>
  <w16cid:commentId w16cid:paraId="4798FC0B" w16cid:durableId="1E22BE42"/>
  <w16cid:commentId w16cid:paraId="5BFDE604" w16cid:durableId="60D91074"/>
  <w16cid:commentId w16cid:paraId="243C39F6" w16cid:durableId="248164CD"/>
  <w16cid:commentId w16cid:paraId="6A4A3346" w16cid:durableId="56F20E83"/>
  <w16cid:commentId w16cid:paraId="2DB597A3" w16cid:durableId="128622AA"/>
  <w16cid:commentId w16cid:paraId="0F873EB5" w16cid:durableId="690DE68A"/>
  <w16cid:commentId w16cid:paraId="41C0EEE2" w16cid:durableId="771025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5007" w14:textId="77777777" w:rsidR="006F2C3F" w:rsidRDefault="006F2C3F" w:rsidP="00530AFA">
      <w:pPr>
        <w:spacing w:after="0" w:line="240" w:lineRule="auto"/>
      </w:pPr>
      <w:r>
        <w:separator/>
      </w:r>
    </w:p>
  </w:endnote>
  <w:endnote w:type="continuationSeparator" w:id="0">
    <w:p w14:paraId="789DAF91" w14:textId="77777777" w:rsidR="006F2C3F" w:rsidRDefault="006F2C3F" w:rsidP="00530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B6EF" w14:textId="77777777" w:rsidR="006F2C3F" w:rsidRDefault="006F2C3F" w:rsidP="00530AFA">
      <w:pPr>
        <w:spacing w:after="0" w:line="240" w:lineRule="auto"/>
      </w:pPr>
      <w:r>
        <w:separator/>
      </w:r>
    </w:p>
  </w:footnote>
  <w:footnote w:type="continuationSeparator" w:id="0">
    <w:p w14:paraId="1DB137D4" w14:textId="77777777" w:rsidR="006F2C3F" w:rsidRDefault="006F2C3F" w:rsidP="00530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0027753"/>
      <w:docPartObj>
        <w:docPartGallery w:val="Page Numbers (Top of Page)"/>
        <w:docPartUnique/>
      </w:docPartObj>
    </w:sdtPr>
    <w:sdtContent>
      <w:p w14:paraId="69C6D44A" w14:textId="07FAE244" w:rsidR="00D60AC8" w:rsidRDefault="00D60AC8" w:rsidP="00251C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D086B1" w14:textId="77777777" w:rsidR="00D60AC8" w:rsidRDefault="00D60AC8" w:rsidP="00D60AC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4324672"/>
      <w:docPartObj>
        <w:docPartGallery w:val="Page Numbers (Top of Page)"/>
        <w:docPartUnique/>
      </w:docPartObj>
    </w:sdtPr>
    <w:sdtContent>
      <w:p w14:paraId="07989764" w14:textId="6F177F22" w:rsidR="00D60AC8" w:rsidRDefault="00D60AC8" w:rsidP="00251CC9">
        <w:pPr>
          <w:pStyle w:val="Header"/>
          <w:framePr w:wrap="none" w:vAnchor="text" w:hAnchor="margin" w:xAlign="right" w:y="1"/>
          <w:rPr>
            <w:rStyle w:val="PageNumber"/>
          </w:rPr>
        </w:pPr>
        <w:r w:rsidRPr="00D60AC8">
          <w:rPr>
            <w:rStyle w:val="PageNumber"/>
            <w:rFonts w:ascii="Times New Roman" w:hAnsi="Times New Roman" w:cs="Times New Roman"/>
          </w:rPr>
          <w:fldChar w:fldCharType="begin"/>
        </w:r>
        <w:r w:rsidRPr="00D60AC8">
          <w:rPr>
            <w:rStyle w:val="PageNumber"/>
            <w:rFonts w:ascii="Times New Roman" w:hAnsi="Times New Roman" w:cs="Times New Roman"/>
          </w:rPr>
          <w:instrText xml:space="preserve"> PAGE </w:instrText>
        </w:r>
        <w:r w:rsidRPr="00D60AC8">
          <w:rPr>
            <w:rStyle w:val="PageNumber"/>
            <w:rFonts w:ascii="Times New Roman" w:hAnsi="Times New Roman" w:cs="Times New Roman"/>
          </w:rPr>
          <w:fldChar w:fldCharType="separate"/>
        </w:r>
        <w:r w:rsidRPr="00D60AC8">
          <w:rPr>
            <w:rStyle w:val="PageNumber"/>
            <w:rFonts w:ascii="Times New Roman" w:hAnsi="Times New Roman" w:cs="Times New Roman"/>
            <w:noProof/>
          </w:rPr>
          <w:t>1</w:t>
        </w:r>
        <w:r w:rsidRPr="00D60AC8">
          <w:rPr>
            <w:rStyle w:val="PageNumber"/>
            <w:rFonts w:ascii="Times New Roman" w:hAnsi="Times New Roman" w:cs="Times New Roman"/>
          </w:rPr>
          <w:fldChar w:fldCharType="end"/>
        </w:r>
      </w:p>
    </w:sdtContent>
  </w:sdt>
  <w:p w14:paraId="4475CD36" w14:textId="77777777" w:rsidR="00D60AC8" w:rsidRDefault="00D60AC8" w:rsidP="00D60AC8">
    <w:pPr>
      <w:pStyle w:val="Header"/>
      <w:ind w:right="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A3"/>
    <w:rsid w:val="00000E4C"/>
    <w:rsid w:val="000014D7"/>
    <w:rsid w:val="00001C6D"/>
    <w:rsid w:val="000042E9"/>
    <w:rsid w:val="00007E4C"/>
    <w:rsid w:val="00010016"/>
    <w:rsid w:val="00012191"/>
    <w:rsid w:val="00015502"/>
    <w:rsid w:val="000302DF"/>
    <w:rsid w:val="000305C2"/>
    <w:rsid w:val="00032417"/>
    <w:rsid w:val="00035599"/>
    <w:rsid w:val="00046C80"/>
    <w:rsid w:val="00052200"/>
    <w:rsid w:val="00063692"/>
    <w:rsid w:val="000854FD"/>
    <w:rsid w:val="00086B01"/>
    <w:rsid w:val="000876FB"/>
    <w:rsid w:val="00091875"/>
    <w:rsid w:val="00095A2F"/>
    <w:rsid w:val="000A0A15"/>
    <w:rsid w:val="000A18FE"/>
    <w:rsid w:val="000A4554"/>
    <w:rsid w:val="000A4B40"/>
    <w:rsid w:val="000A5032"/>
    <w:rsid w:val="000B0C9E"/>
    <w:rsid w:val="000B6CBF"/>
    <w:rsid w:val="000B7CC6"/>
    <w:rsid w:val="000C3D8D"/>
    <w:rsid w:val="000E1DF9"/>
    <w:rsid w:val="000E1E92"/>
    <w:rsid w:val="000E3451"/>
    <w:rsid w:val="000F434F"/>
    <w:rsid w:val="00101593"/>
    <w:rsid w:val="00101945"/>
    <w:rsid w:val="001046F5"/>
    <w:rsid w:val="00105144"/>
    <w:rsid w:val="0010575F"/>
    <w:rsid w:val="00107592"/>
    <w:rsid w:val="00112FF8"/>
    <w:rsid w:val="00113D86"/>
    <w:rsid w:val="00120118"/>
    <w:rsid w:val="00122672"/>
    <w:rsid w:val="0012291E"/>
    <w:rsid w:val="0013462B"/>
    <w:rsid w:val="0013546D"/>
    <w:rsid w:val="0013658D"/>
    <w:rsid w:val="001377F9"/>
    <w:rsid w:val="0013788F"/>
    <w:rsid w:val="0014032B"/>
    <w:rsid w:val="001411F2"/>
    <w:rsid w:val="00147B3D"/>
    <w:rsid w:val="001549EE"/>
    <w:rsid w:val="00157BDC"/>
    <w:rsid w:val="00157E14"/>
    <w:rsid w:val="00164500"/>
    <w:rsid w:val="00167E4C"/>
    <w:rsid w:val="00177377"/>
    <w:rsid w:val="001863FC"/>
    <w:rsid w:val="0019077B"/>
    <w:rsid w:val="00194065"/>
    <w:rsid w:val="00196286"/>
    <w:rsid w:val="001A56D9"/>
    <w:rsid w:val="001C248D"/>
    <w:rsid w:val="001C2BA9"/>
    <w:rsid w:val="001C3272"/>
    <w:rsid w:val="001C3F42"/>
    <w:rsid w:val="001C7A9F"/>
    <w:rsid w:val="001D1B68"/>
    <w:rsid w:val="001E231C"/>
    <w:rsid w:val="001E4954"/>
    <w:rsid w:val="001E59AF"/>
    <w:rsid w:val="001F08BD"/>
    <w:rsid w:val="001F3820"/>
    <w:rsid w:val="001F47CB"/>
    <w:rsid w:val="00200EDB"/>
    <w:rsid w:val="00201274"/>
    <w:rsid w:val="00213F2D"/>
    <w:rsid w:val="00222A2D"/>
    <w:rsid w:val="00231B0F"/>
    <w:rsid w:val="00234796"/>
    <w:rsid w:val="002421BE"/>
    <w:rsid w:val="0024716F"/>
    <w:rsid w:val="002517AA"/>
    <w:rsid w:val="00251FC0"/>
    <w:rsid w:val="00254F9E"/>
    <w:rsid w:val="002569AF"/>
    <w:rsid w:val="00260DAC"/>
    <w:rsid w:val="0026621F"/>
    <w:rsid w:val="0027257D"/>
    <w:rsid w:val="00285187"/>
    <w:rsid w:val="00285C10"/>
    <w:rsid w:val="00292BDD"/>
    <w:rsid w:val="00294A4D"/>
    <w:rsid w:val="0029546D"/>
    <w:rsid w:val="002A021B"/>
    <w:rsid w:val="002A5951"/>
    <w:rsid w:val="002B2A47"/>
    <w:rsid w:val="002B3C67"/>
    <w:rsid w:val="002C0785"/>
    <w:rsid w:val="002C07A5"/>
    <w:rsid w:val="002E03FC"/>
    <w:rsid w:val="002F48F4"/>
    <w:rsid w:val="002F6EA6"/>
    <w:rsid w:val="00301B4A"/>
    <w:rsid w:val="003039F0"/>
    <w:rsid w:val="00303F03"/>
    <w:rsid w:val="00316C43"/>
    <w:rsid w:val="00323E82"/>
    <w:rsid w:val="00326059"/>
    <w:rsid w:val="00332EB3"/>
    <w:rsid w:val="00334C9F"/>
    <w:rsid w:val="003461CD"/>
    <w:rsid w:val="0035654B"/>
    <w:rsid w:val="00363E32"/>
    <w:rsid w:val="003839E4"/>
    <w:rsid w:val="0039153A"/>
    <w:rsid w:val="00393D3F"/>
    <w:rsid w:val="00397797"/>
    <w:rsid w:val="003A32C5"/>
    <w:rsid w:val="003C5F85"/>
    <w:rsid w:val="003D20F6"/>
    <w:rsid w:val="003D6BD4"/>
    <w:rsid w:val="003F1765"/>
    <w:rsid w:val="003F190A"/>
    <w:rsid w:val="003F2661"/>
    <w:rsid w:val="00413180"/>
    <w:rsid w:val="00413D01"/>
    <w:rsid w:val="00426583"/>
    <w:rsid w:val="00432B21"/>
    <w:rsid w:val="0043474C"/>
    <w:rsid w:val="0044173A"/>
    <w:rsid w:val="00455D85"/>
    <w:rsid w:val="00457861"/>
    <w:rsid w:val="004625A3"/>
    <w:rsid w:val="0046307D"/>
    <w:rsid w:val="00465A84"/>
    <w:rsid w:val="00467AE8"/>
    <w:rsid w:val="00467DCA"/>
    <w:rsid w:val="004809D0"/>
    <w:rsid w:val="00483C6F"/>
    <w:rsid w:val="004879BA"/>
    <w:rsid w:val="00490DD9"/>
    <w:rsid w:val="00493947"/>
    <w:rsid w:val="004975DB"/>
    <w:rsid w:val="004B6BBD"/>
    <w:rsid w:val="004C5C2F"/>
    <w:rsid w:val="004D2A86"/>
    <w:rsid w:val="004D666A"/>
    <w:rsid w:val="004F3BB3"/>
    <w:rsid w:val="0050344A"/>
    <w:rsid w:val="00510426"/>
    <w:rsid w:val="005137E5"/>
    <w:rsid w:val="00530AFA"/>
    <w:rsid w:val="005319FF"/>
    <w:rsid w:val="005362CE"/>
    <w:rsid w:val="0054058D"/>
    <w:rsid w:val="005415F1"/>
    <w:rsid w:val="005448F5"/>
    <w:rsid w:val="00545CC7"/>
    <w:rsid w:val="0056270E"/>
    <w:rsid w:val="00564D3B"/>
    <w:rsid w:val="00566377"/>
    <w:rsid w:val="00567282"/>
    <w:rsid w:val="00570CE5"/>
    <w:rsid w:val="00582C38"/>
    <w:rsid w:val="005858A7"/>
    <w:rsid w:val="00587005"/>
    <w:rsid w:val="005913D0"/>
    <w:rsid w:val="00592D45"/>
    <w:rsid w:val="00593DEC"/>
    <w:rsid w:val="005A66F8"/>
    <w:rsid w:val="005B140A"/>
    <w:rsid w:val="005B174E"/>
    <w:rsid w:val="005B6680"/>
    <w:rsid w:val="005C0650"/>
    <w:rsid w:val="005C103A"/>
    <w:rsid w:val="005C1940"/>
    <w:rsid w:val="005D0F60"/>
    <w:rsid w:val="005D34AA"/>
    <w:rsid w:val="005D36ED"/>
    <w:rsid w:val="005E62FA"/>
    <w:rsid w:val="005F0535"/>
    <w:rsid w:val="005F5C4B"/>
    <w:rsid w:val="005F7DA6"/>
    <w:rsid w:val="00600F09"/>
    <w:rsid w:val="006067C6"/>
    <w:rsid w:val="00610900"/>
    <w:rsid w:val="00615378"/>
    <w:rsid w:val="006200D7"/>
    <w:rsid w:val="00622C61"/>
    <w:rsid w:val="00623C48"/>
    <w:rsid w:val="00633B3A"/>
    <w:rsid w:val="0064180F"/>
    <w:rsid w:val="00643970"/>
    <w:rsid w:val="00666C1A"/>
    <w:rsid w:val="00674D5E"/>
    <w:rsid w:val="00674FF8"/>
    <w:rsid w:val="00677284"/>
    <w:rsid w:val="006860E2"/>
    <w:rsid w:val="00694433"/>
    <w:rsid w:val="006A2E6A"/>
    <w:rsid w:val="006A4095"/>
    <w:rsid w:val="006A4F66"/>
    <w:rsid w:val="006A67BA"/>
    <w:rsid w:val="006D2B8F"/>
    <w:rsid w:val="006E2151"/>
    <w:rsid w:val="006E43DE"/>
    <w:rsid w:val="006E62B8"/>
    <w:rsid w:val="006E759B"/>
    <w:rsid w:val="006F2C3F"/>
    <w:rsid w:val="006F4F19"/>
    <w:rsid w:val="007057CA"/>
    <w:rsid w:val="007066FB"/>
    <w:rsid w:val="007145A4"/>
    <w:rsid w:val="00715ED5"/>
    <w:rsid w:val="00716AB8"/>
    <w:rsid w:val="00721BA9"/>
    <w:rsid w:val="00721C4B"/>
    <w:rsid w:val="00726677"/>
    <w:rsid w:val="00730C7F"/>
    <w:rsid w:val="00731095"/>
    <w:rsid w:val="00746608"/>
    <w:rsid w:val="007474DF"/>
    <w:rsid w:val="00747AC5"/>
    <w:rsid w:val="00763B73"/>
    <w:rsid w:val="00763E53"/>
    <w:rsid w:val="00763EA4"/>
    <w:rsid w:val="007656FE"/>
    <w:rsid w:val="00767891"/>
    <w:rsid w:val="00770BE4"/>
    <w:rsid w:val="00771E30"/>
    <w:rsid w:val="00772C25"/>
    <w:rsid w:val="00773AFA"/>
    <w:rsid w:val="00784C81"/>
    <w:rsid w:val="007866BB"/>
    <w:rsid w:val="007866C0"/>
    <w:rsid w:val="00795852"/>
    <w:rsid w:val="007C6F13"/>
    <w:rsid w:val="007C7099"/>
    <w:rsid w:val="007D4D4A"/>
    <w:rsid w:val="007D4D54"/>
    <w:rsid w:val="007D65A8"/>
    <w:rsid w:val="007F1A02"/>
    <w:rsid w:val="007F34F9"/>
    <w:rsid w:val="007F6116"/>
    <w:rsid w:val="008032B0"/>
    <w:rsid w:val="0081155B"/>
    <w:rsid w:val="00820707"/>
    <w:rsid w:val="00821ADE"/>
    <w:rsid w:val="008225E5"/>
    <w:rsid w:val="0082375A"/>
    <w:rsid w:val="00823E79"/>
    <w:rsid w:val="00841234"/>
    <w:rsid w:val="00850E72"/>
    <w:rsid w:val="0085223A"/>
    <w:rsid w:val="0086308B"/>
    <w:rsid w:val="008630A1"/>
    <w:rsid w:val="00864D64"/>
    <w:rsid w:val="0086639A"/>
    <w:rsid w:val="00875852"/>
    <w:rsid w:val="00877D91"/>
    <w:rsid w:val="008805FB"/>
    <w:rsid w:val="00881ADA"/>
    <w:rsid w:val="008829E8"/>
    <w:rsid w:val="008978E7"/>
    <w:rsid w:val="008A186B"/>
    <w:rsid w:val="008A4522"/>
    <w:rsid w:val="008B0CB1"/>
    <w:rsid w:val="008C114E"/>
    <w:rsid w:val="008D1CCC"/>
    <w:rsid w:val="008D2ADF"/>
    <w:rsid w:val="008D5077"/>
    <w:rsid w:val="008E1BD3"/>
    <w:rsid w:val="008E7E07"/>
    <w:rsid w:val="008F08F9"/>
    <w:rsid w:val="008F521B"/>
    <w:rsid w:val="00902E90"/>
    <w:rsid w:val="00913ED3"/>
    <w:rsid w:val="00915496"/>
    <w:rsid w:val="00924AC6"/>
    <w:rsid w:val="00931AC5"/>
    <w:rsid w:val="009329F7"/>
    <w:rsid w:val="0094010E"/>
    <w:rsid w:val="00946E91"/>
    <w:rsid w:val="009515F4"/>
    <w:rsid w:val="009537D6"/>
    <w:rsid w:val="00960E61"/>
    <w:rsid w:val="009623E4"/>
    <w:rsid w:val="00962521"/>
    <w:rsid w:val="009629C1"/>
    <w:rsid w:val="00964E6B"/>
    <w:rsid w:val="00972980"/>
    <w:rsid w:val="00973689"/>
    <w:rsid w:val="00977118"/>
    <w:rsid w:val="009823E7"/>
    <w:rsid w:val="009931C6"/>
    <w:rsid w:val="009966B3"/>
    <w:rsid w:val="009A515A"/>
    <w:rsid w:val="009B7374"/>
    <w:rsid w:val="009E1E73"/>
    <w:rsid w:val="009E3B47"/>
    <w:rsid w:val="009E5502"/>
    <w:rsid w:val="009F3EA7"/>
    <w:rsid w:val="009F5D35"/>
    <w:rsid w:val="00A2413F"/>
    <w:rsid w:val="00A3644B"/>
    <w:rsid w:val="00A37E71"/>
    <w:rsid w:val="00A41B42"/>
    <w:rsid w:val="00A518B3"/>
    <w:rsid w:val="00A5675B"/>
    <w:rsid w:val="00A57711"/>
    <w:rsid w:val="00A62638"/>
    <w:rsid w:val="00A62B45"/>
    <w:rsid w:val="00A67832"/>
    <w:rsid w:val="00A700AB"/>
    <w:rsid w:val="00A94B68"/>
    <w:rsid w:val="00A9501F"/>
    <w:rsid w:val="00A964F8"/>
    <w:rsid w:val="00AA4C72"/>
    <w:rsid w:val="00AA4C83"/>
    <w:rsid w:val="00AB202A"/>
    <w:rsid w:val="00AB2721"/>
    <w:rsid w:val="00AC1B0D"/>
    <w:rsid w:val="00AC4C2F"/>
    <w:rsid w:val="00AC628B"/>
    <w:rsid w:val="00AD412F"/>
    <w:rsid w:val="00AD50E6"/>
    <w:rsid w:val="00AD6173"/>
    <w:rsid w:val="00AD65D0"/>
    <w:rsid w:val="00AE11AF"/>
    <w:rsid w:val="00AE1FFC"/>
    <w:rsid w:val="00AE2FA3"/>
    <w:rsid w:val="00AF49C5"/>
    <w:rsid w:val="00B1011E"/>
    <w:rsid w:val="00B11ECB"/>
    <w:rsid w:val="00B215C2"/>
    <w:rsid w:val="00B30B24"/>
    <w:rsid w:val="00B36AE9"/>
    <w:rsid w:val="00B373B0"/>
    <w:rsid w:val="00B37AB0"/>
    <w:rsid w:val="00B47489"/>
    <w:rsid w:val="00B525DD"/>
    <w:rsid w:val="00B8089A"/>
    <w:rsid w:val="00B80BE4"/>
    <w:rsid w:val="00B86670"/>
    <w:rsid w:val="00B87C62"/>
    <w:rsid w:val="00B90C0A"/>
    <w:rsid w:val="00B9173E"/>
    <w:rsid w:val="00B9364A"/>
    <w:rsid w:val="00BA5714"/>
    <w:rsid w:val="00BB0D76"/>
    <w:rsid w:val="00BB1A31"/>
    <w:rsid w:val="00BC1C13"/>
    <w:rsid w:val="00BD4DC1"/>
    <w:rsid w:val="00BE1232"/>
    <w:rsid w:val="00BF16AC"/>
    <w:rsid w:val="00BF1A47"/>
    <w:rsid w:val="00BF1B22"/>
    <w:rsid w:val="00BF34D1"/>
    <w:rsid w:val="00BF564C"/>
    <w:rsid w:val="00BF7C2D"/>
    <w:rsid w:val="00C03E16"/>
    <w:rsid w:val="00C308B5"/>
    <w:rsid w:val="00C546D7"/>
    <w:rsid w:val="00C568BD"/>
    <w:rsid w:val="00C63C73"/>
    <w:rsid w:val="00C70031"/>
    <w:rsid w:val="00C81D91"/>
    <w:rsid w:val="00C86D14"/>
    <w:rsid w:val="00C95E0C"/>
    <w:rsid w:val="00CA3B13"/>
    <w:rsid w:val="00CB464A"/>
    <w:rsid w:val="00CB63E2"/>
    <w:rsid w:val="00CB7020"/>
    <w:rsid w:val="00CB7139"/>
    <w:rsid w:val="00CC06D6"/>
    <w:rsid w:val="00CD1318"/>
    <w:rsid w:val="00CD1357"/>
    <w:rsid w:val="00CD2FAA"/>
    <w:rsid w:val="00CE3101"/>
    <w:rsid w:val="00CE6945"/>
    <w:rsid w:val="00D12B5E"/>
    <w:rsid w:val="00D17B29"/>
    <w:rsid w:val="00D27C6C"/>
    <w:rsid w:val="00D37787"/>
    <w:rsid w:val="00D51163"/>
    <w:rsid w:val="00D54584"/>
    <w:rsid w:val="00D6067C"/>
    <w:rsid w:val="00D60AC8"/>
    <w:rsid w:val="00D63E73"/>
    <w:rsid w:val="00D757BC"/>
    <w:rsid w:val="00D82A3D"/>
    <w:rsid w:val="00D852BB"/>
    <w:rsid w:val="00D94C2F"/>
    <w:rsid w:val="00DA1624"/>
    <w:rsid w:val="00DA6599"/>
    <w:rsid w:val="00DB07F5"/>
    <w:rsid w:val="00DB145D"/>
    <w:rsid w:val="00DB467A"/>
    <w:rsid w:val="00DB6E9E"/>
    <w:rsid w:val="00DC590C"/>
    <w:rsid w:val="00DC6524"/>
    <w:rsid w:val="00DD00D6"/>
    <w:rsid w:val="00DD3FD3"/>
    <w:rsid w:val="00DD7710"/>
    <w:rsid w:val="00DE0997"/>
    <w:rsid w:val="00DE4F85"/>
    <w:rsid w:val="00DE6829"/>
    <w:rsid w:val="00DF121A"/>
    <w:rsid w:val="00DF20AD"/>
    <w:rsid w:val="00DF6C02"/>
    <w:rsid w:val="00E02DF3"/>
    <w:rsid w:val="00E11D9F"/>
    <w:rsid w:val="00E163C5"/>
    <w:rsid w:val="00E334AE"/>
    <w:rsid w:val="00E34165"/>
    <w:rsid w:val="00E4219F"/>
    <w:rsid w:val="00E50CF4"/>
    <w:rsid w:val="00E52BA0"/>
    <w:rsid w:val="00E60CE7"/>
    <w:rsid w:val="00E63679"/>
    <w:rsid w:val="00E667CC"/>
    <w:rsid w:val="00E70BC6"/>
    <w:rsid w:val="00E806C8"/>
    <w:rsid w:val="00E974FA"/>
    <w:rsid w:val="00EA00F7"/>
    <w:rsid w:val="00EA6308"/>
    <w:rsid w:val="00EA654A"/>
    <w:rsid w:val="00EB13C3"/>
    <w:rsid w:val="00EC3AC1"/>
    <w:rsid w:val="00ED4F6F"/>
    <w:rsid w:val="00ED78C7"/>
    <w:rsid w:val="00EE260B"/>
    <w:rsid w:val="00EE7228"/>
    <w:rsid w:val="00EF1101"/>
    <w:rsid w:val="00EF17EA"/>
    <w:rsid w:val="00EF2323"/>
    <w:rsid w:val="00EF64C2"/>
    <w:rsid w:val="00F02616"/>
    <w:rsid w:val="00F0298B"/>
    <w:rsid w:val="00F15AB0"/>
    <w:rsid w:val="00F22F37"/>
    <w:rsid w:val="00F2329B"/>
    <w:rsid w:val="00F2611E"/>
    <w:rsid w:val="00F27025"/>
    <w:rsid w:val="00F30195"/>
    <w:rsid w:val="00F30245"/>
    <w:rsid w:val="00F34DF1"/>
    <w:rsid w:val="00F52F1C"/>
    <w:rsid w:val="00F56722"/>
    <w:rsid w:val="00F75DE5"/>
    <w:rsid w:val="00F87BDE"/>
    <w:rsid w:val="00F9283B"/>
    <w:rsid w:val="00F95772"/>
    <w:rsid w:val="00FB12E8"/>
    <w:rsid w:val="00FB154E"/>
    <w:rsid w:val="00FB3B7A"/>
    <w:rsid w:val="00FB6638"/>
    <w:rsid w:val="00FC3423"/>
    <w:rsid w:val="00FC3C31"/>
    <w:rsid w:val="00FC3E5A"/>
    <w:rsid w:val="00FC3EF0"/>
    <w:rsid w:val="00FC43E5"/>
    <w:rsid w:val="00FE036C"/>
    <w:rsid w:val="00FE2773"/>
    <w:rsid w:val="00FF1FA5"/>
    <w:rsid w:val="00FF59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8970"/>
  <w15:chartTrackingRefBased/>
  <w15:docId w15:val="{7C61BE11-67B2-C944-944D-72E7FDEB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6ED"/>
  </w:style>
  <w:style w:type="paragraph" w:styleId="Heading1">
    <w:name w:val="heading 1"/>
    <w:basedOn w:val="Normal"/>
    <w:next w:val="Normal"/>
    <w:link w:val="Heading1Char"/>
    <w:uiPriority w:val="9"/>
    <w:qFormat/>
    <w:rsid w:val="0046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5A3"/>
    <w:rPr>
      <w:rFonts w:eastAsiaTheme="majorEastAsia" w:cstheme="majorBidi"/>
      <w:color w:val="272727" w:themeColor="text1" w:themeTint="D8"/>
    </w:rPr>
  </w:style>
  <w:style w:type="paragraph" w:styleId="Title">
    <w:name w:val="Title"/>
    <w:basedOn w:val="Normal"/>
    <w:next w:val="Normal"/>
    <w:link w:val="TitleChar"/>
    <w:uiPriority w:val="10"/>
    <w:qFormat/>
    <w:rsid w:val="0046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5A3"/>
    <w:pPr>
      <w:spacing w:before="160"/>
      <w:jc w:val="center"/>
    </w:pPr>
    <w:rPr>
      <w:i/>
      <w:iCs/>
      <w:color w:val="404040" w:themeColor="text1" w:themeTint="BF"/>
    </w:rPr>
  </w:style>
  <w:style w:type="character" w:customStyle="1" w:styleId="QuoteChar">
    <w:name w:val="Quote Char"/>
    <w:basedOn w:val="DefaultParagraphFont"/>
    <w:link w:val="Quote"/>
    <w:uiPriority w:val="29"/>
    <w:rsid w:val="004625A3"/>
    <w:rPr>
      <w:i/>
      <w:iCs/>
      <w:color w:val="404040" w:themeColor="text1" w:themeTint="BF"/>
    </w:rPr>
  </w:style>
  <w:style w:type="paragraph" w:styleId="ListParagraph">
    <w:name w:val="List Paragraph"/>
    <w:basedOn w:val="Normal"/>
    <w:uiPriority w:val="34"/>
    <w:qFormat/>
    <w:rsid w:val="004625A3"/>
    <w:pPr>
      <w:ind w:left="720"/>
      <w:contextualSpacing/>
    </w:pPr>
  </w:style>
  <w:style w:type="character" w:styleId="IntenseEmphasis">
    <w:name w:val="Intense Emphasis"/>
    <w:basedOn w:val="DefaultParagraphFont"/>
    <w:uiPriority w:val="21"/>
    <w:qFormat/>
    <w:rsid w:val="004625A3"/>
    <w:rPr>
      <w:i/>
      <w:iCs/>
      <w:color w:val="0F4761" w:themeColor="accent1" w:themeShade="BF"/>
    </w:rPr>
  </w:style>
  <w:style w:type="paragraph" w:styleId="IntenseQuote">
    <w:name w:val="Intense Quote"/>
    <w:basedOn w:val="Normal"/>
    <w:next w:val="Normal"/>
    <w:link w:val="IntenseQuoteChar"/>
    <w:uiPriority w:val="30"/>
    <w:qFormat/>
    <w:rsid w:val="0046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5A3"/>
    <w:rPr>
      <w:i/>
      <w:iCs/>
      <w:color w:val="0F4761" w:themeColor="accent1" w:themeShade="BF"/>
    </w:rPr>
  </w:style>
  <w:style w:type="character" w:styleId="IntenseReference">
    <w:name w:val="Intense Reference"/>
    <w:basedOn w:val="DefaultParagraphFont"/>
    <w:uiPriority w:val="32"/>
    <w:qFormat/>
    <w:rsid w:val="004625A3"/>
    <w:rPr>
      <w:b/>
      <w:bCs/>
      <w:smallCaps/>
      <w:color w:val="0F4761" w:themeColor="accent1" w:themeShade="BF"/>
      <w:spacing w:val="5"/>
    </w:rPr>
  </w:style>
  <w:style w:type="paragraph" w:styleId="Header">
    <w:name w:val="header"/>
    <w:basedOn w:val="Normal"/>
    <w:link w:val="HeaderChar"/>
    <w:uiPriority w:val="99"/>
    <w:unhideWhenUsed/>
    <w:rsid w:val="00530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AFA"/>
  </w:style>
  <w:style w:type="paragraph" w:styleId="Footer">
    <w:name w:val="footer"/>
    <w:basedOn w:val="Normal"/>
    <w:link w:val="FooterChar"/>
    <w:uiPriority w:val="99"/>
    <w:unhideWhenUsed/>
    <w:rsid w:val="00530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AFA"/>
  </w:style>
  <w:style w:type="character" w:styleId="CommentReference">
    <w:name w:val="annotation reference"/>
    <w:basedOn w:val="DefaultParagraphFont"/>
    <w:uiPriority w:val="99"/>
    <w:semiHidden/>
    <w:unhideWhenUsed/>
    <w:rsid w:val="000876FB"/>
    <w:rPr>
      <w:sz w:val="16"/>
      <w:szCs w:val="16"/>
    </w:rPr>
  </w:style>
  <w:style w:type="paragraph" w:styleId="CommentText">
    <w:name w:val="annotation text"/>
    <w:basedOn w:val="Normal"/>
    <w:link w:val="CommentTextChar"/>
    <w:uiPriority w:val="99"/>
    <w:unhideWhenUsed/>
    <w:rsid w:val="000876FB"/>
    <w:pPr>
      <w:spacing w:line="240" w:lineRule="auto"/>
    </w:pPr>
    <w:rPr>
      <w:sz w:val="20"/>
      <w:szCs w:val="20"/>
    </w:rPr>
  </w:style>
  <w:style w:type="character" w:customStyle="1" w:styleId="CommentTextChar">
    <w:name w:val="Comment Text Char"/>
    <w:basedOn w:val="DefaultParagraphFont"/>
    <w:link w:val="CommentText"/>
    <w:uiPriority w:val="99"/>
    <w:rsid w:val="000876FB"/>
    <w:rPr>
      <w:sz w:val="20"/>
      <w:szCs w:val="20"/>
    </w:rPr>
  </w:style>
  <w:style w:type="paragraph" w:styleId="CommentSubject">
    <w:name w:val="annotation subject"/>
    <w:basedOn w:val="CommentText"/>
    <w:next w:val="CommentText"/>
    <w:link w:val="CommentSubjectChar"/>
    <w:uiPriority w:val="99"/>
    <w:semiHidden/>
    <w:unhideWhenUsed/>
    <w:rsid w:val="000876FB"/>
    <w:rPr>
      <w:b/>
      <w:bCs/>
    </w:rPr>
  </w:style>
  <w:style w:type="character" w:customStyle="1" w:styleId="CommentSubjectChar">
    <w:name w:val="Comment Subject Char"/>
    <w:basedOn w:val="CommentTextChar"/>
    <w:link w:val="CommentSubject"/>
    <w:uiPriority w:val="99"/>
    <w:semiHidden/>
    <w:rsid w:val="000876FB"/>
    <w:rPr>
      <w:b/>
      <w:bCs/>
      <w:sz w:val="20"/>
      <w:szCs w:val="20"/>
    </w:rPr>
  </w:style>
  <w:style w:type="character" w:styleId="PageNumber">
    <w:name w:val="page number"/>
    <w:basedOn w:val="DefaultParagraphFont"/>
    <w:uiPriority w:val="99"/>
    <w:semiHidden/>
    <w:unhideWhenUsed/>
    <w:rsid w:val="00D60AC8"/>
  </w:style>
  <w:style w:type="paragraph" w:styleId="Revision">
    <w:name w:val="Revision"/>
    <w:hidden/>
    <w:uiPriority w:val="99"/>
    <w:semiHidden/>
    <w:rsid w:val="004D66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3</cp:revision>
  <dcterms:created xsi:type="dcterms:W3CDTF">2026-04-05T17:35:00Z</dcterms:created>
  <dcterms:modified xsi:type="dcterms:W3CDTF">2026-04-05T17:47:00Z</dcterms:modified>
</cp:coreProperties>
</file>
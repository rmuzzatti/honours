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832F" w14:textId="22B8D96D" w:rsidR="00432618" w:rsidRPr="00432618" w:rsidRDefault="0050604D" w:rsidP="0017256B">
      <w:pPr>
        <w:spacing w:line="360" w:lineRule="auto"/>
        <w:rPr>
          <w:rFonts w:ascii="Times New Roman" w:hAnsi="Times New Roman" w:cs="Times New Roman"/>
          <w:b/>
          <w:bCs/>
          <w:sz w:val="40"/>
          <w:szCs w:val="40"/>
        </w:rPr>
      </w:pPr>
      <w:r>
        <w:rPr>
          <w:rFonts w:ascii="Times New Roman" w:hAnsi="Times New Roman" w:cs="Times New Roman"/>
          <w:b/>
          <w:bCs/>
          <w:sz w:val="40"/>
          <w:szCs w:val="40"/>
        </w:rPr>
        <w:t>Discussion</w:t>
      </w:r>
    </w:p>
    <w:p w14:paraId="18484155" w14:textId="4872F6AD" w:rsidR="00BB267D" w:rsidDel="00851AF8" w:rsidRDefault="001B6377" w:rsidP="0017256B">
      <w:pPr>
        <w:spacing w:line="360" w:lineRule="auto"/>
        <w:rPr>
          <w:del w:id="0" w:author="Karen Crosby" w:date="2026-03-27T00:18:00Z" w16du:dateUtc="2026-03-27T03:18:00Z"/>
          <w:rFonts w:ascii="Times New Roman" w:hAnsi="Times New Roman" w:cs="Times New Roman"/>
        </w:rPr>
      </w:pPr>
      <w:r>
        <w:rPr>
          <w:rFonts w:ascii="Times New Roman" w:hAnsi="Times New Roman" w:cs="Times New Roman"/>
        </w:rPr>
        <w:t>The goal of this study was to determine how stress alters glutamatergic signalling and neuronal excitability in neurons of the dorsomedial hypothalamus (DMH) in young female rats.</w:t>
      </w:r>
      <w:r w:rsidR="00ED3922">
        <w:rPr>
          <w:rFonts w:ascii="Times New Roman" w:hAnsi="Times New Roman" w:cs="Times New Roman"/>
        </w:rPr>
        <w:t xml:space="preserve"> </w:t>
      </w:r>
      <w:r w:rsidR="0017256B">
        <w:rPr>
          <w:rFonts w:ascii="Times New Roman" w:hAnsi="Times New Roman" w:cs="Times New Roman"/>
        </w:rPr>
        <w:t>Although the</w:t>
      </w:r>
      <w:r w:rsidR="00ED3922">
        <w:rPr>
          <w:rFonts w:ascii="Times New Roman" w:hAnsi="Times New Roman" w:cs="Times New Roman"/>
        </w:rPr>
        <w:t xml:space="preserve"> hypothalamus plays a central role in the stress response, the mechanisms through which stress alters synaptic transmission and plasticity in the female DMH </w:t>
      </w:r>
      <w:r w:rsidR="00BB267D">
        <w:rPr>
          <w:rFonts w:ascii="Times New Roman" w:hAnsi="Times New Roman" w:cs="Times New Roman"/>
        </w:rPr>
        <w:t>are not well understood</w:t>
      </w:r>
      <w:r w:rsidR="00ED3922">
        <w:rPr>
          <w:rFonts w:ascii="Times New Roman" w:hAnsi="Times New Roman" w:cs="Times New Roman"/>
        </w:rPr>
        <w:t xml:space="preserve">. </w:t>
      </w:r>
    </w:p>
    <w:p w14:paraId="1C9ACB67" w14:textId="2C49DD75" w:rsidR="001B6377" w:rsidRDefault="00ED3922" w:rsidP="0017256B">
      <w:pPr>
        <w:spacing w:line="360" w:lineRule="auto"/>
        <w:rPr>
          <w:rFonts w:ascii="Times New Roman" w:hAnsi="Times New Roman" w:cs="Times New Roman"/>
        </w:rPr>
      </w:pPr>
      <w:del w:id="1" w:author="Karen Crosby" w:date="2026-03-27T00:18:00Z" w16du:dateUtc="2026-03-27T03:18:00Z">
        <w:r w:rsidDel="00851AF8">
          <w:rPr>
            <w:rFonts w:ascii="Times New Roman" w:hAnsi="Times New Roman" w:cs="Times New Roman"/>
          </w:rPr>
          <w:delText xml:space="preserve">Therefore, </w:delText>
        </w:r>
      </w:del>
      <w:ins w:id="2" w:author="Karen Crosby" w:date="2026-03-27T00:18:00Z" w16du:dateUtc="2026-03-27T03:18:00Z">
        <w:r w:rsidR="00851AF8">
          <w:rPr>
            <w:rFonts w:ascii="Times New Roman" w:hAnsi="Times New Roman" w:cs="Times New Roman"/>
          </w:rPr>
          <w:t>W</w:t>
        </w:r>
      </w:ins>
      <w:del w:id="3" w:author="Karen Crosby" w:date="2026-03-27T00:18:00Z" w16du:dateUtc="2026-03-27T03:18:00Z">
        <w:r w:rsidR="00B41143" w:rsidDel="00851AF8">
          <w:rPr>
            <w:rFonts w:ascii="Times New Roman" w:hAnsi="Times New Roman" w:cs="Times New Roman"/>
          </w:rPr>
          <w:delText>w</w:delText>
        </w:r>
      </w:del>
      <w:r w:rsidR="00B41143">
        <w:rPr>
          <w:rFonts w:ascii="Times New Roman" w:hAnsi="Times New Roman" w:cs="Times New Roman"/>
        </w:rPr>
        <w:t>e</w:t>
      </w:r>
      <w:r>
        <w:rPr>
          <w:rFonts w:ascii="Times New Roman" w:hAnsi="Times New Roman" w:cs="Times New Roman"/>
        </w:rPr>
        <w:t xml:space="preserve"> </w:t>
      </w:r>
      <w:ins w:id="4" w:author="Karen Crosby" w:date="2026-03-27T00:18:00Z" w16du:dateUtc="2026-03-27T03:18:00Z">
        <w:r w:rsidR="00851AF8">
          <w:rPr>
            <w:rFonts w:ascii="Times New Roman" w:hAnsi="Times New Roman" w:cs="Times New Roman"/>
          </w:rPr>
          <w:t xml:space="preserve">therefore </w:t>
        </w:r>
      </w:ins>
      <w:r>
        <w:rPr>
          <w:rFonts w:ascii="Times New Roman" w:hAnsi="Times New Roman" w:cs="Times New Roman"/>
        </w:rPr>
        <w:t xml:space="preserve">examined how acute and repeated restraint stress </w:t>
      </w:r>
      <w:r w:rsidR="00CE589F">
        <w:rPr>
          <w:rFonts w:ascii="Times New Roman" w:hAnsi="Times New Roman" w:cs="Times New Roman"/>
        </w:rPr>
        <w:t>influence</w:t>
      </w:r>
      <w:r>
        <w:rPr>
          <w:rFonts w:ascii="Times New Roman" w:hAnsi="Times New Roman" w:cs="Times New Roman"/>
        </w:rPr>
        <w:t xml:space="preserve"> basal </w:t>
      </w:r>
      <w:r w:rsidR="00CE589F">
        <w:rPr>
          <w:rFonts w:ascii="Times New Roman" w:hAnsi="Times New Roman" w:cs="Times New Roman"/>
        </w:rPr>
        <w:t>glutamatergic</w:t>
      </w:r>
      <w:r>
        <w:rPr>
          <w:rFonts w:ascii="Times New Roman" w:hAnsi="Times New Roman" w:cs="Times New Roman"/>
        </w:rPr>
        <w:t xml:space="preserve"> </w:t>
      </w:r>
      <w:r w:rsidR="00CE589F">
        <w:rPr>
          <w:rFonts w:ascii="Times New Roman" w:hAnsi="Times New Roman" w:cs="Times New Roman"/>
        </w:rPr>
        <w:t>transmission</w:t>
      </w:r>
      <w:r>
        <w:rPr>
          <w:rFonts w:ascii="Times New Roman" w:hAnsi="Times New Roman" w:cs="Times New Roman"/>
        </w:rPr>
        <w:t>, synaptic plasticity, and neuronal excitability</w:t>
      </w:r>
      <w:r w:rsidR="00AF4130">
        <w:rPr>
          <w:rFonts w:ascii="Times New Roman" w:hAnsi="Times New Roman" w:cs="Times New Roman"/>
        </w:rPr>
        <w:t xml:space="preserve"> in DMH neurons by recording synaptic transmission and action potential properties</w:t>
      </w:r>
      <w:del w:id="5" w:author="Karen Crosby" w:date="2026-03-27T00:19:00Z" w16du:dateUtc="2026-03-27T03:19:00Z">
        <w:r w:rsidDel="00851AF8">
          <w:rPr>
            <w:rFonts w:ascii="Times New Roman" w:hAnsi="Times New Roman" w:cs="Times New Roman"/>
          </w:rPr>
          <w:delText xml:space="preserve">, and </w:delText>
        </w:r>
        <w:r w:rsidR="00CE589F" w:rsidDel="00851AF8">
          <w:rPr>
            <w:rFonts w:ascii="Times New Roman" w:hAnsi="Times New Roman" w:cs="Times New Roman"/>
          </w:rPr>
          <w:delText>whether</w:delText>
        </w:r>
        <w:r w:rsidDel="00851AF8">
          <w:rPr>
            <w:rFonts w:ascii="Times New Roman" w:hAnsi="Times New Roman" w:cs="Times New Roman"/>
          </w:rPr>
          <w:delText xml:space="preserve"> the </w:delText>
        </w:r>
        <w:r w:rsidR="00CE589F" w:rsidDel="00851AF8">
          <w:rPr>
            <w:rFonts w:ascii="Times New Roman" w:hAnsi="Times New Roman" w:cs="Times New Roman"/>
          </w:rPr>
          <w:delText>endocannabinoid</w:delText>
        </w:r>
        <w:r w:rsidDel="00851AF8">
          <w:rPr>
            <w:rFonts w:ascii="Times New Roman" w:hAnsi="Times New Roman" w:cs="Times New Roman"/>
          </w:rPr>
          <w:delText xml:space="preserve"> system contributes to these effects.</w:delText>
        </w:r>
        <w:r w:rsidR="00B405AF" w:rsidDel="00851AF8">
          <w:rPr>
            <w:rFonts w:ascii="Times New Roman" w:hAnsi="Times New Roman" w:cs="Times New Roman"/>
          </w:rPr>
          <w:delText xml:space="preserve"> </w:delText>
        </w:r>
      </w:del>
      <w:r w:rsidR="00B405AF">
        <w:rPr>
          <w:rFonts w:ascii="Times New Roman" w:hAnsi="Times New Roman" w:cs="Times New Roman"/>
        </w:rPr>
        <w:t xml:space="preserve">Our results </w:t>
      </w:r>
      <w:r w:rsidR="006A1CD1">
        <w:rPr>
          <w:rFonts w:ascii="Times New Roman" w:hAnsi="Times New Roman" w:cs="Times New Roman"/>
        </w:rPr>
        <w:t>demonstrate</w:t>
      </w:r>
      <w:r w:rsidR="00B405AF">
        <w:rPr>
          <w:rFonts w:ascii="Times New Roman" w:hAnsi="Times New Roman" w:cs="Times New Roman"/>
        </w:rPr>
        <w:t xml:space="preserve"> that acute stress alters</w:t>
      </w:r>
      <w:r w:rsidR="006A1CD1">
        <w:rPr>
          <w:rFonts w:ascii="Times New Roman" w:hAnsi="Times New Roman" w:cs="Times New Roman"/>
        </w:rPr>
        <w:t xml:space="preserve"> basal</w:t>
      </w:r>
      <w:r w:rsidR="00B405AF">
        <w:rPr>
          <w:rFonts w:ascii="Times New Roman" w:hAnsi="Times New Roman" w:cs="Times New Roman"/>
        </w:rPr>
        <w:t xml:space="preserve"> </w:t>
      </w:r>
      <w:r w:rsidR="006A1CD1">
        <w:rPr>
          <w:rFonts w:ascii="Times New Roman" w:hAnsi="Times New Roman" w:cs="Times New Roman"/>
        </w:rPr>
        <w:t>synaptic</w:t>
      </w:r>
      <w:r w:rsidR="00B405AF">
        <w:rPr>
          <w:rFonts w:ascii="Times New Roman" w:hAnsi="Times New Roman" w:cs="Times New Roman"/>
        </w:rPr>
        <w:t xml:space="preserve"> </w:t>
      </w:r>
      <w:r w:rsidR="006A1CD1">
        <w:rPr>
          <w:rFonts w:ascii="Times New Roman" w:hAnsi="Times New Roman" w:cs="Times New Roman"/>
        </w:rPr>
        <w:t>transmission</w:t>
      </w:r>
      <w:r w:rsidR="00B405AF">
        <w:rPr>
          <w:rFonts w:ascii="Times New Roman" w:hAnsi="Times New Roman" w:cs="Times New Roman"/>
        </w:rPr>
        <w:t xml:space="preserve"> and </w:t>
      </w:r>
      <w:r w:rsidR="006A1CD1">
        <w:rPr>
          <w:rFonts w:ascii="Times New Roman" w:hAnsi="Times New Roman" w:cs="Times New Roman"/>
        </w:rPr>
        <w:t>excitability</w:t>
      </w:r>
      <w:r w:rsidR="00B405AF">
        <w:rPr>
          <w:rFonts w:ascii="Times New Roman" w:hAnsi="Times New Roman" w:cs="Times New Roman"/>
        </w:rPr>
        <w:t xml:space="preserve"> of DMH </w:t>
      </w:r>
      <w:r w:rsidR="006A1CD1">
        <w:rPr>
          <w:rFonts w:ascii="Times New Roman" w:hAnsi="Times New Roman" w:cs="Times New Roman"/>
        </w:rPr>
        <w:t>neurons</w:t>
      </w:r>
      <w:r w:rsidR="009A5613">
        <w:rPr>
          <w:rFonts w:ascii="Times New Roman" w:hAnsi="Times New Roman" w:cs="Times New Roman"/>
        </w:rPr>
        <w:t xml:space="preserve"> and produces long-lasting changes</w:t>
      </w:r>
      <w:r w:rsidR="006A1CD1">
        <w:rPr>
          <w:rFonts w:ascii="Times New Roman" w:hAnsi="Times New Roman" w:cs="Times New Roman"/>
        </w:rPr>
        <w:t xml:space="preserve">, </w:t>
      </w:r>
      <w:r w:rsidR="009A5613">
        <w:rPr>
          <w:rFonts w:ascii="Times New Roman" w:hAnsi="Times New Roman" w:cs="Times New Roman"/>
        </w:rPr>
        <w:t>which appear to be mediated by</w:t>
      </w:r>
      <w:r w:rsidR="006A1CD1">
        <w:rPr>
          <w:rFonts w:ascii="Times New Roman" w:hAnsi="Times New Roman" w:cs="Times New Roman"/>
        </w:rPr>
        <w:t xml:space="preserve"> the endocannabinoid receptor </w:t>
      </w:r>
      <w:commentRangeStart w:id="6"/>
      <w:r w:rsidR="006A1CD1">
        <w:rPr>
          <w:rFonts w:ascii="Times New Roman" w:hAnsi="Times New Roman" w:cs="Times New Roman"/>
        </w:rPr>
        <w:t>CB1</w:t>
      </w:r>
      <w:commentRangeEnd w:id="6"/>
      <w:r w:rsidR="00851AF8">
        <w:rPr>
          <w:rStyle w:val="CommentReference"/>
          <w:rFonts w:ascii="Times New Roman" w:hAnsi="Times New Roman" w:cs="Times New Roman"/>
          <w:sz w:val="24"/>
          <w:szCs w:val="24"/>
        </w:rPr>
        <w:commentReference w:id="6"/>
      </w:r>
      <w:r w:rsidR="006A1CD1">
        <w:rPr>
          <w:rFonts w:ascii="Times New Roman" w:hAnsi="Times New Roman" w:cs="Times New Roman"/>
        </w:rPr>
        <w:t xml:space="preserve">. </w:t>
      </w:r>
    </w:p>
    <w:p w14:paraId="1B444C00" w14:textId="77777777" w:rsidR="00432618" w:rsidRPr="00432618" w:rsidRDefault="00432618" w:rsidP="0017256B">
      <w:pPr>
        <w:spacing w:line="360" w:lineRule="auto"/>
        <w:rPr>
          <w:rFonts w:ascii="Times New Roman" w:hAnsi="Times New Roman" w:cs="Times New Roman"/>
        </w:rPr>
      </w:pPr>
    </w:p>
    <w:p w14:paraId="07DCC361" w14:textId="2B6C7D40" w:rsidR="006E759B" w:rsidRPr="00432618" w:rsidRDefault="00432618" w:rsidP="0017256B">
      <w:pPr>
        <w:spacing w:line="360" w:lineRule="auto"/>
        <w:rPr>
          <w:rFonts w:ascii="Times New Roman" w:hAnsi="Times New Roman" w:cs="Times New Roman"/>
          <w:i/>
          <w:iCs/>
          <w:sz w:val="28"/>
          <w:szCs w:val="28"/>
        </w:rPr>
      </w:pPr>
      <w:commentRangeStart w:id="7"/>
      <w:r w:rsidRPr="00432618">
        <w:rPr>
          <w:rFonts w:ascii="Times New Roman" w:hAnsi="Times New Roman" w:cs="Times New Roman"/>
          <w:i/>
          <w:iCs/>
          <w:sz w:val="28"/>
          <w:szCs w:val="28"/>
        </w:rPr>
        <w:t xml:space="preserve">How does </w:t>
      </w:r>
      <w:r w:rsidR="0050604D">
        <w:rPr>
          <w:rFonts w:ascii="Times New Roman" w:hAnsi="Times New Roman" w:cs="Times New Roman"/>
          <w:i/>
          <w:iCs/>
          <w:sz w:val="28"/>
          <w:szCs w:val="28"/>
        </w:rPr>
        <w:t>s</w:t>
      </w:r>
      <w:r w:rsidRPr="00432618">
        <w:rPr>
          <w:rFonts w:ascii="Times New Roman" w:hAnsi="Times New Roman" w:cs="Times New Roman"/>
          <w:i/>
          <w:iCs/>
          <w:sz w:val="28"/>
          <w:szCs w:val="28"/>
        </w:rPr>
        <w:t xml:space="preserve">tress affect </w:t>
      </w:r>
      <w:r w:rsidR="0050604D" w:rsidRPr="00432618">
        <w:rPr>
          <w:rFonts w:ascii="Times New Roman" w:hAnsi="Times New Roman" w:cs="Times New Roman"/>
          <w:i/>
          <w:iCs/>
          <w:sz w:val="28"/>
          <w:szCs w:val="28"/>
        </w:rPr>
        <w:t>neuronal</w:t>
      </w:r>
      <w:r w:rsidRPr="00432618">
        <w:rPr>
          <w:rFonts w:ascii="Times New Roman" w:hAnsi="Times New Roman" w:cs="Times New Roman"/>
          <w:i/>
          <w:iCs/>
          <w:sz w:val="28"/>
          <w:szCs w:val="28"/>
        </w:rPr>
        <w:t xml:space="preserve"> excitability?</w:t>
      </w:r>
      <w:commentRangeEnd w:id="7"/>
      <w:r w:rsidR="00851AF8" w:rsidRPr="00432618">
        <w:rPr>
          <w:rStyle w:val="CommentReference"/>
          <w:rFonts w:ascii="Times New Roman" w:hAnsi="Times New Roman" w:cs="Times New Roman"/>
          <w:i/>
          <w:iCs/>
          <w:sz w:val="28"/>
          <w:szCs w:val="28"/>
        </w:rPr>
        <w:commentReference w:id="7"/>
      </w:r>
    </w:p>
    <w:p w14:paraId="0029EF05" w14:textId="52A54107" w:rsidR="000C3F7B" w:rsidRDefault="00B25A90" w:rsidP="0017256B">
      <w:pPr>
        <w:spacing w:line="360" w:lineRule="auto"/>
        <w:rPr>
          <w:rFonts w:ascii="Times New Roman" w:hAnsi="Times New Roman" w:cs="Times New Roman"/>
        </w:rPr>
      </w:pPr>
      <w:r>
        <w:rPr>
          <w:rFonts w:ascii="Times New Roman" w:hAnsi="Times New Roman" w:cs="Times New Roman"/>
        </w:rPr>
        <w:t xml:space="preserve">We found that acute stress produces persistent changes in the intrinsic </w:t>
      </w:r>
      <w:r w:rsidR="004A7155">
        <w:rPr>
          <w:rFonts w:ascii="Times New Roman" w:hAnsi="Times New Roman" w:cs="Times New Roman"/>
        </w:rPr>
        <w:t>excitability</w:t>
      </w:r>
      <w:r>
        <w:rPr>
          <w:rFonts w:ascii="Times New Roman" w:hAnsi="Times New Roman" w:cs="Times New Roman"/>
        </w:rPr>
        <w:t xml:space="preserve"> of neurons in the DMH. Following HFS, neurons in acutely stressed animals showed a decrease in the peak amplitude of action potentials, and a </w:t>
      </w:r>
      <w:r w:rsidR="004A7155">
        <w:rPr>
          <w:rFonts w:ascii="Times New Roman" w:hAnsi="Times New Roman" w:cs="Times New Roman"/>
        </w:rPr>
        <w:t>decrease in action potential firing frequency across several current injections. These changes were no</w:t>
      </w:r>
      <w:r w:rsidR="000814F9">
        <w:rPr>
          <w:rFonts w:ascii="Times New Roman" w:hAnsi="Times New Roman" w:cs="Times New Roman"/>
        </w:rPr>
        <w:t>t</w:t>
      </w:r>
      <w:r w:rsidR="004A7155">
        <w:rPr>
          <w:rFonts w:ascii="Times New Roman" w:hAnsi="Times New Roman" w:cs="Times New Roman"/>
        </w:rPr>
        <w:t xml:space="preserve"> observed when </w:t>
      </w:r>
      <w:del w:id="8" w:author="Karen Crosby" w:date="2026-03-30T09:37:00Z" w16du:dateUtc="2026-03-30T12:37:00Z">
        <w:r w:rsidR="004A7155" w:rsidDel="002626E2">
          <w:rPr>
            <w:rFonts w:ascii="Times New Roman" w:hAnsi="Times New Roman" w:cs="Times New Roman"/>
          </w:rPr>
          <w:delText xml:space="preserve">endocannabinoid </w:delText>
        </w:r>
      </w:del>
      <w:r w:rsidR="004A7155">
        <w:rPr>
          <w:rFonts w:ascii="Times New Roman" w:hAnsi="Times New Roman" w:cs="Times New Roman"/>
        </w:rPr>
        <w:t>CB1 receptors were blocked</w:t>
      </w:r>
      <w:r w:rsidR="00825C8B">
        <w:rPr>
          <w:rFonts w:ascii="Times New Roman" w:hAnsi="Times New Roman" w:cs="Times New Roman"/>
        </w:rPr>
        <w:t xml:space="preserve">, indicating that the reduction in excitability depends on endocannabinoid signalling. In contrast, repeated stress did not alter firing frequency after HFS, but did decrease peak action potential amplitude, </w:t>
      </w:r>
      <w:r w:rsidR="0052468E">
        <w:rPr>
          <w:rFonts w:ascii="Times New Roman" w:hAnsi="Times New Roman" w:cs="Times New Roman"/>
        </w:rPr>
        <w:t xml:space="preserve">suggesting that long-lasting changes in intrinsic DMH neuronal </w:t>
      </w:r>
      <w:r w:rsidR="00C53603">
        <w:rPr>
          <w:rFonts w:ascii="Times New Roman" w:hAnsi="Times New Roman" w:cs="Times New Roman"/>
        </w:rPr>
        <w:t>excitability</w:t>
      </w:r>
      <w:r w:rsidR="0052468E">
        <w:rPr>
          <w:rFonts w:ascii="Times New Roman" w:hAnsi="Times New Roman" w:cs="Times New Roman"/>
        </w:rPr>
        <w:t xml:space="preserve"> </w:t>
      </w:r>
      <w:r w:rsidR="000C3F7B">
        <w:rPr>
          <w:rFonts w:ascii="Times New Roman" w:hAnsi="Times New Roman" w:cs="Times New Roman"/>
        </w:rPr>
        <w:t>may arise</w:t>
      </w:r>
      <w:r w:rsidR="00675523">
        <w:rPr>
          <w:rFonts w:ascii="Times New Roman" w:hAnsi="Times New Roman" w:cs="Times New Roman"/>
        </w:rPr>
        <w:t xml:space="preserve"> through different mechanism</w:t>
      </w:r>
      <w:r w:rsidR="00F21506">
        <w:rPr>
          <w:rFonts w:ascii="Times New Roman" w:hAnsi="Times New Roman" w:cs="Times New Roman"/>
        </w:rPr>
        <w:t>s</w:t>
      </w:r>
      <w:r w:rsidR="00675523">
        <w:rPr>
          <w:rFonts w:ascii="Times New Roman" w:hAnsi="Times New Roman" w:cs="Times New Roman"/>
        </w:rPr>
        <w:t xml:space="preserve"> following acute compared to repeated stress </w:t>
      </w:r>
      <w:commentRangeStart w:id="9"/>
      <w:r w:rsidR="00675523">
        <w:rPr>
          <w:rFonts w:ascii="Times New Roman" w:hAnsi="Times New Roman" w:cs="Times New Roman"/>
        </w:rPr>
        <w:t>exposure</w:t>
      </w:r>
      <w:commentRangeEnd w:id="9"/>
      <w:r w:rsidR="002626E2">
        <w:rPr>
          <w:rStyle w:val="CommentReference"/>
          <w:rFonts w:ascii="Times New Roman" w:hAnsi="Times New Roman" w:cs="Times New Roman"/>
          <w:sz w:val="24"/>
          <w:szCs w:val="24"/>
        </w:rPr>
        <w:commentReference w:id="9"/>
      </w:r>
      <w:r w:rsidR="0052468E">
        <w:rPr>
          <w:rFonts w:ascii="Times New Roman" w:hAnsi="Times New Roman" w:cs="Times New Roman"/>
        </w:rPr>
        <w:t>.</w:t>
      </w:r>
      <w:r w:rsidR="004F07BB">
        <w:rPr>
          <w:rFonts w:ascii="Times New Roman" w:hAnsi="Times New Roman" w:cs="Times New Roman"/>
        </w:rPr>
        <w:t xml:space="preserve"> </w:t>
      </w:r>
    </w:p>
    <w:p w14:paraId="6BC11979" w14:textId="2DBB41AF" w:rsidR="00432618" w:rsidRDefault="004F07BB" w:rsidP="0017256B">
      <w:pPr>
        <w:spacing w:line="360" w:lineRule="auto"/>
        <w:rPr>
          <w:rFonts w:ascii="Times New Roman" w:hAnsi="Times New Roman" w:cs="Times New Roman"/>
        </w:rPr>
      </w:pPr>
      <w:r>
        <w:rPr>
          <w:rFonts w:ascii="Times New Roman" w:hAnsi="Times New Roman" w:cs="Times New Roman"/>
        </w:rPr>
        <w:t xml:space="preserve">Changes in neuronal </w:t>
      </w:r>
      <w:r w:rsidR="00C53603">
        <w:rPr>
          <w:rFonts w:ascii="Times New Roman" w:hAnsi="Times New Roman" w:cs="Times New Roman"/>
        </w:rPr>
        <w:t xml:space="preserve">excitability </w:t>
      </w:r>
      <w:r>
        <w:rPr>
          <w:rFonts w:ascii="Times New Roman" w:hAnsi="Times New Roman" w:cs="Times New Roman"/>
        </w:rPr>
        <w:t>are a common feature of stress</w:t>
      </w:r>
      <w:r w:rsidR="00023902">
        <w:rPr>
          <w:rFonts w:ascii="Times New Roman" w:hAnsi="Times New Roman" w:cs="Times New Roman"/>
        </w:rPr>
        <w:t>-induced</w:t>
      </w:r>
      <w:r>
        <w:rPr>
          <w:rFonts w:ascii="Times New Roman" w:hAnsi="Times New Roman" w:cs="Times New Roman"/>
        </w:rPr>
        <w:t xml:space="preserve"> neural </w:t>
      </w:r>
      <w:r w:rsidR="00C53603">
        <w:rPr>
          <w:rFonts w:ascii="Times New Roman" w:hAnsi="Times New Roman" w:cs="Times New Roman"/>
        </w:rPr>
        <w:t>plasticity</w:t>
      </w:r>
      <w:r w:rsidR="00014272">
        <w:rPr>
          <w:rFonts w:ascii="Times New Roman" w:hAnsi="Times New Roman" w:cs="Times New Roman"/>
        </w:rPr>
        <w:t xml:space="preserve">, as stress exposure can modify the </w:t>
      </w:r>
      <w:r w:rsidR="0023284D">
        <w:rPr>
          <w:rFonts w:ascii="Times New Roman" w:hAnsi="Times New Roman" w:cs="Times New Roman"/>
        </w:rPr>
        <w:t>intrinsic</w:t>
      </w:r>
      <w:r w:rsidR="008E6AAF">
        <w:rPr>
          <w:rFonts w:ascii="Times New Roman" w:hAnsi="Times New Roman" w:cs="Times New Roman"/>
        </w:rPr>
        <w:t xml:space="preserve"> </w:t>
      </w:r>
      <w:r w:rsidR="0023284D">
        <w:rPr>
          <w:rFonts w:ascii="Times New Roman" w:hAnsi="Times New Roman" w:cs="Times New Roman"/>
        </w:rPr>
        <w:t>electrical</w:t>
      </w:r>
      <w:r w:rsidR="008E6AAF">
        <w:rPr>
          <w:rFonts w:ascii="Times New Roman" w:hAnsi="Times New Roman" w:cs="Times New Roman"/>
        </w:rPr>
        <w:t xml:space="preserve"> </w:t>
      </w:r>
      <w:r w:rsidR="0023284D">
        <w:rPr>
          <w:rFonts w:ascii="Times New Roman" w:hAnsi="Times New Roman" w:cs="Times New Roman"/>
        </w:rPr>
        <w:t>properties</w:t>
      </w:r>
      <w:r w:rsidR="008E6AAF">
        <w:rPr>
          <w:rFonts w:ascii="Times New Roman" w:hAnsi="Times New Roman" w:cs="Times New Roman"/>
        </w:rPr>
        <w:t xml:space="preserve"> of neurons</w:t>
      </w:r>
      <w:r w:rsidR="00014272">
        <w:rPr>
          <w:rFonts w:ascii="Times New Roman" w:hAnsi="Times New Roman" w:cs="Times New Roman"/>
        </w:rPr>
        <w:t xml:space="preserve"> and</w:t>
      </w:r>
      <w:r w:rsidR="008E6AAF">
        <w:rPr>
          <w:rFonts w:ascii="Times New Roman" w:hAnsi="Times New Roman" w:cs="Times New Roman"/>
        </w:rPr>
        <w:t xml:space="preserve"> alter their firing patterns and responsiveness to input. For example, </w:t>
      </w:r>
      <w:r w:rsidR="0023284D">
        <w:rPr>
          <w:rFonts w:ascii="Times New Roman" w:hAnsi="Times New Roman" w:cs="Times New Roman"/>
        </w:rPr>
        <w:t>repeated</w:t>
      </w:r>
      <w:r w:rsidR="008E6AAF">
        <w:rPr>
          <w:rFonts w:ascii="Times New Roman" w:hAnsi="Times New Roman" w:cs="Times New Roman"/>
        </w:rPr>
        <w:t xml:space="preserve"> restraint stress has </w:t>
      </w:r>
      <w:r w:rsidR="008E6AAF">
        <w:rPr>
          <w:rFonts w:ascii="Times New Roman" w:hAnsi="Times New Roman" w:cs="Times New Roman"/>
        </w:rPr>
        <w:lastRenderedPageBreak/>
        <w:t xml:space="preserve">been shown to reduce the </w:t>
      </w:r>
      <w:r w:rsidR="0023284D">
        <w:rPr>
          <w:rFonts w:ascii="Times New Roman" w:hAnsi="Times New Roman" w:cs="Times New Roman"/>
        </w:rPr>
        <w:t>intrinsic excitability</w:t>
      </w:r>
      <w:r w:rsidR="008E6AAF">
        <w:rPr>
          <w:rFonts w:ascii="Times New Roman" w:hAnsi="Times New Roman" w:cs="Times New Roman"/>
        </w:rPr>
        <w:t xml:space="preserve"> of CRH </w:t>
      </w:r>
      <w:r w:rsidR="0023284D">
        <w:rPr>
          <w:rFonts w:ascii="Times New Roman" w:hAnsi="Times New Roman" w:cs="Times New Roman"/>
        </w:rPr>
        <w:t>neurons</w:t>
      </w:r>
      <w:r w:rsidR="008E6AAF">
        <w:rPr>
          <w:rFonts w:ascii="Times New Roman" w:hAnsi="Times New Roman" w:cs="Times New Roman"/>
        </w:rPr>
        <w:t xml:space="preserve">, </w:t>
      </w:r>
      <w:r w:rsidR="0023284D">
        <w:rPr>
          <w:rFonts w:ascii="Times New Roman" w:hAnsi="Times New Roman" w:cs="Times New Roman"/>
        </w:rPr>
        <w:t>coinciding with decreased responsiveness of their HPA axis in response to stress (</w:t>
      </w:r>
      <w:r w:rsidR="0023284D" w:rsidRPr="0023284D">
        <w:rPr>
          <w:rFonts w:ascii="Times New Roman" w:hAnsi="Times New Roman" w:cs="Times New Roman"/>
        </w:rPr>
        <w:t>Matovic</w:t>
      </w:r>
      <w:r w:rsidR="0023284D">
        <w:rPr>
          <w:rFonts w:ascii="Times New Roman" w:hAnsi="Times New Roman" w:cs="Times New Roman"/>
        </w:rPr>
        <w:t xml:space="preserve"> et al., 2020).</w:t>
      </w:r>
    </w:p>
    <w:p w14:paraId="232B211B" w14:textId="40A36021" w:rsidR="009F4E9E" w:rsidRDefault="009F4E9E" w:rsidP="0017256B">
      <w:pPr>
        <w:spacing w:line="360" w:lineRule="auto"/>
        <w:rPr>
          <w:rFonts w:ascii="Times New Roman" w:hAnsi="Times New Roman" w:cs="Times New Roman"/>
        </w:rPr>
      </w:pPr>
      <w:r>
        <w:rPr>
          <w:rFonts w:ascii="Times New Roman" w:hAnsi="Times New Roman" w:cs="Times New Roman"/>
        </w:rPr>
        <w:t>Recent work has demonstrated how cortisol can rapidly influence neuronal activity through non-genomic mechanism</w:t>
      </w:r>
      <w:r w:rsidR="000814F9">
        <w:rPr>
          <w:rFonts w:ascii="Times New Roman" w:hAnsi="Times New Roman" w:cs="Times New Roman"/>
        </w:rPr>
        <w:t>s</w:t>
      </w:r>
      <w:r>
        <w:rPr>
          <w:rFonts w:ascii="Times New Roman" w:hAnsi="Times New Roman" w:cs="Times New Roman"/>
        </w:rPr>
        <w:t xml:space="preserve">. In glutamatergic cortical pyramidal neurons, cortisol decreases action potential firing frequency following HFS by </w:t>
      </w:r>
      <w:commentRangeStart w:id="10"/>
      <w:r>
        <w:rPr>
          <w:rFonts w:ascii="Times New Roman" w:hAnsi="Times New Roman" w:cs="Times New Roman"/>
        </w:rPr>
        <w:t xml:space="preserve">activating Kv2.2 potassium </w:t>
      </w:r>
      <w:commentRangeEnd w:id="10"/>
      <w:r w:rsidR="002626E2">
        <w:rPr>
          <w:rStyle w:val="CommentReference"/>
          <w:rFonts w:ascii="Times New Roman" w:hAnsi="Times New Roman" w:cs="Times New Roman"/>
          <w:sz w:val="24"/>
          <w:szCs w:val="24"/>
        </w:rPr>
        <w:commentReference w:id="10"/>
      </w:r>
      <w:r>
        <w:rPr>
          <w:rFonts w:ascii="Times New Roman" w:hAnsi="Times New Roman" w:cs="Times New Roman"/>
        </w:rPr>
        <w:t xml:space="preserve">channels, suppressing neuronal excitability (Wang et al., 2024). </w:t>
      </w:r>
    </w:p>
    <w:p w14:paraId="518E4D18" w14:textId="0FCB2A40" w:rsidR="00C53603" w:rsidRDefault="00C53603" w:rsidP="0017256B">
      <w:pPr>
        <w:spacing w:line="360" w:lineRule="auto"/>
        <w:rPr>
          <w:rFonts w:ascii="Times New Roman" w:hAnsi="Times New Roman" w:cs="Times New Roman"/>
        </w:rPr>
      </w:pPr>
      <w:r>
        <w:rPr>
          <w:rFonts w:ascii="Times New Roman" w:hAnsi="Times New Roman" w:cs="Times New Roman"/>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Reduced excitability in DMH neurons after HFS may contribute to the termination of the stress response by limiting </w:t>
      </w:r>
      <w:r w:rsidR="006C3630">
        <w:rPr>
          <w:rFonts w:ascii="Times New Roman" w:hAnsi="Times New Roman" w:cs="Times New Roman"/>
        </w:rPr>
        <w:t>sustain</w:t>
      </w:r>
      <w:r w:rsidR="007A4AC7">
        <w:rPr>
          <w:rFonts w:ascii="Times New Roman" w:hAnsi="Times New Roman" w:cs="Times New Roman"/>
        </w:rPr>
        <w:t>ed</w:t>
      </w:r>
      <w:r w:rsidR="006C3630">
        <w:rPr>
          <w:rFonts w:ascii="Times New Roman" w:hAnsi="Times New Roman" w:cs="Times New Roman"/>
        </w:rPr>
        <w:t xml:space="preserve"> activation of downstream stress </w:t>
      </w:r>
      <w:r w:rsidR="00270E6E">
        <w:rPr>
          <w:rFonts w:ascii="Times New Roman" w:hAnsi="Times New Roman" w:cs="Times New Roman"/>
        </w:rPr>
        <w:t>circuits</w:t>
      </w:r>
      <w:r>
        <w:rPr>
          <w:rFonts w:ascii="Times New Roman" w:hAnsi="Times New Roman" w:cs="Times New Roman"/>
        </w:rPr>
        <w:t xml:space="preserve">. Interestingly, repeated stress did not produce the same decrease in action potential </w:t>
      </w:r>
      <w:r w:rsidRPr="007B1691">
        <w:rPr>
          <w:rFonts w:ascii="Times New Roman" w:hAnsi="Times New Roman" w:cs="Times New Roman"/>
        </w:rPr>
        <w:t>firing frequency</w:t>
      </w:r>
      <w:r w:rsidR="00210C92" w:rsidRPr="007B1691">
        <w:rPr>
          <w:rFonts w:ascii="Times New Roman" w:hAnsi="Times New Roman" w:cs="Times New Roman"/>
        </w:rPr>
        <w:t xml:space="preserve">. </w:t>
      </w:r>
      <w:r w:rsidR="007B1691" w:rsidRPr="007B1691">
        <w:rPr>
          <w:rFonts w:ascii="Times New Roman" w:hAnsi="Times New Roman" w:cs="Times New Roman"/>
        </w:rPr>
        <w:t>In females, r</w:t>
      </w:r>
      <w:r w:rsidR="00210C92" w:rsidRPr="007B1691">
        <w:rPr>
          <w:rFonts w:ascii="Times New Roman" w:hAnsi="Times New Roman" w:cs="Times New Roman"/>
        </w:rPr>
        <w:t>epeated or chronic stress often induced adaptive changes that stabilized neuronal activity despite continued exposure to stress (McEwen, 2017).</w:t>
      </w:r>
      <w:r w:rsidR="002705BF">
        <w:rPr>
          <w:rFonts w:ascii="Times New Roman" w:hAnsi="Times New Roman" w:cs="Times New Roman"/>
        </w:rPr>
        <w:t xml:space="preserve"> </w:t>
      </w:r>
    </w:p>
    <w:p w14:paraId="13FF62B0" w14:textId="77777777" w:rsidR="00432618" w:rsidRPr="00432618" w:rsidRDefault="00432618" w:rsidP="0017256B">
      <w:pPr>
        <w:spacing w:line="360" w:lineRule="auto"/>
        <w:rPr>
          <w:rFonts w:ascii="Times New Roman" w:hAnsi="Times New Roman" w:cs="Times New Roman"/>
        </w:rPr>
      </w:pPr>
    </w:p>
    <w:p w14:paraId="18DF7AED" w14:textId="77F725BC"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 xml:space="preserve">How does stress affect </w:t>
      </w:r>
      <w:r w:rsidR="0050604D" w:rsidRPr="00432618">
        <w:rPr>
          <w:rFonts w:ascii="Times New Roman" w:hAnsi="Times New Roman" w:cs="Times New Roman"/>
          <w:i/>
          <w:iCs/>
          <w:sz w:val="28"/>
          <w:szCs w:val="28"/>
        </w:rPr>
        <w:t>neuronal</w:t>
      </w:r>
      <w:r w:rsidRPr="00432618">
        <w:rPr>
          <w:rFonts w:ascii="Times New Roman" w:hAnsi="Times New Roman" w:cs="Times New Roman"/>
          <w:i/>
          <w:iCs/>
          <w:sz w:val="28"/>
          <w:szCs w:val="28"/>
        </w:rPr>
        <w:t xml:space="preserve"> communication?</w:t>
      </w:r>
    </w:p>
    <w:p w14:paraId="0D93FBB0" w14:textId="3406817A" w:rsidR="00432618" w:rsidRDefault="00162230" w:rsidP="0017256B">
      <w:pPr>
        <w:spacing w:line="360" w:lineRule="auto"/>
        <w:rPr>
          <w:rFonts w:ascii="Times New Roman" w:hAnsi="Times New Roman" w:cs="Times New Roman"/>
        </w:rPr>
      </w:pPr>
      <w:r>
        <w:rPr>
          <w:rFonts w:ascii="Times New Roman" w:hAnsi="Times New Roman" w:cs="Times New Roman"/>
        </w:rPr>
        <w:t xml:space="preserve">Acute stress </w:t>
      </w:r>
      <w:r w:rsidR="009B5FB4">
        <w:rPr>
          <w:rFonts w:ascii="Times New Roman" w:hAnsi="Times New Roman" w:cs="Times New Roman"/>
        </w:rPr>
        <w:t>significantly</w:t>
      </w:r>
      <w:r>
        <w:rPr>
          <w:rFonts w:ascii="Times New Roman" w:hAnsi="Times New Roman" w:cs="Times New Roman"/>
        </w:rPr>
        <w:t xml:space="preserve"> modified synaptic transmission a</w:t>
      </w:r>
      <w:r w:rsidR="005E3CD5">
        <w:rPr>
          <w:rFonts w:ascii="Times New Roman" w:hAnsi="Times New Roman" w:cs="Times New Roman"/>
        </w:rPr>
        <w:t>t</w:t>
      </w:r>
      <w:r>
        <w:rPr>
          <w:rFonts w:ascii="Times New Roman" w:hAnsi="Times New Roman" w:cs="Times New Roman"/>
        </w:rPr>
        <w:t xml:space="preserve"> </w:t>
      </w:r>
      <w:r w:rsidR="007E52B9">
        <w:rPr>
          <w:rFonts w:ascii="Times New Roman" w:hAnsi="Times New Roman" w:cs="Times New Roman"/>
        </w:rPr>
        <w:t>glutamatergic synapse</w:t>
      </w:r>
      <w:r w:rsidR="005E3CD5">
        <w:rPr>
          <w:rFonts w:ascii="Times New Roman" w:hAnsi="Times New Roman" w:cs="Times New Roman"/>
        </w:rPr>
        <w:t>s</w:t>
      </w:r>
      <w:r>
        <w:rPr>
          <w:rFonts w:ascii="Times New Roman" w:hAnsi="Times New Roman" w:cs="Times New Roman"/>
        </w:rPr>
        <w:t xml:space="preserve"> in the DMH. Basal glutamatergic transmission was enhanced follow</w:t>
      </w:r>
      <w:r w:rsidR="00697E2A">
        <w:rPr>
          <w:rFonts w:ascii="Times New Roman" w:hAnsi="Times New Roman" w:cs="Times New Roman"/>
        </w:rPr>
        <w:t>ing</w:t>
      </w:r>
      <w:r>
        <w:rPr>
          <w:rFonts w:ascii="Times New Roman" w:hAnsi="Times New Roman" w:cs="Times New Roman"/>
        </w:rPr>
        <w:t xml:space="preserve"> acute stress, as </w:t>
      </w:r>
      <w:r w:rsidR="004F0A19">
        <w:rPr>
          <w:rFonts w:ascii="Times New Roman" w:hAnsi="Times New Roman" w:cs="Times New Roman"/>
        </w:rPr>
        <w:t>indicated</w:t>
      </w:r>
      <w:r>
        <w:rPr>
          <w:rFonts w:ascii="Times New Roman" w:hAnsi="Times New Roman" w:cs="Times New Roman"/>
        </w:rPr>
        <w:t xml:space="preserve"> by the increase</w:t>
      </w:r>
      <w:r w:rsidR="00697E2A">
        <w:rPr>
          <w:rFonts w:ascii="Times New Roman" w:hAnsi="Times New Roman" w:cs="Times New Roman"/>
        </w:rPr>
        <w:t>d</w:t>
      </w:r>
      <w:r>
        <w:rPr>
          <w:rFonts w:ascii="Times New Roman" w:hAnsi="Times New Roman" w:cs="Times New Roman"/>
        </w:rPr>
        <w:t xml:space="preserve"> amplitude of eEPSC</w:t>
      </w:r>
      <w:r w:rsidR="00697E2A">
        <w:rPr>
          <w:rFonts w:ascii="Times New Roman" w:hAnsi="Times New Roman" w:cs="Times New Roman"/>
        </w:rPr>
        <w:t>s</w:t>
      </w:r>
      <w:r>
        <w:rPr>
          <w:rFonts w:ascii="Times New Roman" w:hAnsi="Times New Roman" w:cs="Times New Roman"/>
        </w:rPr>
        <w:t xml:space="preserve">, </w:t>
      </w:r>
      <w:r w:rsidR="007A700B">
        <w:rPr>
          <w:rFonts w:ascii="Times New Roman" w:hAnsi="Times New Roman" w:cs="Times New Roman"/>
        </w:rPr>
        <w:t>while</w:t>
      </w:r>
      <w:r>
        <w:rPr>
          <w:rFonts w:ascii="Times New Roman" w:hAnsi="Times New Roman" w:cs="Times New Roman"/>
        </w:rPr>
        <w:t xml:space="preserve"> the PPR did not differ between naïve and stressed </w:t>
      </w:r>
      <w:r w:rsidR="004F0A19">
        <w:rPr>
          <w:rFonts w:ascii="Times New Roman" w:hAnsi="Times New Roman" w:cs="Times New Roman"/>
        </w:rPr>
        <w:t>animals</w:t>
      </w:r>
      <w:r>
        <w:rPr>
          <w:rFonts w:ascii="Times New Roman" w:hAnsi="Times New Roman" w:cs="Times New Roman"/>
        </w:rPr>
        <w:t xml:space="preserve">, suggesting that this </w:t>
      </w:r>
      <w:r w:rsidR="004F0A19">
        <w:rPr>
          <w:rFonts w:ascii="Times New Roman" w:hAnsi="Times New Roman" w:cs="Times New Roman"/>
        </w:rPr>
        <w:t>increase</w:t>
      </w:r>
      <w:r>
        <w:rPr>
          <w:rFonts w:ascii="Times New Roman" w:hAnsi="Times New Roman" w:cs="Times New Roman"/>
        </w:rPr>
        <w:t xml:space="preserve"> in synaptic </w:t>
      </w:r>
      <w:r w:rsidR="004F0A19">
        <w:rPr>
          <w:rFonts w:ascii="Times New Roman" w:hAnsi="Times New Roman" w:cs="Times New Roman"/>
        </w:rPr>
        <w:t>strength</w:t>
      </w:r>
      <w:r>
        <w:rPr>
          <w:rFonts w:ascii="Times New Roman" w:hAnsi="Times New Roman" w:cs="Times New Roman"/>
        </w:rPr>
        <w:t xml:space="preserve"> was not due to a change in presynaptic release probability. Instead, </w:t>
      </w:r>
      <w:r w:rsidR="007A700B">
        <w:rPr>
          <w:rFonts w:ascii="Times New Roman" w:hAnsi="Times New Roman" w:cs="Times New Roman"/>
        </w:rPr>
        <w:t xml:space="preserve">this effect </w:t>
      </w:r>
      <w:r>
        <w:rPr>
          <w:rFonts w:ascii="Times New Roman" w:hAnsi="Times New Roman" w:cs="Times New Roman"/>
        </w:rPr>
        <w:t xml:space="preserve">may reflect a postsynaptic mechanism, such as </w:t>
      </w:r>
      <w:r w:rsidR="008B6E1E">
        <w:rPr>
          <w:rFonts w:ascii="Times New Roman" w:hAnsi="Times New Roman" w:cs="Times New Roman"/>
        </w:rPr>
        <w:t xml:space="preserve">changes in postsynaptic glutamate receptor functioning or trafficking </w:t>
      </w:r>
      <w:del w:id="11" w:author="Karen Crosby" w:date="2026-03-30T09:40:00Z" w16du:dateUtc="2026-03-30T12:40:00Z">
        <w:r w:rsidR="008B6E1E" w:rsidDel="002626E2">
          <w:rPr>
            <w:rFonts w:ascii="Times New Roman" w:hAnsi="Times New Roman" w:cs="Times New Roman"/>
          </w:rPr>
          <w:delText>of AMPA receptors</w:delText>
        </w:r>
      </w:del>
      <w:r w:rsidR="008B6E1E">
        <w:rPr>
          <w:rFonts w:ascii="Times New Roman" w:hAnsi="Times New Roman" w:cs="Times New Roman"/>
        </w:rPr>
        <w:t xml:space="preserve"> to the postsynaptic membrane, which can increase excitatory currents without altering presynaptic release probability. Activity dependent trafficking of AMPA receptors is a </w:t>
      </w:r>
      <w:r w:rsidR="00D031C9">
        <w:rPr>
          <w:rFonts w:ascii="Times New Roman" w:hAnsi="Times New Roman" w:cs="Times New Roman"/>
        </w:rPr>
        <w:t>well</w:t>
      </w:r>
      <w:r w:rsidR="008B6E1E">
        <w:rPr>
          <w:rFonts w:ascii="Times New Roman" w:hAnsi="Times New Roman" w:cs="Times New Roman"/>
        </w:rPr>
        <w:t>-established mechanism underlying changes in excitatory synaptic strength and plasticity (</w:t>
      </w:r>
      <w:r w:rsidR="008B6E1E" w:rsidRPr="008B6E1E">
        <w:rPr>
          <w:rFonts w:ascii="Times New Roman" w:hAnsi="Times New Roman" w:cs="Times New Roman"/>
        </w:rPr>
        <w:t>Savtchouk</w:t>
      </w:r>
      <w:r w:rsidR="008B6E1E">
        <w:rPr>
          <w:rFonts w:ascii="Times New Roman" w:hAnsi="Times New Roman" w:cs="Times New Roman"/>
        </w:rPr>
        <w:t xml:space="preserve"> and </w:t>
      </w:r>
      <w:r w:rsidR="008B6E1E" w:rsidRPr="008B6E1E">
        <w:rPr>
          <w:rFonts w:ascii="Times New Roman" w:hAnsi="Times New Roman" w:cs="Times New Roman"/>
        </w:rPr>
        <w:t>Liu</w:t>
      </w:r>
      <w:r w:rsidR="008B6E1E">
        <w:rPr>
          <w:rFonts w:ascii="Times New Roman" w:hAnsi="Times New Roman" w:cs="Times New Roman"/>
        </w:rPr>
        <w:t>, 2011)</w:t>
      </w:r>
      <w:r>
        <w:rPr>
          <w:rFonts w:ascii="Times New Roman" w:hAnsi="Times New Roman" w:cs="Times New Roman"/>
        </w:rPr>
        <w:t>.</w:t>
      </w:r>
      <w:r w:rsidR="00ED111A">
        <w:rPr>
          <w:rFonts w:ascii="Times New Roman" w:hAnsi="Times New Roman" w:cs="Times New Roman"/>
        </w:rPr>
        <w:t xml:space="preserve"> Stress</w:t>
      </w:r>
      <w:r w:rsidR="00CE6BC0">
        <w:rPr>
          <w:rFonts w:ascii="Times New Roman" w:hAnsi="Times New Roman" w:cs="Times New Roman"/>
        </w:rPr>
        <w:t>-</w:t>
      </w:r>
      <w:r w:rsidR="00ED111A">
        <w:rPr>
          <w:rFonts w:ascii="Times New Roman" w:hAnsi="Times New Roman" w:cs="Times New Roman"/>
        </w:rPr>
        <w:t xml:space="preserve">induced increases in glutamatergic transmission have been reported in several brain </w:t>
      </w:r>
      <w:r w:rsidR="00ED111A" w:rsidRPr="000904CA">
        <w:rPr>
          <w:rFonts w:ascii="Times New Roman" w:hAnsi="Times New Roman" w:cs="Times New Roman"/>
        </w:rPr>
        <w:t xml:space="preserve">regions, </w:t>
      </w:r>
      <w:r w:rsidR="00ED111A" w:rsidRPr="000904CA">
        <w:rPr>
          <w:rFonts w:ascii="Times New Roman" w:hAnsi="Times New Roman" w:cs="Times New Roman"/>
        </w:rPr>
        <w:lastRenderedPageBreak/>
        <w:t>including the hypothalamus and hippocampus (McEwen, 2017).</w:t>
      </w:r>
      <w:r w:rsidR="002E22AD" w:rsidRPr="000904CA">
        <w:rPr>
          <w:rFonts w:ascii="Times New Roman" w:hAnsi="Times New Roman" w:cs="Times New Roman"/>
        </w:rPr>
        <w:t xml:space="preserve"> Acute stress can rapidly</w:t>
      </w:r>
      <w:r w:rsidR="002E22AD">
        <w:rPr>
          <w:rFonts w:ascii="Times New Roman" w:hAnsi="Times New Roman" w:cs="Times New Roman"/>
        </w:rPr>
        <w:t xml:space="preserve"> elevate extracellular glutamate levels through mechanisms that can depend on adrenal hormones and HPA axis activation</w:t>
      </w:r>
      <w:r w:rsidR="00D238FE">
        <w:rPr>
          <w:rFonts w:ascii="Times New Roman" w:hAnsi="Times New Roman" w:cs="Times New Roman"/>
        </w:rPr>
        <w:t xml:space="preserve"> </w:t>
      </w:r>
      <w:r w:rsidR="00DF4AB1">
        <w:rPr>
          <w:rFonts w:ascii="Times New Roman" w:hAnsi="Times New Roman" w:cs="Times New Roman"/>
        </w:rPr>
        <w:t>(</w:t>
      </w:r>
      <w:r w:rsidR="00DF4AB1" w:rsidRPr="00DF4AB1">
        <w:rPr>
          <w:rFonts w:ascii="Times New Roman" w:hAnsi="Times New Roman" w:cs="Times New Roman"/>
        </w:rPr>
        <w:t>Moghaddam</w:t>
      </w:r>
      <w:r w:rsidR="00DF4AB1">
        <w:rPr>
          <w:rFonts w:ascii="Times New Roman" w:hAnsi="Times New Roman" w:cs="Times New Roman"/>
        </w:rPr>
        <w:t>, 2002)</w:t>
      </w:r>
      <w:r w:rsidR="002E22AD">
        <w:rPr>
          <w:rFonts w:ascii="Times New Roman" w:hAnsi="Times New Roman" w:cs="Times New Roman"/>
        </w:rPr>
        <w:t>. These increases in glutamate availability may temporarily strengthen excitatory transmission, promoting rapid activation of neural pathways involved in the stress response.</w:t>
      </w:r>
    </w:p>
    <w:p w14:paraId="050E77E5" w14:textId="10C87C4B" w:rsidR="00097BEF" w:rsidRDefault="002E22AD" w:rsidP="0017256B">
      <w:pPr>
        <w:spacing w:line="360" w:lineRule="auto"/>
        <w:rPr>
          <w:rFonts w:ascii="Times New Roman" w:hAnsi="Times New Roman" w:cs="Times New Roman"/>
        </w:rPr>
      </w:pPr>
      <w:r>
        <w:rPr>
          <w:rFonts w:ascii="Times New Roman" w:hAnsi="Times New Roman" w:cs="Times New Roman"/>
        </w:rPr>
        <w:t xml:space="preserve">Despite the increase in basal transmission, synaptic plasticity in the DMH was strongly altered by acute stress. HFS did not induce significant changes in eEPSC amplitude in naïve animals. However, in animals exposed to acute stress, the same stimulation protocol produced </w:t>
      </w:r>
      <w:r w:rsidR="005A7269">
        <w:rPr>
          <w:rFonts w:ascii="Times New Roman" w:hAnsi="Times New Roman" w:cs="Times New Roman"/>
        </w:rPr>
        <w:t>an</w:t>
      </w:r>
      <w:r>
        <w:rPr>
          <w:rFonts w:ascii="Times New Roman" w:hAnsi="Times New Roman" w:cs="Times New Roman"/>
        </w:rPr>
        <w:t xml:space="preserve"> </w:t>
      </w:r>
      <w:r w:rsidR="005A7269">
        <w:rPr>
          <w:rFonts w:ascii="Times New Roman" w:hAnsi="Times New Roman" w:cs="Times New Roman"/>
        </w:rPr>
        <w:t>LTD</w:t>
      </w:r>
      <w:r>
        <w:rPr>
          <w:rFonts w:ascii="Times New Roman" w:hAnsi="Times New Roman" w:cs="Times New Roman"/>
        </w:rPr>
        <w:t xml:space="preserve"> </w:t>
      </w:r>
      <w:r w:rsidR="005A7269">
        <w:rPr>
          <w:rFonts w:ascii="Times New Roman" w:hAnsi="Times New Roman" w:cs="Times New Roman"/>
        </w:rPr>
        <w:t>of</w:t>
      </w:r>
      <w:r>
        <w:rPr>
          <w:rFonts w:ascii="Times New Roman" w:hAnsi="Times New Roman" w:cs="Times New Roman"/>
        </w:rPr>
        <w:t xml:space="preserve"> synaptic transmission. This </w:t>
      </w:r>
      <w:r w:rsidR="005A7269">
        <w:rPr>
          <w:rFonts w:ascii="Times New Roman" w:hAnsi="Times New Roman" w:cs="Times New Roman"/>
        </w:rPr>
        <w:t>LTD</w:t>
      </w:r>
      <w:r>
        <w:rPr>
          <w:rFonts w:ascii="Times New Roman" w:hAnsi="Times New Roman" w:cs="Times New Roman"/>
        </w:rPr>
        <w:t xml:space="preserve"> was accompanied by a significant increase in PPR, </w:t>
      </w:r>
      <w:r w:rsidR="009D09B3">
        <w:rPr>
          <w:rFonts w:ascii="Times New Roman" w:hAnsi="Times New Roman" w:cs="Times New Roman"/>
        </w:rPr>
        <w:t xml:space="preserve">which is inversely related to presynaptic release </w:t>
      </w:r>
      <w:commentRangeStart w:id="12"/>
      <w:r w:rsidR="009D09B3">
        <w:rPr>
          <w:rFonts w:ascii="Times New Roman" w:hAnsi="Times New Roman" w:cs="Times New Roman"/>
        </w:rPr>
        <w:t>probability</w:t>
      </w:r>
      <w:commentRangeEnd w:id="12"/>
      <w:r w:rsidR="002626E2">
        <w:rPr>
          <w:rStyle w:val="CommentReference"/>
          <w:rFonts w:ascii="Times New Roman" w:hAnsi="Times New Roman" w:cs="Times New Roman"/>
          <w:sz w:val="24"/>
          <w:szCs w:val="24"/>
        </w:rPr>
        <w:commentReference w:id="12"/>
      </w:r>
      <w:r w:rsidR="009D09B3">
        <w:rPr>
          <w:rFonts w:ascii="Times New Roman" w:hAnsi="Times New Roman" w:cs="Times New Roman"/>
        </w:rPr>
        <w:t xml:space="preserve">, </w:t>
      </w:r>
      <w:r>
        <w:rPr>
          <w:rFonts w:ascii="Times New Roman" w:hAnsi="Times New Roman" w:cs="Times New Roman"/>
        </w:rPr>
        <w:t xml:space="preserve">indicating a </w:t>
      </w:r>
      <w:r w:rsidR="005A7269">
        <w:rPr>
          <w:rFonts w:ascii="Times New Roman" w:hAnsi="Times New Roman" w:cs="Times New Roman"/>
        </w:rPr>
        <w:t>decrease</w:t>
      </w:r>
      <w:r>
        <w:rPr>
          <w:rFonts w:ascii="Times New Roman" w:hAnsi="Times New Roman" w:cs="Times New Roman"/>
        </w:rPr>
        <w:t xml:space="preserve"> </w:t>
      </w:r>
      <w:r w:rsidR="009D09B3">
        <w:rPr>
          <w:rFonts w:ascii="Times New Roman" w:hAnsi="Times New Roman" w:cs="Times New Roman"/>
        </w:rPr>
        <w:t xml:space="preserve">in </w:t>
      </w:r>
      <w:r>
        <w:rPr>
          <w:rFonts w:ascii="Times New Roman" w:hAnsi="Times New Roman" w:cs="Times New Roman"/>
        </w:rPr>
        <w:t>presynaptic glutamate release probability</w:t>
      </w:r>
      <w:r w:rsidR="005A7269">
        <w:rPr>
          <w:rFonts w:ascii="Times New Roman" w:hAnsi="Times New Roman" w:cs="Times New Roman"/>
        </w:rPr>
        <w:t>. Stress</w:t>
      </w:r>
      <w:r w:rsidR="00CE6BC0">
        <w:rPr>
          <w:rFonts w:ascii="Times New Roman" w:hAnsi="Times New Roman" w:cs="Times New Roman"/>
        </w:rPr>
        <w:t>-</w:t>
      </w:r>
      <w:r w:rsidR="005A7269">
        <w:rPr>
          <w:rFonts w:ascii="Times New Roman" w:hAnsi="Times New Roman" w:cs="Times New Roman"/>
        </w:rPr>
        <w:t>induced facilitation of LTD has been described in several neural circuits</w:t>
      </w:r>
      <w:r w:rsidR="00697E2A">
        <w:rPr>
          <w:rFonts w:ascii="Times New Roman" w:hAnsi="Times New Roman" w:cs="Times New Roman"/>
        </w:rPr>
        <w:t>, as</w:t>
      </w:r>
      <w:r w:rsidR="005A7269">
        <w:rPr>
          <w:rFonts w:ascii="Times New Roman" w:hAnsi="Times New Roman" w:cs="Times New Roman"/>
        </w:rPr>
        <w:t xml:space="preserve"> </w:t>
      </w:r>
      <w:r w:rsidR="00A606E0">
        <w:rPr>
          <w:rFonts w:ascii="Times New Roman" w:hAnsi="Times New Roman" w:cs="Times New Roman"/>
        </w:rPr>
        <w:t>stress hormones such as glucocorticoids and CRH can modify glutamatergic signalling and intracellular calcium, influencing synaptic plasticity (</w:t>
      </w:r>
      <w:r w:rsidR="00A606E0" w:rsidRPr="00A606E0">
        <w:rPr>
          <w:rFonts w:ascii="Times New Roman" w:hAnsi="Times New Roman" w:cs="Times New Roman"/>
        </w:rPr>
        <w:t>dos-Santos</w:t>
      </w:r>
      <w:r w:rsidR="00A606E0">
        <w:rPr>
          <w:rFonts w:ascii="Times New Roman" w:hAnsi="Times New Roman" w:cs="Times New Roman"/>
        </w:rPr>
        <w:t xml:space="preserve"> et al., 2023).</w:t>
      </w:r>
      <w:r w:rsidR="005A7269">
        <w:rPr>
          <w:rFonts w:ascii="Times New Roman" w:hAnsi="Times New Roman" w:cs="Times New Roman"/>
        </w:rPr>
        <w:t xml:space="preserve"> </w:t>
      </w:r>
      <w:r w:rsidR="00BF18C3">
        <w:rPr>
          <w:rFonts w:ascii="Times New Roman" w:hAnsi="Times New Roman" w:cs="Times New Roman"/>
        </w:rPr>
        <w:t>For example, cortisol has been shown to enhance synaptic depression of eEPSCs in cortical pyramid</w:t>
      </w:r>
      <w:ins w:id="13" w:author="Karen Crosby" w:date="2026-03-30T09:41:00Z" w16du:dateUtc="2026-03-30T12:41:00Z">
        <w:r w:rsidR="002626E2">
          <w:rPr>
            <w:rFonts w:ascii="Times New Roman" w:hAnsi="Times New Roman" w:cs="Times New Roman"/>
          </w:rPr>
          <w:t>al</w:t>
        </w:r>
      </w:ins>
      <w:r w:rsidR="00BF18C3">
        <w:rPr>
          <w:rFonts w:ascii="Times New Roman" w:hAnsi="Times New Roman" w:cs="Times New Roman"/>
        </w:rPr>
        <w:t xml:space="preserve"> neurons following HFS (Wang et al., 2024), indicating that glucocorticoids can influence synaptic plasticity. </w:t>
      </w:r>
    </w:p>
    <w:p w14:paraId="336FFF71" w14:textId="6806158E" w:rsidR="00A54D20" w:rsidRDefault="00A54D20" w:rsidP="0017256B">
      <w:pPr>
        <w:spacing w:line="360" w:lineRule="auto"/>
        <w:rPr>
          <w:rFonts w:ascii="Times New Roman" w:hAnsi="Times New Roman" w:cs="Times New Roman"/>
        </w:rPr>
      </w:pPr>
      <w:r>
        <w:rPr>
          <w:rFonts w:ascii="Times New Roman" w:hAnsi="Times New Roman" w:cs="Times New Roman"/>
        </w:rPr>
        <w:t xml:space="preserve">Consistent with these observations, studies in </w:t>
      </w:r>
      <w:r w:rsidR="00926919">
        <w:rPr>
          <w:rFonts w:ascii="Times New Roman" w:hAnsi="Times New Roman" w:cs="Times New Roman"/>
        </w:rPr>
        <w:t>the hypothalamus</w:t>
      </w:r>
      <w:r>
        <w:rPr>
          <w:rFonts w:ascii="Times New Roman" w:hAnsi="Times New Roman" w:cs="Times New Roman"/>
        </w:rPr>
        <w:t xml:space="preserve"> have shown that stress can initially increase excitatory synaptic activity. In PVN neurons, an early increase in excitatory miniature EPSC frequency has been reported following stress hormone exposure (Boychuk, 2013), suggesting that stress can quickly enhance presynaptic glutamate release before longer-term adaptions occur. The effect includes a TRPV1/4 receptor mediated transient increase in glutamate release, followed by CB1</w:t>
      </w:r>
      <w:r w:rsidR="008629B2">
        <w:rPr>
          <w:rFonts w:ascii="Times New Roman" w:hAnsi="Times New Roman" w:cs="Times New Roman"/>
        </w:rPr>
        <w:t xml:space="preserve"> receptor</w:t>
      </w:r>
      <w:r>
        <w:rPr>
          <w:rFonts w:ascii="Times New Roman" w:hAnsi="Times New Roman" w:cs="Times New Roman"/>
        </w:rPr>
        <w:t xml:space="preserve"> mediated suppression of glutamate release (Boychuk, 2013). This biphasic mechanism is consistent with the pattern observed in the present study, where acute stress increased basal transmission but facilitated CB1</w:t>
      </w:r>
      <w:r w:rsidR="008629B2">
        <w:rPr>
          <w:rFonts w:ascii="Times New Roman" w:hAnsi="Times New Roman" w:cs="Times New Roman"/>
        </w:rPr>
        <w:t xml:space="preserve"> receptor</w:t>
      </w:r>
      <w:r>
        <w:rPr>
          <w:rFonts w:ascii="Times New Roman" w:hAnsi="Times New Roman" w:cs="Times New Roman"/>
        </w:rPr>
        <w:t>-</w:t>
      </w:r>
      <w:r w:rsidR="008629B2">
        <w:rPr>
          <w:rFonts w:ascii="Times New Roman" w:hAnsi="Times New Roman" w:cs="Times New Roman"/>
        </w:rPr>
        <w:t>dependent</w:t>
      </w:r>
      <w:r>
        <w:rPr>
          <w:rFonts w:ascii="Times New Roman" w:hAnsi="Times New Roman" w:cs="Times New Roman"/>
        </w:rPr>
        <w:t xml:space="preserve"> LTD after HFS.</w:t>
      </w:r>
    </w:p>
    <w:p w14:paraId="358987B5" w14:textId="77777777" w:rsidR="00A54D20" w:rsidRDefault="00A54D20" w:rsidP="0017256B">
      <w:pPr>
        <w:spacing w:line="360" w:lineRule="auto"/>
        <w:rPr>
          <w:rFonts w:ascii="Times New Roman" w:hAnsi="Times New Roman" w:cs="Times New Roman"/>
        </w:rPr>
      </w:pPr>
    </w:p>
    <w:p w14:paraId="0E0B1FAB" w14:textId="35273936" w:rsidR="002E22AD" w:rsidRDefault="005A7269" w:rsidP="0017256B">
      <w:pPr>
        <w:spacing w:line="360" w:lineRule="auto"/>
        <w:rPr>
          <w:rFonts w:ascii="Times New Roman" w:hAnsi="Times New Roman" w:cs="Times New Roman"/>
        </w:rPr>
      </w:pPr>
      <w:r>
        <w:rPr>
          <w:rFonts w:ascii="Times New Roman" w:hAnsi="Times New Roman" w:cs="Times New Roman"/>
        </w:rPr>
        <w:t xml:space="preserve">In hypothalamic circuits, such plasticity may help terminate the stress response by reducing </w:t>
      </w:r>
      <w:r w:rsidR="001F69A5">
        <w:rPr>
          <w:rFonts w:ascii="Times New Roman" w:hAnsi="Times New Roman" w:cs="Times New Roman"/>
        </w:rPr>
        <w:t>excitatory</w:t>
      </w:r>
      <w:r>
        <w:rPr>
          <w:rFonts w:ascii="Times New Roman" w:hAnsi="Times New Roman" w:cs="Times New Roman"/>
        </w:rPr>
        <w:t xml:space="preserve"> drive onto neurons that promote autonomic and endocrine activation</w:t>
      </w:r>
      <w:r w:rsidR="001F69A5">
        <w:rPr>
          <w:rFonts w:ascii="Times New Roman" w:hAnsi="Times New Roman" w:cs="Times New Roman"/>
        </w:rPr>
        <w:t>.</w:t>
      </w:r>
      <w:r>
        <w:rPr>
          <w:rFonts w:ascii="Times New Roman" w:hAnsi="Times New Roman" w:cs="Times New Roman"/>
        </w:rPr>
        <w:t xml:space="preserve"> </w:t>
      </w:r>
      <w:r w:rsidR="001F69A5">
        <w:rPr>
          <w:rFonts w:ascii="Times New Roman" w:hAnsi="Times New Roman" w:cs="Times New Roman"/>
        </w:rPr>
        <w:t>I</w:t>
      </w:r>
      <w:r>
        <w:rPr>
          <w:rFonts w:ascii="Times New Roman" w:hAnsi="Times New Roman" w:cs="Times New Roman"/>
        </w:rPr>
        <w:t>n contrast</w:t>
      </w:r>
      <w:r w:rsidR="001F69A5">
        <w:rPr>
          <w:rFonts w:ascii="Times New Roman" w:hAnsi="Times New Roman" w:cs="Times New Roman"/>
        </w:rPr>
        <w:t xml:space="preserve"> to</w:t>
      </w:r>
      <w:r>
        <w:rPr>
          <w:rFonts w:ascii="Times New Roman" w:hAnsi="Times New Roman" w:cs="Times New Roman"/>
        </w:rPr>
        <w:t xml:space="preserve"> the effects of acute stress, repeated stress did not significantly alter</w:t>
      </w:r>
      <w:del w:id="14" w:author="Karen Crosby" w:date="2026-03-30T09:42:00Z" w16du:dateUtc="2026-03-30T12:42:00Z">
        <w:r w:rsidDel="002626E2">
          <w:rPr>
            <w:rFonts w:ascii="Times New Roman" w:hAnsi="Times New Roman" w:cs="Times New Roman"/>
          </w:rPr>
          <w:delText>,</w:delText>
        </w:r>
      </w:del>
      <w:r>
        <w:rPr>
          <w:rFonts w:ascii="Times New Roman" w:hAnsi="Times New Roman" w:cs="Times New Roman"/>
        </w:rPr>
        <w:t xml:space="preserve"> </w:t>
      </w:r>
      <w:r>
        <w:rPr>
          <w:rFonts w:ascii="Times New Roman" w:hAnsi="Times New Roman" w:cs="Times New Roman"/>
        </w:rPr>
        <w:lastRenderedPageBreak/>
        <w:t xml:space="preserve">synaptic transmission or plasticity in the present study. </w:t>
      </w:r>
      <w:r w:rsidR="00F458FC">
        <w:rPr>
          <w:rFonts w:ascii="Times New Roman" w:hAnsi="Times New Roman" w:cs="Times New Roman"/>
        </w:rPr>
        <w:t>Repeated stress exposure</w:t>
      </w:r>
      <w:r>
        <w:rPr>
          <w:rFonts w:ascii="Times New Roman" w:hAnsi="Times New Roman" w:cs="Times New Roman"/>
        </w:rPr>
        <w:t xml:space="preserve"> often leads to an adaptation that </w:t>
      </w:r>
      <w:commentRangeStart w:id="15"/>
      <w:r>
        <w:rPr>
          <w:rFonts w:ascii="Times New Roman" w:hAnsi="Times New Roman" w:cs="Times New Roman"/>
        </w:rPr>
        <w:t>normalize</w:t>
      </w:r>
      <w:ins w:id="16" w:author="Karen Crosby" w:date="2026-03-30T09:42:00Z" w16du:dateUtc="2026-03-30T12:42:00Z">
        <w:r w:rsidR="002626E2">
          <w:rPr>
            <w:rFonts w:ascii="Times New Roman" w:hAnsi="Times New Roman" w:cs="Times New Roman"/>
          </w:rPr>
          <w:t>s</w:t>
        </w:r>
      </w:ins>
      <w:r>
        <w:rPr>
          <w:rFonts w:ascii="Times New Roman" w:hAnsi="Times New Roman" w:cs="Times New Roman"/>
        </w:rPr>
        <w:t xml:space="preserve"> synaptic signalling </w:t>
      </w:r>
      <w:commentRangeEnd w:id="15"/>
      <w:r w:rsidR="002626E2">
        <w:rPr>
          <w:rStyle w:val="CommentReference"/>
          <w:rFonts w:ascii="Times New Roman" w:hAnsi="Times New Roman" w:cs="Times New Roman"/>
          <w:sz w:val="24"/>
          <w:szCs w:val="24"/>
        </w:rPr>
        <w:commentReference w:id="15"/>
      </w:r>
      <w:r>
        <w:rPr>
          <w:rFonts w:ascii="Times New Roman" w:hAnsi="Times New Roman" w:cs="Times New Roman"/>
        </w:rPr>
        <w:t>follow</w:t>
      </w:r>
      <w:r w:rsidR="00F458FC">
        <w:rPr>
          <w:rFonts w:ascii="Times New Roman" w:hAnsi="Times New Roman" w:cs="Times New Roman"/>
        </w:rPr>
        <w:t>ing</w:t>
      </w:r>
      <w:r>
        <w:rPr>
          <w:rFonts w:ascii="Times New Roman" w:hAnsi="Times New Roman" w:cs="Times New Roman"/>
        </w:rPr>
        <w:t xml:space="preserve"> repeat</w:t>
      </w:r>
      <w:r w:rsidR="00F458FC">
        <w:rPr>
          <w:rFonts w:ascii="Times New Roman" w:hAnsi="Times New Roman" w:cs="Times New Roman"/>
        </w:rPr>
        <w:t>ed</w:t>
      </w:r>
      <w:r>
        <w:rPr>
          <w:rFonts w:ascii="Times New Roman" w:hAnsi="Times New Roman" w:cs="Times New Roman"/>
        </w:rPr>
        <w:t xml:space="preserve"> activation of stress pathways</w:t>
      </w:r>
      <w:r w:rsidR="00EB4974">
        <w:rPr>
          <w:rFonts w:ascii="Times New Roman" w:hAnsi="Times New Roman" w:cs="Times New Roman"/>
        </w:rPr>
        <w:t xml:space="preserve">. </w:t>
      </w:r>
      <w:r>
        <w:rPr>
          <w:rFonts w:ascii="Times New Roman" w:hAnsi="Times New Roman" w:cs="Times New Roman"/>
        </w:rPr>
        <w:t>Such adaptations may involve changes in receptor expression, neurotransmitter release, or intracellular signalling pathways</w:t>
      </w:r>
      <w:r w:rsidR="0008289A">
        <w:rPr>
          <w:rFonts w:ascii="Times New Roman" w:hAnsi="Times New Roman" w:cs="Times New Roman"/>
        </w:rPr>
        <w:t xml:space="preserve"> </w:t>
      </w:r>
      <w:r w:rsidR="00C43DD9">
        <w:rPr>
          <w:rFonts w:ascii="Times New Roman" w:hAnsi="Times New Roman" w:cs="Times New Roman"/>
        </w:rPr>
        <w:t>(</w:t>
      </w:r>
      <w:r w:rsidR="00C43DD9" w:rsidRPr="00A606E0">
        <w:rPr>
          <w:rFonts w:ascii="Times New Roman" w:hAnsi="Times New Roman" w:cs="Times New Roman"/>
        </w:rPr>
        <w:t>dos-Santos</w:t>
      </w:r>
      <w:r w:rsidR="00C43DD9">
        <w:rPr>
          <w:rFonts w:ascii="Times New Roman" w:hAnsi="Times New Roman" w:cs="Times New Roman"/>
        </w:rPr>
        <w:t xml:space="preserve"> et al., 2023)</w:t>
      </w:r>
      <w:r>
        <w:rPr>
          <w:rFonts w:ascii="Times New Roman" w:hAnsi="Times New Roman" w:cs="Times New Roman"/>
        </w:rPr>
        <w:t xml:space="preserve">. </w:t>
      </w:r>
      <w:r w:rsidR="00E0373B">
        <w:rPr>
          <w:rFonts w:ascii="Times New Roman" w:hAnsi="Times New Roman" w:cs="Times New Roman"/>
        </w:rPr>
        <w:t xml:space="preserve">Sex differences in rodents are also present in the brain, with a lack of neuronal changes seen in </w:t>
      </w:r>
      <w:commentRangeStart w:id="17"/>
      <w:r w:rsidR="00E0373B">
        <w:rPr>
          <w:rFonts w:ascii="Times New Roman" w:hAnsi="Times New Roman" w:cs="Times New Roman"/>
        </w:rPr>
        <w:t xml:space="preserve">repeated restraint stress </w:t>
      </w:r>
      <w:r w:rsidR="00A71B16">
        <w:rPr>
          <w:rFonts w:ascii="Times New Roman" w:hAnsi="Times New Roman" w:cs="Times New Roman"/>
        </w:rPr>
        <w:t>models yet</w:t>
      </w:r>
      <w:r w:rsidR="00E0373B">
        <w:rPr>
          <w:rFonts w:ascii="Times New Roman" w:hAnsi="Times New Roman" w:cs="Times New Roman"/>
        </w:rPr>
        <w:t xml:space="preserve"> seen in males</w:t>
      </w:r>
      <w:commentRangeEnd w:id="17"/>
      <w:r w:rsidR="002626E2">
        <w:rPr>
          <w:rStyle w:val="CommentReference"/>
          <w:rFonts w:ascii="Times New Roman" w:hAnsi="Times New Roman" w:cs="Times New Roman"/>
          <w:sz w:val="24"/>
          <w:szCs w:val="24"/>
        </w:rPr>
        <w:commentReference w:id="17"/>
      </w:r>
      <w:r w:rsidR="00E0373B">
        <w:rPr>
          <w:rFonts w:ascii="Times New Roman" w:hAnsi="Times New Roman" w:cs="Times New Roman"/>
        </w:rPr>
        <w:t>. Despite measures of stress hormones indicating that the females were experiencing the stress to the same extent as males (</w:t>
      </w:r>
      <w:r w:rsidR="00E0373B" w:rsidRPr="00E0373B">
        <w:rPr>
          <w:rFonts w:ascii="Times New Roman" w:hAnsi="Times New Roman" w:cs="Times New Roman"/>
        </w:rPr>
        <w:t>McEwen</w:t>
      </w:r>
      <w:r w:rsidR="00CA2E14">
        <w:rPr>
          <w:rFonts w:ascii="Times New Roman" w:hAnsi="Times New Roman" w:cs="Times New Roman"/>
        </w:rPr>
        <w:t xml:space="preserve"> </w:t>
      </w:r>
      <w:r w:rsidR="00E0373B">
        <w:rPr>
          <w:rFonts w:ascii="Times New Roman" w:hAnsi="Times New Roman" w:cs="Times New Roman"/>
        </w:rPr>
        <w:t xml:space="preserve">et al., 2017). </w:t>
      </w:r>
      <w:r>
        <w:rPr>
          <w:rFonts w:ascii="Times New Roman" w:hAnsi="Times New Roman" w:cs="Times New Roman"/>
        </w:rPr>
        <w:t>The lack of significan</w:t>
      </w:r>
      <w:r w:rsidR="00E16A30">
        <w:rPr>
          <w:rFonts w:ascii="Times New Roman" w:hAnsi="Times New Roman" w:cs="Times New Roman"/>
        </w:rPr>
        <w:t>t</w:t>
      </w:r>
      <w:r>
        <w:rPr>
          <w:rFonts w:ascii="Times New Roman" w:hAnsi="Times New Roman" w:cs="Times New Roman"/>
        </w:rPr>
        <w:t xml:space="preserve"> </w:t>
      </w:r>
      <w:r w:rsidR="00E16A30">
        <w:rPr>
          <w:rFonts w:ascii="Times New Roman" w:hAnsi="Times New Roman" w:cs="Times New Roman"/>
        </w:rPr>
        <w:t>synaptic</w:t>
      </w:r>
      <w:r>
        <w:rPr>
          <w:rFonts w:ascii="Times New Roman" w:hAnsi="Times New Roman" w:cs="Times New Roman"/>
        </w:rPr>
        <w:t xml:space="preserve"> plasticity after repeated restraint stress may suggest that DMH </w:t>
      </w:r>
      <w:r w:rsidR="00EF1CDE">
        <w:rPr>
          <w:rFonts w:ascii="Times New Roman" w:hAnsi="Times New Roman" w:cs="Times New Roman"/>
        </w:rPr>
        <w:t>glutamatergic synapses</w:t>
      </w:r>
      <w:r>
        <w:rPr>
          <w:rFonts w:ascii="Times New Roman" w:hAnsi="Times New Roman" w:cs="Times New Roman"/>
        </w:rPr>
        <w:t xml:space="preserve"> undergo </w:t>
      </w:r>
      <w:r w:rsidR="00872905">
        <w:rPr>
          <w:rFonts w:ascii="Times New Roman" w:hAnsi="Times New Roman" w:cs="Times New Roman"/>
        </w:rPr>
        <w:t>compensatory</w:t>
      </w:r>
      <w:r>
        <w:rPr>
          <w:rFonts w:ascii="Times New Roman" w:hAnsi="Times New Roman" w:cs="Times New Roman"/>
        </w:rPr>
        <w:t xml:space="preserve"> adjustments that stabilize synaptic function after repeated stress exposure</w:t>
      </w:r>
      <w:r w:rsidR="002655BE">
        <w:rPr>
          <w:rFonts w:ascii="Times New Roman" w:hAnsi="Times New Roman" w:cs="Times New Roman"/>
        </w:rPr>
        <w:t>.</w:t>
      </w:r>
    </w:p>
    <w:p w14:paraId="4FABB9E3" w14:textId="77777777" w:rsidR="00432618" w:rsidRPr="00432618" w:rsidRDefault="00432618" w:rsidP="0017256B">
      <w:pPr>
        <w:spacing w:line="360" w:lineRule="auto"/>
        <w:rPr>
          <w:rFonts w:ascii="Times New Roman" w:hAnsi="Times New Roman" w:cs="Times New Roman"/>
        </w:rPr>
      </w:pPr>
    </w:p>
    <w:p w14:paraId="09D49D6F" w14:textId="60B2D826"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What is the mechanism?</w:t>
      </w:r>
    </w:p>
    <w:p w14:paraId="0E1A5AA2" w14:textId="45717E95" w:rsidR="00E75C60" w:rsidRDefault="001F16CE" w:rsidP="0017256B">
      <w:pPr>
        <w:spacing w:line="360" w:lineRule="auto"/>
        <w:rPr>
          <w:rFonts w:ascii="Times New Roman" w:hAnsi="Times New Roman" w:cs="Times New Roman"/>
        </w:rPr>
      </w:pPr>
      <w:r>
        <w:rPr>
          <w:rFonts w:ascii="Times New Roman" w:hAnsi="Times New Roman" w:cs="Times New Roman"/>
        </w:rPr>
        <w:t xml:space="preserve">The </w:t>
      </w:r>
      <w:r w:rsidR="00035840">
        <w:rPr>
          <w:rFonts w:ascii="Times New Roman" w:hAnsi="Times New Roman" w:cs="Times New Roman"/>
        </w:rPr>
        <w:t>present findings</w:t>
      </w:r>
      <w:r>
        <w:rPr>
          <w:rFonts w:ascii="Times New Roman" w:hAnsi="Times New Roman" w:cs="Times New Roman"/>
        </w:rPr>
        <w:t xml:space="preserve"> strongly implicate the </w:t>
      </w:r>
      <w:r w:rsidR="005D5F9B">
        <w:rPr>
          <w:rFonts w:ascii="Times New Roman" w:hAnsi="Times New Roman" w:cs="Times New Roman"/>
        </w:rPr>
        <w:t>endocannabinoid</w:t>
      </w:r>
      <w:r>
        <w:rPr>
          <w:rFonts w:ascii="Times New Roman" w:hAnsi="Times New Roman" w:cs="Times New Roman"/>
        </w:rPr>
        <w:t xml:space="preserve"> system in mediating stress</w:t>
      </w:r>
      <w:r w:rsidR="00CE6BC0">
        <w:rPr>
          <w:rFonts w:ascii="Times New Roman" w:hAnsi="Times New Roman" w:cs="Times New Roman"/>
        </w:rPr>
        <w:t>-</w:t>
      </w:r>
      <w:r>
        <w:rPr>
          <w:rFonts w:ascii="Times New Roman" w:hAnsi="Times New Roman" w:cs="Times New Roman"/>
        </w:rPr>
        <w:t>induced plasticity of the DMH. Blockage of CB1</w:t>
      </w:r>
      <w:r w:rsidR="008629B2">
        <w:rPr>
          <w:rFonts w:ascii="Times New Roman" w:hAnsi="Times New Roman" w:cs="Times New Roman"/>
        </w:rPr>
        <w:t xml:space="preserve"> receptors</w:t>
      </w:r>
      <w:r>
        <w:rPr>
          <w:rFonts w:ascii="Times New Roman" w:hAnsi="Times New Roman" w:cs="Times New Roman"/>
        </w:rPr>
        <w:t xml:space="preserve"> with </w:t>
      </w:r>
      <w:del w:id="18" w:author="Karen Crosby" w:date="2026-03-30T09:44:00Z" w16du:dateUtc="2026-03-30T12:44:00Z">
        <w:r w:rsidDel="002626E2">
          <w:rPr>
            <w:rFonts w:ascii="Times New Roman" w:hAnsi="Times New Roman" w:cs="Times New Roman"/>
          </w:rPr>
          <w:delText xml:space="preserve">5µM of </w:delText>
        </w:r>
      </w:del>
      <w:r>
        <w:rPr>
          <w:rFonts w:ascii="Times New Roman" w:hAnsi="Times New Roman" w:cs="Times New Roman"/>
        </w:rPr>
        <w:t xml:space="preserve">AM251, an inverse agonist, prevented the LTD normally observed in acutely stressed animals and eliminated the associated increase in PPR. These findings indicate that activation of presynaptic </w:t>
      </w:r>
      <w:r w:rsidR="003F101B">
        <w:rPr>
          <w:rFonts w:ascii="Times New Roman" w:hAnsi="Times New Roman" w:cs="Times New Roman"/>
        </w:rPr>
        <w:t>CB1</w:t>
      </w:r>
      <w:r w:rsidR="008629B2">
        <w:rPr>
          <w:rFonts w:ascii="Times New Roman" w:hAnsi="Times New Roman" w:cs="Times New Roman"/>
        </w:rPr>
        <w:t xml:space="preserve"> receptors</w:t>
      </w:r>
      <w:r>
        <w:rPr>
          <w:rFonts w:ascii="Times New Roman" w:hAnsi="Times New Roman" w:cs="Times New Roman"/>
        </w:rPr>
        <w:t xml:space="preserve"> is required for the </w:t>
      </w:r>
      <w:r w:rsidRPr="00E75C60">
        <w:rPr>
          <w:rFonts w:ascii="Times New Roman" w:hAnsi="Times New Roman" w:cs="Times New Roman"/>
        </w:rPr>
        <w:t>induction or maintenance of stress</w:t>
      </w:r>
      <w:r w:rsidR="00CE6BC0">
        <w:rPr>
          <w:rFonts w:ascii="Times New Roman" w:hAnsi="Times New Roman" w:cs="Times New Roman"/>
        </w:rPr>
        <w:t>-i</w:t>
      </w:r>
      <w:r w:rsidRPr="00E75C60">
        <w:rPr>
          <w:rFonts w:ascii="Times New Roman" w:hAnsi="Times New Roman" w:cs="Times New Roman"/>
        </w:rPr>
        <w:t>nduced</w:t>
      </w:r>
      <w:r>
        <w:rPr>
          <w:rFonts w:ascii="Times New Roman" w:hAnsi="Times New Roman" w:cs="Times New Roman"/>
        </w:rPr>
        <w:t xml:space="preserve"> LTD at </w:t>
      </w:r>
      <w:r w:rsidR="003F101B">
        <w:rPr>
          <w:rFonts w:ascii="Times New Roman" w:hAnsi="Times New Roman" w:cs="Times New Roman"/>
        </w:rPr>
        <w:t>glutamatergic</w:t>
      </w:r>
      <w:r>
        <w:rPr>
          <w:rFonts w:ascii="Times New Roman" w:hAnsi="Times New Roman" w:cs="Times New Roman"/>
        </w:rPr>
        <w:t xml:space="preserve"> </w:t>
      </w:r>
      <w:r w:rsidR="003F101B">
        <w:rPr>
          <w:rFonts w:ascii="Times New Roman" w:hAnsi="Times New Roman" w:cs="Times New Roman"/>
        </w:rPr>
        <w:t>synapses</w:t>
      </w:r>
      <w:r>
        <w:rPr>
          <w:rFonts w:ascii="Times New Roman" w:hAnsi="Times New Roman" w:cs="Times New Roman"/>
        </w:rPr>
        <w:t xml:space="preserve">. </w:t>
      </w:r>
    </w:p>
    <w:p w14:paraId="2492A3FD" w14:textId="43398921" w:rsidR="00E75C60" w:rsidRDefault="001F16CE" w:rsidP="0017256B">
      <w:pPr>
        <w:spacing w:line="360" w:lineRule="auto"/>
        <w:rPr>
          <w:rFonts w:ascii="Times New Roman" w:hAnsi="Times New Roman" w:cs="Times New Roman"/>
        </w:rPr>
      </w:pPr>
      <w:r>
        <w:rPr>
          <w:rFonts w:ascii="Times New Roman" w:hAnsi="Times New Roman" w:cs="Times New Roman"/>
        </w:rPr>
        <w:t xml:space="preserve">Endocannabinoids function as retrograde signalling molecules that are synthesized in postsynaptic neurons </w:t>
      </w:r>
      <w:r w:rsidR="00A77F1E">
        <w:rPr>
          <w:rFonts w:ascii="Times New Roman" w:hAnsi="Times New Roman" w:cs="Times New Roman"/>
        </w:rPr>
        <w:t>and</w:t>
      </w:r>
      <w:r>
        <w:rPr>
          <w:rFonts w:ascii="Times New Roman" w:hAnsi="Times New Roman" w:cs="Times New Roman"/>
        </w:rPr>
        <w:t xml:space="preserve"> released in </w:t>
      </w:r>
      <w:r w:rsidR="00A77F1E">
        <w:rPr>
          <w:rFonts w:ascii="Times New Roman" w:hAnsi="Times New Roman" w:cs="Times New Roman"/>
        </w:rPr>
        <w:t>response</w:t>
      </w:r>
      <w:r>
        <w:rPr>
          <w:rFonts w:ascii="Times New Roman" w:hAnsi="Times New Roman" w:cs="Times New Roman"/>
        </w:rPr>
        <w:t xml:space="preserve"> to increased intracellular</w:t>
      </w:r>
      <w:r w:rsidR="00CE6BC0">
        <w:rPr>
          <w:rFonts w:ascii="Times New Roman" w:hAnsi="Times New Roman" w:cs="Times New Roman"/>
        </w:rPr>
        <w:t xml:space="preserve"> </w:t>
      </w:r>
      <w:r>
        <w:rPr>
          <w:rFonts w:ascii="Times New Roman" w:hAnsi="Times New Roman" w:cs="Times New Roman"/>
        </w:rPr>
        <w:t xml:space="preserve">calcium or activation of </w:t>
      </w:r>
      <w:r w:rsidR="003F101B">
        <w:rPr>
          <w:rFonts w:ascii="Times New Roman" w:hAnsi="Times New Roman" w:cs="Times New Roman"/>
        </w:rPr>
        <w:t>metabotropic</w:t>
      </w:r>
      <w:r>
        <w:rPr>
          <w:rFonts w:ascii="Times New Roman" w:hAnsi="Times New Roman" w:cs="Times New Roman"/>
        </w:rPr>
        <w:t xml:space="preserve"> receptors. Once released, </w:t>
      </w:r>
      <w:r w:rsidR="00487BCD">
        <w:rPr>
          <w:rFonts w:ascii="Times New Roman" w:hAnsi="Times New Roman" w:cs="Times New Roman"/>
        </w:rPr>
        <w:t>endo</w:t>
      </w:r>
      <w:r>
        <w:rPr>
          <w:rFonts w:ascii="Times New Roman" w:hAnsi="Times New Roman" w:cs="Times New Roman"/>
        </w:rPr>
        <w:t>cannabinoid</w:t>
      </w:r>
      <w:r w:rsidR="00487BCD">
        <w:rPr>
          <w:rFonts w:ascii="Times New Roman" w:hAnsi="Times New Roman" w:cs="Times New Roman"/>
        </w:rPr>
        <w:t>s</w:t>
      </w:r>
      <w:r>
        <w:rPr>
          <w:rFonts w:ascii="Times New Roman" w:hAnsi="Times New Roman" w:cs="Times New Roman"/>
        </w:rPr>
        <w:t xml:space="preserve"> diffuse across the synaptic cleft and bind to CB1</w:t>
      </w:r>
      <w:r w:rsidR="008629B2">
        <w:rPr>
          <w:rFonts w:ascii="Times New Roman" w:hAnsi="Times New Roman" w:cs="Times New Roman"/>
        </w:rPr>
        <w:t xml:space="preserve"> receptors</w:t>
      </w:r>
      <w:r>
        <w:rPr>
          <w:rFonts w:ascii="Times New Roman" w:hAnsi="Times New Roman" w:cs="Times New Roman"/>
        </w:rPr>
        <w:t xml:space="preserve"> located on presynaptic terminals. Activation of these receptors inhibits </w:t>
      </w:r>
      <w:r w:rsidR="00487BCD">
        <w:rPr>
          <w:rFonts w:ascii="Times New Roman" w:hAnsi="Times New Roman" w:cs="Times New Roman"/>
        </w:rPr>
        <w:t>adenylate</w:t>
      </w:r>
      <w:r>
        <w:rPr>
          <w:rFonts w:ascii="Times New Roman" w:hAnsi="Times New Roman" w:cs="Times New Roman"/>
        </w:rPr>
        <w:t xml:space="preserve"> </w:t>
      </w:r>
      <w:r w:rsidR="00487BCD">
        <w:rPr>
          <w:rFonts w:ascii="Times New Roman" w:hAnsi="Times New Roman" w:cs="Times New Roman"/>
        </w:rPr>
        <w:t>cyclase</w:t>
      </w:r>
      <w:r>
        <w:rPr>
          <w:rFonts w:ascii="Times New Roman" w:hAnsi="Times New Roman" w:cs="Times New Roman"/>
        </w:rPr>
        <w:t xml:space="preserve"> activity and suppresses </w:t>
      </w:r>
      <w:r w:rsidR="00F419A8">
        <w:rPr>
          <w:rFonts w:ascii="Times New Roman" w:hAnsi="Times New Roman" w:cs="Times New Roman"/>
        </w:rPr>
        <w:t xml:space="preserve">presynaptic </w:t>
      </w:r>
      <w:r>
        <w:rPr>
          <w:rFonts w:ascii="Times New Roman" w:hAnsi="Times New Roman" w:cs="Times New Roman"/>
        </w:rPr>
        <w:t>voltage</w:t>
      </w:r>
      <w:r w:rsidR="00487BCD">
        <w:rPr>
          <w:rFonts w:ascii="Times New Roman" w:hAnsi="Times New Roman" w:cs="Times New Roman"/>
        </w:rPr>
        <w:t>-</w:t>
      </w:r>
      <w:r>
        <w:rPr>
          <w:rFonts w:ascii="Times New Roman" w:hAnsi="Times New Roman" w:cs="Times New Roman"/>
        </w:rPr>
        <w:t xml:space="preserve">gated calcium channels, ultimately reducing </w:t>
      </w:r>
      <w:r w:rsidR="00F419A8">
        <w:rPr>
          <w:rFonts w:ascii="Times New Roman" w:hAnsi="Times New Roman" w:cs="Times New Roman"/>
        </w:rPr>
        <w:t>calcium dependent glutamate</w:t>
      </w:r>
      <w:r>
        <w:rPr>
          <w:rFonts w:ascii="Times New Roman" w:hAnsi="Times New Roman" w:cs="Times New Roman"/>
        </w:rPr>
        <w:t xml:space="preserve"> release</w:t>
      </w:r>
      <w:r w:rsidR="00F419A8">
        <w:rPr>
          <w:rFonts w:ascii="Times New Roman" w:hAnsi="Times New Roman" w:cs="Times New Roman"/>
        </w:rPr>
        <w:t xml:space="preserve"> from presynaptic terminals</w:t>
      </w:r>
      <w:r>
        <w:rPr>
          <w:rFonts w:ascii="Times New Roman" w:hAnsi="Times New Roman" w:cs="Times New Roman"/>
        </w:rPr>
        <w:t xml:space="preserve"> (</w:t>
      </w:r>
      <w:r w:rsidRPr="005F3621">
        <w:rPr>
          <w:rFonts w:ascii="Times New Roman" w:hAnsi="Times New Roman" w:cs="Times New Roman"/>
        </w:rPr>
        <w:t>Crosby and Bains, 2012).</w:t>
      </w:r>
      <w:r w:rsidR="00E423E2">
        <w:rPr>
          <w:rFonts w:ascii="Times New Roman" w:hAnsi="Times New Roman" w:cs="Times New Roman"/>
        </w:rPr>
        <w:t xml:space="preserve"> </w:t>
      </w:r>
    </w:p>
    <w:p w14:paraId="5C9602E8" w14:textId="10D1BF9C" w:rsidR="00E75C60" w:rsidRDefault="00E423E2" w:rsidP="0017256B">
      <w:pPr>
        <w:spacing w:line="360" w:lineRule="auto"/>
        <w:rPr>
          <w:rFonts w:ascii="Times New Roman" w:hAnsi="Times New Roman" w:cs="Times New Roman"/>
        </w:rPr>
      </w:pPr>
      <w:r>
        <w:rPr>
          <w:rFonts w:ascii="Times New Roman" w:hAnsi="Times New Roman" w:cs="Times New Roman"/>
        </w:rPr>
        <w:t xml:space="preserve">Endocrine signalling is closely linked to glucocorticoid feedback regulation of the HPA axis. Following acute stress, glucocorticoids can stimulate the synthesis of </w:t>
      </w:r>
      <w:r w:rsidRPr="00F03C34">
        <w:rPr>
          <w:rFonts w:ascii="Times New Roman" w:hAnsi="Times New Roman" w:cs="Times New Roman"/>
        </w:rPr>
        <w:t>endocannabinoids, such as 2-Arachidonoylglycerol (2-AG)</w:t>
      </w:r>
      <w:r w:rsidR="00F90BE6" w:rsidRPr="00F03C34">
        <w:rPr>
          <w:rFonts w:ascii="Times New Roman" w:hAnsi="Times New Roman" w:cs="Times New Roman"/>
        </w:rPr>
        <w:t xml:space="preserve">, which acts to suppress excitatory </w:t>
      </w:r>
      <w:r w:rsidR="0070362A" w:rsidRPr="00F03C34">
        <w:rPr>
          <w:rFonts w:ascii="Times New Roman" w:hAnsi="Times New Roman" w:cs="Times New Roman"/>
        </w:rPr>
        <w:t>synaptic</w:t>
      </w:r>
      <w:r w:rsidR="00F90BE6" w:rsidRPr="00F03C34">
        <w:rPr>
          <w:rFonts w:ascii="Times New Roman" w:hAnsi="Times New Roman" w:cs="Times New Roman"/>
        </w:rPr>
        <w:t xml:space="preserve"> input onto neurons involved in the stress response (Levy and Tasker, </w:t>
      </w:r>
      <w:r w:rsidR="00F90BE6" w:rsidRPr="00F03C34">
        <w:rPr>
          <w:rFonts w:ascii="Times New Roman" w:hAnsi="Times New Roman" w:cs="Times New Roman"/>
        </w:rPr>
        <w:lastRenderedPageBreak/>
        <w:t xml:space="preserve">2012). </w:t>
      </w:r>
      <w:r w:rsidR="00EE7C88" w:rsidRPr="00F03C34">
        <w:rPr>
          <w:rFonts w:ascii="Times New Roman" w:hAnsi="Times New Roman" w:cs="Times New Roman"/>
        </w:rPr>
        <w:t>This</w:t>
      </w:r>
      <w:r w:rsidR="00EE7C88">
        <w:rPr>
          <w:rFonts w:ascii="Times New Roman" w:hAnsi="Times New Roman" w:cs="Times New Roman"/>
        </w:rPr>
        <w:t xml:space="preserve"> mechanism serves as an important </w:t>
      </w:r>
      <w:r w:rsidR="00865D5F">
        <w:rPr>
          <w:rFonts w:ascii="Times New Roman" w:hAnsi="Times New Roman" w:cs="Times New Roman"/>
        </w:rPr>
        <w:t>regulator</w:t>
      </w:r>
      <w:r w:rsidR="00EE7C88">
        <w:rPr>
          <w:rFonts w:ascii="Times New Roman" w:hAnsi="Times New Roman" w:cs="Times New Roman"/>
        </w:rPr>
        <w:t xml:space="preserve"> of </w:t>
      </w:r>
      <w:r w:rsidR="00970B16">
        <w:rPr>
          <w:rFonts w:ascii="Times New Roman" w:hAnsi="Times New Roman" w:cs="Times New Roman"/>
        </w:rPr>
        <w:t>excessive</w:t>
      </w:r>
      <w:r w:rsidR="00EE7C88">
        <w:rPr>
          <w:rFonts w:ascii="Times New Roman" w:hAnsi="Times New Roman" w:cs="Times New Roman"/>
        </w:rPr>
        <w:t xml:space="preserve"> activation of stress </w:t>
      </w:r>
      <w:r w:rsidR="00E35CFD">
        <w:rPr>
          <w:rFonts w:ascii="Times New Roman" w:hAnsi="Times New Roman" w:cs="Times New Roman"/>
        </w:rPr>
        <w:t>responses</w:t>
      </w:r>
      <w:r w:rsidR="00EE7C88">
        <w:rPr>
          <w:rFonts w:ascii="Times New Roman" w:hAnsi="Times New Roman" w:cs="Times New Roman"/>
        </w:rPr>
        <w:t>.</w:t>
      </w:r>
      <w:r w:rsidR="00AF68B6">
        <w:rPr>
          <w:rFonts w:ascii="Times New Roman" w:hAnsi="Times New Roman" w:cs="Times New Roman"/>
        </w:rPr>
        <w:t xml:space="preserve"> </w:t>
      </w:r>
      <w:r w:rsidR="0024477F">
        <w:rPr>
          <w:rFonts w:ascii="Times New Roman" w:hAnsi="Times New Roman" w:cs="Times New Roman"/>
        </w:rPr>
        <w:t xml:space="preserve">Acute stress may elevate glucocorticoid levels, which in </w:t>
      </w:r>
      <w:r w:rsidR="0085386E">
        <w:rPr>
          <w:rFonts w:ascii="Times New Roman" w:hAnsi="Times New Roman" w:cs="Times New Roman"/>
        </w:rPr>
        <w:t>turn</w:t>
      </w:r>
      <w:r w:rsidR="0024477F">
        <w:rPr>
          <w:rFonts w:ascii="Times New Roman" w:hAnsi="Times New Roman" w:cs="Times New Roman"/>
        </w:rPr>
        <w:t xml:space="preserve"> stimulate endocannabinoid production in DMH neurons. When synapses are subsequently </w:t>
      </w:r>
      <w:r w:rsidR="00136E94">
        <w:rPr>
          <w:rFonts w:ascii="Times New Roman" w:hAnsi="Times New Roman" w:cs="Times New Roman"/>
        </w:rPr>
        <w:t>stimulated</w:t>
      </w:r>
      <w:r w:rsidR="0024477F">
        <w:rPr>
          <w:rFonts w:ascii="Times New Roman" w:hAnsi="Times New Roman" w:cs="Times New Roman"/>
        </w:rPr>
        <w:t xml:space="preserve"> by HFS, endocannabinoids could be release</w:t>
      </w:r>
      <w:r w:rsidR="00C12E37">
        <w:rPr>
          <w:rFonts w:ascii="Times New Roman" w:hAnsi="Times New Roman" w:cs="Times New Roman"/>
        </w:rPr>
        <w:t>d</w:t>
      </w:r>
      <w:r w:rsidR="0024477F">
        <w:rPr>
          <w:rFonts w:ascii="Times New Roman" w:hAnsi="Times New Roman" w:cs="Times New Roman"/>
        </w:rPr>
        <w:t xml:space="preserve"> from postsynaptic neurons and act on presynaptic CB1</w:t>
      </w:r>
      <w:r w:rsidR="008629B2">
        <w:rPr>
          <w:rFonts w:ascii="Times New Roman" w:hAnsi="Times New Roman" w:cs="Times New Roman"/>
        </w:rPr>
        <w:t xml:space="preserve"> receptors</w:t>
      </w:r>
      <w:r w:rsidR="0024477F">
        <w:rPr>
          <w:rFonts w:ascii="Times New Roman" w:hAnsi="Times New Roman" w:cs="Times New Roman"/>
        </w:rPr>
        <w:t xml:space="preserve"> to reduce glutamate release, resulting in LTD. The increase in PPR observed after LTD supports this, as CB1</w:t>
      </w:r>
      <w:r w:rsidR="008629B2">
        <w:rPr>
          <w:rFonts w:ascii="Times New Roman" w:hAnsi="Times New Roman" w:cs="Times New Roman"/>
        </w:rPr>
        <w:t xml:space="preserve"> receptor</w:t>
      </w:r>
      <w:r w:rsidR="0024477F">
        <w:rPr>
          <w:rFonts w:ascii="Times New Roman" w:hAnsi="Times New Roman" w:cs="Times New Roman"/>
        </w:rPr>
        <w:t>-mediated suppression of neurotransmitter release would be expected to increase PPR.</w:t>
      </w:r>
      <w:r w:rsidR="00A6314A">
        <w:rPr>
          <w:rFonts w:ascii="Times New Roman" w:hAnsi="Times New Roman" w:cs="Times New Roman"/>
        </w:rPr>
        <w:t xml:space="preserve"> </w:t>
      </w:r>
    </w:p>
    <w:p w14:paraId="613A27B3" w14:textId="64D2FC88" w:rsidR="00432618" w:rsidRDefault="00A6314A" w:rsidP="0017256B">
      <w:pPr>
        <w:spacing w:line="360" w:lineRule="auto"/>
        <w:rPr>
          <w:rFonts w:ascii="Times New Roman" w:hAnsi="Times New Roman" w:cs="Times New Roman"/>
        </w:rPr>
      </w:pPr>
      <w:r>
        <w:rPr>
          <w:rFonts w:ascii="Times New Roman" w:hAnsi="Times New Roman" w:cs="Times New Roman"/>
        </w:rPr>
        <w:t xml:space="preserve">Variance analyses performed in this study did not </w:t>
      </w:r>
      <w:r w:rsidR="00CE6BC0">
        <w:rPr>
          <w:rFonts w:ascii="Times New Roman" w:hAnsi="Times New Roman" w:cs="Times New Roman"/>
        </w:rPr>
        <w:t>detect</w:t>
      </w:r>
      <w:r>
        <w:rPr>
          <w:rFonts w:ascii="Times New Roman" w:hAnsi="Times New Roman" w:cs="Times New Roman"/>
        </w:rPr>
        <w:t xml:space="preserve"> significant changes in parameters associated with release probability or quantal size. </w:t>
      </w:r>
      <w:commentRangeStart w:id="19"/>
      <w:r w:rsidR="00A54D20">
        <w:rPr>
          <w:rFonts w:ascii="Times New Roman" w:hAnsi="Times New Roman" w:cs="Times New Roman"/>
        </w:rPr>
        <w:t>These findings are consistent with previous observation</w:t>
      </w:r>
      <w:r w:rsidR="00C12E37">
        <w:rPr>
          <w:rFonts w:ascii="Times New Roman" w:hAnsi="Times New Roman" w:cs="Times New Roman"/>
        </w:rPr>
        <w:t>s</w:t>
      </w:r>
      <w:r w:rsidR="00A54D20">
        <w:rPr>
          <w:rFonts w:ascii="Times New Roman" w:hAnsi="Times New Roman" w:cs="Times New Roman"/>
        </w:rPr>
        <w:t xml:space="preserve"> in hypothalamic circuits showing that stress-induced suppression of glutamatergic transmission can be mediated by endocannabinoid signalling</w:t>
      </w:r>
      <w:commentRangeEnd w:id="19"/>
      <w:r w:rsidR="002626E2">
        <w:rPr>
          <w:rStyle w:val="CommentReference"/>
          <w:rFonts w:ascii="Times New Roman" w:hAnsi="Times New Roman" w:cs="Times New Roman"/>
          <w:sz w:val="24"/>
          <w:szCs w:val="24"/>
        </w:rPr>
        <w:commentReference w:id="19"/>
      </w:r>
      <w:r w:rsidR="00A54D20">
        <w:rPr>
          <w:rFonts w:ascii="Times New Roman" w:hAnsi="Times New Roman" w:cs="Times New Roman"/>
        </w:rPr>
        <w:t xml:space="preserve">. In PVN neurons, the long-term decrease in excitatory mEPSC frequency following stress hormone exposure was blocked by the CB1 </w:t>
      </w:r>
      <w:r w:rsidR="008629B2">
        <w:rPr>
          <w:rFonts w:ascii="Times New Roman" w:hAnsi="Times New Roman" w:cs="Times New Roman"/>
        </w:rPr>
        <w:t xml:space="preserve">receptor </w:t>
      </w:r>
      <w:r w:rsidR="00A54D20">
        <w:rPr>
          <w:rFonts w:ascii="Times New Roman" w:hAnsi="Times New Roman" w:cs="Times New Roman"/>
        </w:rPr>
        <w:t>antagonist AM251, indicating that CB1</w:t>
      </w:r>
      <w:r w:rsidR="008629B2">
        <w:rPr>
          <w:rFonts w:ascii="Times New Roman" w:hAnsi="Times New Roman" w:cs="Times New Roman"/>
        </w:rPr>
        <w:t xml:space="preserve"> receptor</w:t>
      </w:r>
      <w:r w:rsidR="00A54D20">
        <w:rPr>
          <w:rFonts w:ascii="Times New Roman" w:hAnsi="Times New Roman" w:cs="Times New Roman"/>
        </w:rPr>
        <w:t xml:space="preserve"> </w:t>
      </w:r>
      <w:r w:rsidR="00176BBD">
        <w:rPr>
          <w:rFonts w:ascii="Times New Roman" w:hAnsi="Times New Roman" w:cs="Times New Roman"/>
        </w:rPr>
        <w:t>signalling</w:t>
      </w:r>
      <w:r w:rsidR="00A54D20">
        <w:rPr>
          <w:rFonts w:ascii="Times New Roman" w:hAnsi="Times New Roman" w:cs="Times New Roman"/>
        </w:rPr>
        <w:t xml:space="preserve"> is necessary for this suppression of synaptic input (Boychuk, 2013). </w:t>
      </w:r>
      <w:r>
        <w:rPr>
          <w:rFonts w:ascii="Times New Roman" w:hAnsi="Times New Roman" w:cs="Times New Roman"/>
        </w:rPr>
        <w:t>Regardless, the blockage experiments provide strong evidence that CB1</w:t>
      </w:r>
      <w:r w:rsidR="008629B2">
        <w:rPr>
          <w:rFonts w:ascii="Times New Roman" w:hAnsi="Times New Roman" w:cs="Times New Roman"/>
        </w:rPr>
        <w:t xml:space="preserve"> receptor</w:t>
      </w:r>
      <w:r>
        <w:rPr>
          <w:rFonts w:ascii="Times New Roman" w:hAnsi="Times New Roman" w:cs="Times New Roman"/>
        </w:rPr>
        <w:t xml:space="preserve"> activation is required for the stress</w:t>
      </w:r>
      <w:r w:rsidR="00CE6BC0">
        <w:rPr>
          <w:rFonts w:ascii="Times New Roman" w:hAnsi="Times New Roman" w:cs="Times New Roman"/>
        </w:rPr>
        <w:t>-</w:t>
      </w:r>
      <w:r>
        <w:rPr>
          <w:rFonts w:ascii="Times New Roman" w:hAnsi="Times New Roman" w:cs="Times New Roman"/>
        </w:rPr>
        <w:t xml:space="preserve">induced LTD in the </w:t>
      </w:r>
      <w:commentRangeStart w:id="20"/>
      <w:r>
        <w:rPr>
          <w:rFonts w:ascii="Times New Roman" w:hAnsi="Times New Roman" w:cs="Times New Roman"/>
        </w:rPr>
        <w:t>DMH</w:t>
      </w:r>
      <w:commentRangeEnd w:id="20"/>
      <w:r w:rsidR="008E41E4">
        <w:rPr>
          <w:rStyle w:val="CommentReference"/>
          <w:rFonts w:ascii="Times New Roman" w:hAnsi="Times New Roman" w:cs="Times New Roman"/>
          <w:sz w:val="24"/>
          <w:szCs w:val="24"/>
        </w:rPr>
        <w:commentReference w:id="20"/>
      </w:r>
      <w:r>
        <w:rPr>
          <w:rFonts w:ascii="Times New Roman" w:hAnsi="Times New Roman" w:cs="Times New Roman"/>
        </w:rPr>
        <w:t>.</w:t>
      </w:r>
    </w:p>
    <w:p w14:paraId="5D54F5F2" w14:textId="77777777" w:rsidR="00AF68B6" w:rsidRDefault="00AF68B6" w:rsidP="0017256B">
      <w:pPr>
        <w:spacing w:line="360" w:lineRule="auto"/>
        <w:rPr>
          <w:rFonts w:ascii="Times New Roman" w:hAnsi="Times New Roman" w:cs="Times New Roman"/>
        </w:rPr>
      </w:pPr>
    </w:p>
    <w:p w14:paraId="1337D487" w14:textId="061EF94F" w:rsidR="00AF68B6" w:rsidRDefault="00AF68B6" w:rsidP="0017256B">
      <w:pPr>
        <w:spacing w:line="360" w:lineRule="auto"/>
        <w:rPr>
          <w:rFonts w:ascii="Times New Roman" w:hAnsi="Times New Roman" w:cs="Times New Roman"/>
        </w:rPr>
      </w:pPr>
      <w:r>
        <w:rPr>
          <w:rFonts w:ascii="Times New Roman" w:hAnsi="Times New Roman" w:cs="Times New Roman"/>
        </w:rPr>
        <w:t xml:space="preserve">The DMH is an important regulator of the stress response due to its role in projections to the </w:t>
      </w:r>
      <w:del w:id="21" w:author="Karen Crosby" w:date="2026-03-30T09:47:00Z" w16du:dateUtc="2026-03-30T12:47:00Z">
        <w:r w:rsidDel="008E41E4">
          <w:rPr>
            <w:rFonts w:ascii="Times New Roman" w:hAnsi="Times New Roman" w:cs="Times New Roman"/>
          </w:rPr>
          <w:delText>paraventricular nucleus (</w:delText>
        </w:r>
      </w:del>
      <w:r>
        <w:rPr>
          <w:rFonts w:ascii="Times New Roman" w:hAnsi="Times New Roman" w:cs="Times New Roman"/>
        </w:rPr>
        <w:t>PVN</w:t>
      </w:r>
      <w:del w:id="22" w:author="Karen Crosby" w:date="2026-03-30T09:47:00Z" w16du:dateUtc="2026-03-30T12:47:00Z">
        <w:r w:rsidDel="008E41E4">
          <w:rPr>
            <w:rFonts w:ascii="Times New Roman" w:hAnsi="Times New Roman" w:cs="Times New Roman"/>
          </w:rPr>
          <w:delText>)</w:delText>
        </w:r>
      </w:del>
      <w:r>
        <w:rPr>
          <w:rFonts w:ascii="Times New Roman" w:hAnsi="Times New Roman" w:cs="Times New Roman"/>
        </w:rPr>
        <w:t xml:space="preserve">. The DMH contains heterogenous populations of neurons that project to the PVN, including both glutamatergic and GABAergic neurons capable of modulating the activity of CRH neurons </w:t>
      </w:r>
      <w:r w:rsidRPr="00241BE1">
        <w:rPr>
          <w:rFonts w:ascii="Times New Roman" w:hAnsi="Times New Roman" w:cs="Times New Roman"/>
        </w:rPr>
        <w:t xml:space="preserve">(Myers </w:t>
      </w:r>
      <w:r w:rsidR="00F21506">
        <w:rPr>
          <w:rFonts w:ascii="Times New Roman" w:hAnsi="Times New Roman" w:cs="Times New Roman"/>
        </w:rPr>
        <w:t>et</w:t>
      </w:r>
      <w:r w:rsidRPr="00241BE1">
        <w:rPr>
          <w:rFonts w:ascii="Times New Roman" w:hAnsi="Times New Roman" w:cs="Times New Roman"/>
        </w:rPr>
        <w:t xml:space="preserve"> al., 2014; Bains </w:t>
      </w:r>
      <w:r w:rsidR="0042470A" w:rsidRPr="00241BE1">
        <w:rPr>
          <w:rFonts w:ascii="Times New Roman" w:hAnsi="Times New Roman" w:cs="Times New Roman"/>
        </w:rPr>
        <w:t>et</w:t>
      </w:r>
      <w:r w:rsidR="0042470A">
        <w:rPr>
          <w:rFonts w:ascii="Times New Roman" w:hAnsi="Times New Roman" w:cs="Times New Roman"/>
        </w:rPr>
        <w:t xml:space="preserve"> al., 2015</w:t>
      </w:r>
      <w:r>
        <w:rPr>
          <w:rFonts w:ascii="Times New Roman" w:hAnsi="Times New Roman" w:cs="Times New Roman"/>
        </w:rPr>
        <w:t xml:space="preserve">). Because the PVN </w:t>
      </w:r>
      <w:r w:rsidR="002E4F7B">
        <w:rPr>
          <w:rFonts w:ascii="Times New Roman" w:hAnsi="Times New Roman" w:cs="Times New Roman"/>
        </w:rPr>
        <w:t>is</w:t>
      </w:r>
      <w:r>
        <w:rPr>
          <w:rFonts w:ascii="Times New Roman" w:hAnsi="Times New Roman" w:cs="Times New Roman"/>
        </w:rPr>
        <w:t xml:space="preserve"> the primary </w:t>
      </w:r>
      <w:r w:rsidR="002E4F7B">
        <w:rPr>
          <w:rFonts w:ascii="Times New Roman" w:hAnsi="Times New Roman" w:cs="Times New Roman"/>
        </w:rPr>
        <w:t>hypothalamic</w:t>
      </w:r>
      <w:r>
        <w:rPr>
          <w:rFonts w:ascii="Times New Roman" w:hAnsi="Times New Roman" w:cs="Times New Roman"/>
        </w:rPr>
        <w:t xml:space="preserve"> </w:t>
      </w:r>
      <w:r w:rsidR="00C12E37">
        <w:rPr>
          <w:rFonts w:ascii="Times New Roman" w:hAnsi="Times New Roman" w:cs="Times New Roman"/>
        </w:rPr>
        <w:t>driver</w:t>
      </w:r>
      <w:r>
        <w:rPr>
          <w:rFonts w:ascii="Times New Roman" w:hAnsi="Times New Roman" w:cs="Times New Roman"/>
        </w:rPr>
        <w:t xml:space="preserve"> of HPA </w:t>
      </w:r>
      <w:r w:rsidR="002E4F7B">
        <w:rPr>
          <w:rFonts w:ascii="Times New Roman" w:hAnsi="Times New Roman" w:cs="Times New Roman"/>
        </w:rPr>
        <w:t xml:space="preserve">axis </w:t>
      </w:r>
      <w:r>
        <w:rPr>
          <w:rFonts w:ascii="Times New Roman" w:hAnsi="Times New Roman" w:cs="Times New Roman"/>
        </w:rPr>
        <w:t xml:space="preserve">activation, </w:t>
      </w:r>
      <w:r w:rsidR="002E4F7B">
        <w:rPr>
          <w:rFonts w:ascii="Times New Roman" w:hAnsi="Times New Roman" w:cs="Times New Roman"/>
        </w:rPr>
        <w:t>synaptic</w:t>
      </w:r>
      <w:r>
        <w:rPr>
          <w:rFonts w:ascii="Times New Roman" w:hAnsi="Times New Roman" w:cs="Times New Roman"/>
        </w:rPr>
        <w:t xml:space="preserve"> changes within the DMH have the </w:t>
      </w:r>
      <w:r w:rsidR="002E4F7B">
        <w:rPr>
          <w:rFonts w:ascii="Times New Roman" w:hAnsi="Times New Roman" w:cs="Times New Roman"/>
        </w:rPr>
        <w:t>potential</w:t>
      </w:r>
      <w:r>
        <w:rPr>
          <w:rFonts w:ascii="Times New Roman" w:hAnsi="Times New Roman" w:cs="Times New Roman"/>
        </w:rPr>
        <w:t xml:space="preserve"> </w:t>
      </w:r>
      <w:r w:rsidR="002E4F7B">
        <w:rPr>
          <w:rFonts w:ascii="Times New Roman" w:hAnsi="Times New Roman" w:cs="Times New Roman"/>
        </w:rPr>
        <w:t>to</w:t>
      </w:r>
      <w:r>
        <w:rPr>
          <w:rFonts w:ascii="Times New Roman" w:hAnsi="Times New Roman" w:cs="Times New Roman"/>
        </w:rPr>
        <w:t xml:space="preserve"> </w:t>
      </w:r>
      <w:r w:rsidR="002E4F7B">
        <w:rPr>
          <w:rFonts w:ascii="Times New Roman" w:hAnsi="Times New Roman" w:cs="Times New Roman"/>
        </w:rPr>
        <w:t>influence</w:t>
      </w:r>
      <w:r>
        <w:rPr>
          <w:rFonts w:ascii="Times New Roman" w:hAnsi="Times New Roman" w:cs="Times New Roman"/>
        </w:rPr>
        <w:t xml:space="preserve"> downstream stress hormone release</w:t>
      </w:r>
      <w:r w:rsidR="008B673B">
        <w:rPr>
          <w:rFonts w:ascii="Times New Roman" w:hAnsi="Times New Roman" w:cs="Times New Roman"/>
        </w:rPr>
        <w:t xml:space="preserve"> (</w:t>
      </w:r>
      <w:r w:rsidR="008B673B" w:rsidRPr="00D76BD4">
        <w:rPr>
          <w:rFonts w:ascii="Times New Roman" w:hAnsi="Times New Roman" w:cs="Times New Roman"/>
        </w:rPr>
        <w:t xml:space="preserve">Bains </w:t>
      </w:r>
      <w:r w:rsidR="00FA7CFC">
        <w:rPr>
          <w:rFonts w:ascii="Times New Roman" w:hAnsi="Times New Roman" w:cs="Times New Roman"/>
        </w:rPr>
        <w:t>et al., 2015</w:t>
      </w:r>
      <w:r w:rsidR="008B673B">
        <w:rPr>
          <w:rFonts w:ascii="Times New Roman" w:hAnsi="Times New Roman" w:cs="Times New Roman"/>
        </w:rPr>
        <w:t>)</w:t>
      </w:r>
      <w:r>
        <w:rPr>
          <w:rFonts w:ascii="Times New Roman" w:hAnsi="Times New Roman" w:cs="Times New Roman"/>
        </w:rPr>
        <w:t xml:space="preserve">. </w:t>
      </w:r>
      <w:r w:rsidR="00EE0772">
        <w:rPr>
          <w:rFonts w:ascii="Times New Roman" w:hAnsi="Times New Roman" w:cs="Times New Roman"/>
        </w:rPr>
        <w:t xml:space="preserve">These findings </w:t>
      </w:r>
      <w:r w:rsidR="00B2562D">
        <w:rPr>
          <w:rFonts w:ascii="Times New Roman" w:hAnsi="Times New Roman" w:cs="Times New Roman"/>
        </w:rPr>
        <w:t>suggest</w:t>
      </w:r>
      <w:r w:rsidR="00EE0772">
        <w:rPr>
          <w:rFonts w:ascii="Times New Roman" w:hAnsi="Times New Roman" w:cs="Times New Roman"/>
        </w:rPr>
        <w:t xml:space="preserve"> that</w:t>
      </w:r>
      <w:r>
        <w:rPr>
          <w:rFonts w:ascii="Times New Roman" w:hAnsi="Times New Roman" w:cs="Times New Roman"/>
        </w:rPr>
        <w:t xml:space="preserve"> acute stress </w:t>
      </w:r>
      <w:r w:rsidR="000277E0">
        <w:rPr>
          <w:rFonts w:ascii="Times New Roman" w:hAnsi="Times New Roman" w:cs="Times New Roman"/>
        </w:rPr>
        <w:t>reduces</w:t>
      </w:r>
      <w:r>
        <w:rPr>
          <w:rFonts w:ascii="Times New Roman" w:hAnsi="Times New Roman" w:cs="Times New Roman"/>
        </w:rPr>
        <w:t xml:space="preserve"> </w:t>
      </w:r>
      <w:r w:rsidR="006B6F65">
        <w:rPr>
          <w:rFonts w:ascii="Times New Roman" w:hAnsi="Times New Roman" w:cs="Times New Roman"/>
        </w:rPr>
        <w:t>excitatory input</w:t>
      </w:r>
      <w:r>
        <w:rPr>
          <w:rFonts w:ascii="Times New Roman" w:hAnsi="Times New Roman" w:cs="Times New Roman"/>
        </w:rPr>
        <w:t xml:space="preserve"> onto DMH neurons that normally </w:t>
      </w:r>
      <w:r w:rsidR="005F349C">
        <w:rPr>
          <w:rFonts w:ascii="Times New Roman" w:hAnsi="Times New Roman" w:cs="Times New Roman"/>
        </w:rPr>
        <w:t>inhibit PVN CRH neurons, regulating the HPA axis</w:t>
      </w:r>
      <w:r>
        <w:rPr>
          <w:rFonts w:ascii="Times New Roman" w:hAnsi="Times New Roman" w:cs="Times New Roman"/>
        </w:rPr>
        <w:t xml:space="preserve">. The DMH receives excitatory input from several brain regions involved in stress processing, including the prefrontal cortex, and activation of these inputs may normally recruit DMH circuits that help </w:t>
      </w:r>
      <w:r w:rsidR="00C12E37">
        <w:rPr>
          <w:rFonts w:ascii="Times New Roman" w:hAnsi="Times New Roman" w:cs="Times New Roman"/>
        </w:rPr>
        <w:t>regulate</w:t>
      </w:r>
      <w:r>
        <w:rPr>
          <w:rFonts w:ascii="Times New Roman" w:hAnsi="Times New Roman" w:cs="Times New Roman"/>
        </w:rPr>
        <w:t xml:space="preserve"> HPA axis activity. If the neurons recorded in the present study correspond to DMH neurons that inhibit PVN CRH neurons, a reduction </w:t>
      </w:r>
      <w:r w:rsidR="006B6F65">
        <w:rPr>
          <w:rFonts w:ascii="Times New Roman" w:hAnsi="Times New Roman" w:cs="Times New Roman"/>
        </w:rPr>
        <w:t xml:space="preserve">in glutamatergic </w:t>
      </w:r>
      <w:r>
        <w:rPr>
          <w:rFonts w:ascii="Times New Roman" w:hAnsi="Times New Roman" w:cs="Times New Roman"/>
        </w:rPr>
        <w:t>input through CB</w:t>
      </w:r>
      <w:r w:rsidR="006B6F65">
        <w:rPr>
          <w:rFonts w:ascii="Times New Roman" w:hAnsi="Times New Roman" w:cs="Times New Roman"/>
        </w:rPr>
        <w:t>1</w:t>
      </w:r>
      <w:r w:rsidR="008629B2">
        <w:rPr>
          <w:rFonts w:ascii="Times New Roman" w:hAnsi="Times New Roman" w:cs="Times New Roman"/>
        </w:rPr>
        <w:t xml:space="preserve"> receptor-</w:t>
      </w:r>
      <w:r>
        <w:rPr>
          <w:rFonts w:ascii="Times New Roman" w:hAnsi="Times New Roman" w:cs="Times New Roman"/>
        </w:rPr>
        <w:t xml:space="preserve">dependent LTD could </w:t>
      </w:r>
      <w:r>
        <w:rPr>
          <w:rFonts w:ascii="Times New Roman" w:hAnsi="Times New Roman" w:cs="Times New Roman"/>
        </w:rPr>
        <w:lastRenderedPageBreak/>
        <w:t xml:space="preserve">decrease the activity of these inhibitory neurons. This </w:t>
      </w:r>
      <w:r w:rsidR="00A567E7">
        <w:rPr>
          <w:rFonts w:ascii="Times New Roman" w:hAnsi="Times New Roman" w:cs="Times New Roman"/>
        </w:rPr>
        <w:t xml:space="preserve">could </w:t>
      </w:r>
      <w:r>
        <w:rPr>
          <w:rFonts w:ascii="Times New Roman" w:hAnsi="Times New Roman" w:cs="Times New Roman"/>
        </w:rPr>
        <w:t xml:space="preserve">reduce inhibitory output from the DMH to the PVN, </w:t>
      </w:r>
      <w:r w:rsidR="008F34D8">
        <w:rPr>
          <w:rFonts w:ascii="Times New Roman" w:hAnsi="Times New Roman" w:cs="Times New Roman"/>
        </w:rPr>
        <w:t>leading to</w:t>
      </w:r>
      <w:r>
        <w:rPr>
          <w:rFonts w:ascii="Times New Roman" w:hAnsi="Times New Roman" w:cs="Times New Roman"/>
        </w:rPr>
        <w:t xml:space="preserve"> disinhibition of CRH </w:t>
      </w:r>
      <w:r w:rsidRPr="00A71B16">
        <w:rPr>
          <w:rFonts w:ascii="Times New Roman" w:hAnsi="Times New Roman" w:cs="Times New Roman"/>
        </w:rPr>
        <w:t xml:space="preserve">neurons and potentially enhancing HPA activation during subsequent stress exposure. Such a mechanism could increase the sensitivity of hypothalamic stress circuits following an initial stressor. </w:t>
      </w:r>
      <w:r w:rsidR="00FE6368">
        <w:rPr>
          <w:rFonts w:ascii="Times New Roman" w:hAnsi="Times New Roman" w:cs="Times New Roman"/>
        </w:rPr>
        <w:t>Altered regulation of the HPA</w:t>
      </w:r>
      <w:ins w:id="23" w:author="Karen Crosby" w:date="2026-03-30T09:51:00Z" w16du:dateUtc="2026-03-30T12:51:00Z">
        <w:r w:rsidR="008E41E4">
          <w:rPr>
            <w:rFonts w:ascii="Times New Roman" w:hAnsi="Times New Roman" w:cs="Times New Roman"/>
          </w:rPr>
          <w:t xml:space="preserve"> axis</w:t>
        </w:r>
      </w:ins>
      <w:r w:rsidR="00FE6368">
        <w:rPr>
          <w:rFonts w:ascii="Times New Roman" w:hAnsi="Times New Roman" w:cs="Times New Roman"/>
        </w:rPr>
        <w:t xml:space="preserve"> is a key feature of stress-related disorders, and dysregulated feedback within hypothalamic circuits can contribute to prolonged or exaggerated stress responses (</w:t>
      </w:r>
      <w:r w:rsidR="00CA1007" w:rsidRPr="00DF4AB1">
        <w:rPr>
          <w:rFonts w:ascii="Times New Roman" w:hAnsi="Times New Roman" w:cs="Times New Roman"/>
        </w:rPr>
        <w:t>Moghaddam</w:t>
      </w:r>
      <w:r w:rsidR="00CA1007">
        <w:rPr>
          <w:rFonts w:ascii="Times New Roman" w:hAnsi="Times New Roman" w:cs="Times New Roman"/>
        </w:rPr>
        <w:t>, 2002</w:t>
      </w:r>
      <w:r w:rsidR="00FE6368">
        <w:rPr>
          <w:rFonts w:ascii="Times New Roman" w:hAnsi="Times New Roman" w:cs="Times New Roman"/>
        </w:rPr>
        <w:t xml:space="preserve">). </w:t>
      </w:r>
      <w:r w:rsidRPr="00A71B16">
        <w:rPr>
          <w:rFonts w:ascii="Times New Roman" w:hAnsi="Times New Roman" w:cs="Times New Roman"/>
        </w:rPr>
        <w:t>This is</w:t>
      </w:r>
      <w:r>
        <w:rPr>
          <w:rFonts w:ascii="Times New Roman" w:hAnsi="Times New Roman" w:cs="Times New Roman"/>
        </w:rPr>
        <w:t xml:space="preserve"> particularly interesting</w:t>
      </w:r>
      <w:r w:rsidR="0069506E">
        <w:rPr>
          <w:rFonts w:ascii="Times New Roman" w:hAnsi="Times New Roman" w:cs="Times New Roman"/>
        </w:rPr>
        <w:t xml:space="preserve"> g</w:t>
      </w:r>
      <w:r>
        <w:rPr>
          <w:rFonts w:ascii="Times New Roman" w:hAnsi="Times New Roman" w:cs="Times New Roman"/>
        </w:rPr>
        <w:t>iven that female</w:t>
      </w:r>
      <w:r w:rsidR="0069506E">
        <w:rPr>
          <w:rFonts w:ascii="Times New Roman" w:hAnsi="Times New Roman" w:cs="Times New Roman"/>
        </w:rPr>
        <w:t>s</w:t>
      </w:r>
      <w:r>
        <w:rPr>
          <w:rFonts w:ascii="Times New Roman" w:hAnsi="Times New Roman" w:cs="Times New Roman"/>
        </w:rPr>
        <w:t xml:space="preserve"> show increased vulnerability to </w:t>
      </w:r>
      <w:r w:rsidR="0069506E">
        <w:rPr>
          <w:rFonts w:ascii="Times New Roman" w:hAnsi="Times New Roman" w:cs="Times New Roman"/>
        </w:rPr>
        <w:t xml:space="preserve">development of </w:t>
      </w:r>
      <w:r>
        <w:rPr>
          <w:rFonts w:ascii="Times New Roman" w:hAnsi="Times New Roman" w:cs="Times New Roman"/>
        </w:rPr>
        <w:t xml:space="preserve">stress related disorders, such as PTSD, which are characterized by hyperarousal and </w:t>
      </w:r>
      <w:r w:rsidR="0069506E">
        <w:rPr>
          <w:rFonts w:ascii="Times New Roman" w:hAnsi="Times New Roman" w:cs="Times New Roman"/>
        </w:rPr>
        <w:t>dys</w:t>
      </w:r>
      <w:r>
        <w:rPr>
          <w:rFonts w:ascii="Times New Roman" w:hAnsi="Times New Roman" w:cs="Times New Roman"/>
        </w:rPr>
        <w:t xml:space="preserve">regulated stress responses. </w:t>
      </w:r>
      <w:r w:rsidR="003151AA">
        <w:rPr>
          <w:rFonts w:ascii="Times New Roman" w:hAnsi="Times New Roman" w:cs="Times New Roman"/>
        </w:rPr>
        <w:t>Neurobiological models of PTSD suggest that altered neural circuits and dysregulation of the HPA axis contribute to the heightening sensitivity to stress seen in this disorder (</w:t>
      </w:r>
      <w:r w:rsidR="00DF65D8" w:rsidRPr="00DF65D8">
        <w:rPr>
          <w:rFonts w:ascii="Times New Roman" w:hAnsi="Times New Roman" w:cs="Times New Roman"/>
        </w:rPr>
        <w:t>Olff</w:t>
      </w:r>
      <w:r w:rsidR="00DF65D8">
        <w:rPr>
          <w:rFonts w:ascii="Times New Roman" w:hAnsi="Times New Roman" w:cs="Times New Roman"/>
        </w:rPr>
        <w:t>, 2017</w:t>
      </w:r>
      <w:r w:rsidR="003151AA">
        <w:rPr>
          <w:rFonts w:ascii="Times New Roman" w:hAnsi="Times New Roman" w:cs="Times New Roman"/>
        </w:rPr>
        <w:t>). Because hypothalamic circuits coordinat</w:t>
      </w:r>
      <w:r w:rsidR="00CA1007">
        <w:rPr>
          <w:rFonts w:ascii="Times New Roman" w:hAnsi="Times New Roman" w:cs="Times New Roman"/>
        </w:rPr>
        <w:t>e</w:t>
      </w:r>
      <w:r w:rsidR="003151AA">
        <w:rPr>
          <w:rFonts w:ascii="Times New Roman" w:hAnsi="Times New Roman" w:cs="Times New Roman"/>
        </w:rPr>
        <w:t xml:space="preserve"> endocrine and autonomic responses</w:t>
      </w:r>
      <w:r w:rsidR="00CA1007">
        <w:rPr>
          <w:rFonts w:ascii="Times New Roman" w:hAnsi="Times New Roman" w:cs="Times New Roman"/>
        </w:rPr>
        <w:t xml:space="preserve"> to stress</w:t>
      </w:r>
      <w:r w:rsidR="003151AA">
        <w:rPr>
          <w:rFonts w:ascii="Times New Roman" w:hAnsi="Times New Roman" w:cs="Times New Roman"/>
        </w:rPr>
        <w:t xml:space="preserve">, synaptic plasticity within nuclei such as the DMH may contribute to long-lasting changes in stress reactivity that increase vulnerability to stress-related disorders. </w:t>
      </w:r>
      <w:r>
        <w:rPr>
          <w:rFonts w:ascii="Times New Roman" w:hAnsi="Times New Roman" w:cs="Times New Roman"/>
        </w:rPr>
        <w:t xml:space="preserve">Although the present </w:t>
      </w:r>
      <w:r w:rsidR="00F21506">
        <w:rPr>
          <w:rFonts w:ascii="Times New Roman" w:hAnsi="Times New Roman" w:cs="Times New Roman"/>
        </w:rPr>
        <w:t xml:space="preserve">study </w:t>
      </w:r>
      <w:r>
        <w:rPr>
          <w:rFonts w:ascii="Times New Roman" w:hAnsi="Times New Roman" w:cs="Times New Roman"/>
        </w:rPr>
        <w:t xml:space="preserve">did not directly identify the projection targets of recorded DMH </w:t>
      </w:r>
      <w:commentRangeStart w:id="24"/>
      <w:r>
        <w:rPr>
          <w:rFonts w:ascii="Times New Roman" w:hAnsi="Times New Roman" w:cs="Times New Roman"/>
        </w:rPr>
        <w:t>neurons</w:t>
      </w:r>
      <w:commentRangeEnd w:id="24"/>
      <w:r w:rsidR="008E41E4">
        <w:rPr>
          <w:rStyle w:val="CommentReference"/>
          <w:rFonts w:ascii="Times New Roman" w:hAnsi="Times New Roman" w:cs="Times New Roman"/>
          <w:sz w:val="24"/>
          <w:szCs w:val="24"/>
        </w:rPr>
        <w:commentReference w:id="24"/>
      </w:r>
      <w:r>
        <w:rPr>
          <w:rFonts w:ascii="Times New Roman" w:hAnsi="Times New Roman" w:cs="Times New Roman"/>
        </w:rPr>
        <w:t>, the observed stress</w:t>
      </w:r>
      <w:r w:rsidR="00CE6BC0">
        <w:rPr>
          <w:rFonts w:ascii="Times New Roman" w:hAnsi="Times New Roman" w:cs="Times New Roman"/>
        </w:rPr>
        <w:t>-</w:t>
      </w:r>
      <w:r>
        <w:rPr>
          <w:rFonts w:ascii="Times New Roman" w:hAnsi="Times New Roman" w:cs="Times New Roman"/>
        </w:rPr>
        <w:t>induced LTD suggests that acute stress can modify synaptic regulation within hypothalamic circuits that influence the activity of the H</w:t>
      </w:r>
      <w:r w:rsidR="0069506E">
        <w:rPr>
          <w:rFonts w:ascii="Times New Roman" w:hAnsi="Times New Roman" w:cs="Times New Roman"/>
        </w:rPr>
        <w:t>P</w:t>
      </w:r>
      <w:r>
        <w:rPr>
          <w:rFonts w:ascii="Times New Roman" w:hAnsi="Times New Roman" w:cs="Times New Roman"/>
        </w:rPr>
        <w:t>A axis.</w:t>
      </w:r>
    </w:p>
    <w:p w14:paraId="78BF5FDE" w14:textId="77777777" w:rsidR="00432618" w:rsidRPr="00432618" w:rsidRDefault="00432618" w:rsidP="0017256B">
      <w:pPr>
        <w:spacing w:line="360" w:lineRule="auto"/>
        <w:rPr>
          <w:rFonts w:ascii="Times New Roman" w:hAnsi="Times New Roman" w:cs="Times New Roman"/>
        </w:rPr>
      </w:pPr>
    </w:p>
    <w:p w14:paraId="50F730A3" w14:textId="6607C885"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Next steps</w:t>
      </w:r>
    </w:p>
    <w:p w14:paraId="3C7488AA" w14:textId="4910EAC4" w:rsidR="00432618" w:rsidRDefault="00224350" w:rsidP="0017256B">
      <w:pPr>
        <w:spacing w:line="360" w:lineRule="auto"/>
        <w:rPr>
          <w:rFonts w:ascii="Times New Roman" w:hAnsi="Times New Roman" w:cs="Times New Roman"/>
        </w:rPr>
      </w:pPr>
      <w:r>
        <w:rPr>
          <w:rFonts w:ascii="Times New Roman" w:hAnsi="Times New Roman" w:cs="Times New Roman"/>
        </w:rPr>
        <w:t xml:space="preserve">While the present findings identify </w:t>
      </w:r>
      <w:r w:rsidR="00064C3D">
        <w:rPr>
          <w:rFonts w:ascii="Times New Roman" w:hAnsi="Times New Roman" w:cs="Times New Roman"/>
        </w:rPr>
        <w:t>endocannabinoid</w:t>
      </w:r>
      <w:r>
        <w:rPr>
          <w:rFonts w:ascii="Times New Roman" w:hAnsi="Times New Roman" w:cs="Times New Roman"/>
        </w:rPr>
        <w:t xml:space="preserve"> signalling as a key mediator of the stress</w:t>
      </w:r>
      <w:r w:rsidR="00CE6BC0">
        <w:rPr>
          <w:rFonts w:ascii="Times New Roman" w:hAnsi="Times New Roman" w:cs="Times New Roman"/>
        </w:rPr>
        <w:t>-</w:t>
      </w:r>
      <w:r>
        <w:rPr>
          <w:rFonts w:ascii="Times New Roman" w:hAnsi="Times New Roman" w:cs="Times New Roman"/>
        </w:rPr>
        <w:t xml:space="preserve">induced synaptic plasticity in the DMH, </w:t>
      </w:r>
      <w:r w:rsidR="00E20CF6">
        <w:rPr>
          <w:rFonts w:ascii="Times New Roman" w:hAnsi="Times New Roman" w:cs="Times New Roman"/>
        </w:rPr>
        <w:t xml:space="preserve">the upstream mechanism through which stress hormones engage this pathway remain unclear. </w:t>
      </w:r>
      <w:r>
        <w:rPr>
          <w:rFonts w:ascii="Times New Roman" w:hAnsi="Times New Roman" w:cs="Times New Roman"/>
        </w:rPr>
        <w:t>First, the end</w:t>
      </w:r>
      <w:r w:rsidR="00CD3130">
        <w:rPr>
          <w:rFonts w:ascii="Times New Roman" w:hAnsi="Times New Roman" w:cs="Times New Roman"/>
        </w:rPr>
        <w:t>o</w:t>
      </w:r>
      <w:r>
        <w:rPr>
          <w:rFonts w:ascii="Times New Roman" w:hAnsi="Times New Roman" w:cs="Times New Roman"/>
        </w:rPr>
        <w:t xml:space="preserve">cannabinoid </w:t>
      </w:r>
      <w:r w:rsidR="00D41CC0">
        <w:rPr>
          <w:rFonts w:ascii="Times New Roman" w:hAnsi="Times New Roman" w:cs="Times New Roman"/>
        </w:rPr>
        <w:t>responsible</w:t>
      </w:r>
      <w:r>
        <w:rPr>
          <w:rFonts w:ascii="Times New Roman" w:hAnsi="Times New Roman" w:cs="Times New Roman"/>
        </w:rPr>
        <w:t xml:space="preserve"> for the observed LTD remains unknown. Both anandamide and 2-AG can activate CB1</w:t>
      </w:r>
      <w:r w:rsidR="008629B2">
        <w:rPr>
          <w:rFonts w:ascii="Times New Roman" w:hAnsi="Times New Roman" w:cs="Times New Roman"/>
        </w:rPr>
        <w:t xml:space="preserve"> receptors</w:t>
      </w:r>
      <w:r>
        <w:rPr>
          <w:rFonts w:ascii="Times New Roman" w:hAnsi="Times New Roman" w:cs="Times New Roman"/>
        </w:rPr>
        <w:t xml:space="preserve"> and contribute to decrease</w:t>
      </w:r>
      <w:ins w:id="25" w:author="Karen Crosby" w:date="2026-03-30T09:53:00Z" w16du:dateUtc="2026-03-30T12:53:00Z">
        <w:r w:rsidR="008E41E4">
          <w:rPr>
            <w:rFonts w:ascii="Times New Roman" w:hAnsi="Times New Roman" w:cs="Times New Roman"/>
          </w:rPr>
          <w:t>d</w:t>
        </w:r>
      </w:ins>
      <w:r>
        <w:rPr>
          <w:rFonts w:ascii="Times New Roman" w:hAnsi="Times New Roman" w:cs="Times New Roman"/>
        </w:rPr>
        <w:t xml:space="preserve"> glutamate release. Further experiments using inhibitors of endocannabinoid synthesis or degradation could help determine which ligand is responsible for the plasticity observed. Second, additional experiments could examine whether acute stress</w:t>
      </w:r>
      <w:r w:rsidR="00CD3130">
        <w:rPr>
          <w:rFonts w:ascii="Times New Roman" w:hAnsi="Times New Roman" w:cs="Times New Roman"/>
        </w:rPr>
        <w:t xml:space="preserve"> alters</w:t>
      </w:r>
      <w:r>
        <w:rPr>
          <w:rFonts w:ascii="Times New Roman" w:hAnsi="Times New Roman" w:cs="Times New Roman"/>
        </w:rPr>
        <w:t xml:space="preserve"> postsynaptic </w:t>
      </w:r>
      <w:r w:rsidR="00CD3130">
        <w:rPr>
          <w:rFonts w:ascii="Times New Roman" w:hAnsi="Times New Roman" w:cs="Times New Roman"/>
        </w:rPr>
        <w:t xml:space="preserve">glutamate receptor </w:t>
      </w:r>
      <w:r>
        <w:rPr>
          <w:rFonts w:ascii="Times New Roman" w:hAnsi="Times New Roman" w:cs="Times New Roman"/>
        </w:rPr>
        <w:t xml:space="preserve">expression or trafficking. The increased </w:t>
      </w:r>
      <w:r w:rsidR="00CD3130">
        <w:rPr>
          <w:rFonts w:ascii="Times New Roman" w:hAnsi="Times New Roman" w:cs="Times New Roman"/>
        </w:rPr>
        <w:t>basal</w:t>
      </w:r>
      <w:r>
        <w:rPr>
          <w:rFonts w:ascii="Times New Roman" w:hAnsi="Times New Roman" w:cs="Times New Roman"/>
        </w:rPr>
        <w:t xml:space="preserve"> </w:t>
      </w:r>
      <w:r w:rsidR="00CD3130">
        <w:rPr>
          <w:rFonts w:ascii="Times New Roman" w:hAnsi="Times New Roman" w:cs="Times New Roman"/>
        </w:rPr>
        <w:t>e</w:t>
      </w:r>
      <w:r>
        <w:rPr>
          <w:rFonts w:ascii="Times New Roman" w:hAnsi="Times New Roman" w:cs="Times New Roman"/>
        </w:rPr>
        <w:t xml:space="preserve">EPSC amplitude observed after acute stress may reflect changes in </w:t>
      </w:r>
      <w:r w:rsidR="00CD3130">
        <w:rPr>
          <w:rFonts w:ascii="Times New Roman" w:hAnsi="Times New Roman" w:cs="Times New Roman"/>
        </w:rPr>
        <w:t>AMPA</w:t>
      </w:r>
      <w:r>
        <w:rPr>
          <w:rFonts w:ascii="Times New Roman" w:hAnsi="Times New Roman" w:cs="Times New Roman"/>
        </w:rPr>
        <w:t xml:space="preserve"> receptor number or subunit composition, which </w:t>
      </w:r>
      <w:r>
        <w:rPr>
          <w:rFonts w:ascii="Times New Roman" w:hAnsi="Times New Roman" w:cs="Times New Roman"/>
        </w:rPr>
        <w:lastRenderedPageBreak/>
        <w:t xml:space="preserve">could influence synaptic strength independent of presynaptic release </w:t>
      </w:r>
      <w:r w:rsidR="00CD3130">
        <w:rPr>
          <w:rFonts w:ascii="Times New Roman" w:hAnsi="Times New Roman" w:cs="Times New Roman"/>
        </w:rPr>
        <w:t>probability</w:t>
      </w:r>
      <w:r w:rsidR="0057038A">
        <w:rPr>
          <w:rFonts w:ascii="Times New Roman" w:hAnsi="Times New Roman" w:cs="Times New Roman"/>
        </w:rPr>
        <w:t xml:space="preserve"> </w:t>
      </w:r>
      <w:r w:rsidR="00A71B16">
        <w:rPr>
          <w:rFonts w:ascii="Times New Roman" w:hAnsi="Times New Roman" w:cs="Times New Roman"/>
        </w:rPr>
        <w:t>(</w:t>
      </w:r>
      <w:r w:rsidR="00A71B16" w:rsidRPr="008B6E1E">
        <w:rPr>
          <w:rFonts w:ascii="Times New Roman" w:hAnsi="Times New Roman" w:cs="Times New Roman"/>
        </w:rPr>
        <w:t>Savtchouk</w:t>
      </w:r>
      <w:r w:rsidR="00A71B16">
        <w:rPr>
          <w:rFonts w:ascii="Times New Roman" w:hAnsi="Times New Roman" w:cs="Times New Roman"/>
        </w:rPr>
        <w:t xml:space="preserve"> and </w:t>
      </w:r>
      <w:r w:rsidR="00A71B16" w:rsidRPr="008B6E1E">
        <w:rPr>
          <w:rFonts w:ascii="Times New Roman" w:hAnsi="Times New Roman" w:cs="Times New Roman"/>
        </w:rPr>
        <w:t>Liu</w:t>
      </w:r>
      <w:r w:rsidR="00A71B16">
        <w:rPr>
          <w:rFonts w:ascii="Times New Roman" w:hAnsi="Times New Roman" w:cs="Times New Roman"/>
        </w:rPr>
        <w:t>, 2011).</w:t>
      </w:r>
      <w:r w:rsidR="00CD3130">
        <w:rPr>
          <w:rFonts w:ascii="Times New Roman" w:hAnsi="Times New Roman" w:cs="Times New Roman"/>
        </w:rPr>
        <w:t xml:space="preserve"> T</w:t>
      </w:r>
      <w:r>
        <w:rPr>
          <w:rFonts w:ascii="Times New Roman" w:hAnsi="Times New Roman" w:cs="Times New Roman"/>
        </w:rPr>
        <w:t>hird, the present study focussed on young female rats, which were selected because stress</w:t>
      </w:r>
      <w:r w:rsidR="00CE6BC0">
        <w:rPr>
          <w:rFonts w:ascii="Times New Roman" w:hAnsi="Times New Roman" w:cs="Times New Roman"/>
        </w:rPr>
        <w:t>-</w:t>
      </w:r>
      <w:r>
        <w:rPr>
          <w:rFonts w:ascii="Times New Roman" w:hAnsi="Times New Roman" w:cs="Times New Roman"/>
        </w:rPr>
        <w:t xml:space="preserve">induced changes in </w:t>
      </w:r>
      <w:commentRangeStart w:id="26"/>
      <w:r>
        <w:rPr>
          <w:rFonts w:ascii="Times New Roman" w:hAnsi="Times New Roman" w:cs="Times New Roman"/>
        </w:rPr>
        <w:t xml:space="preserve">feeding behaviour </w:t>
      </w:r>
      <w:commentRangeEnd w:id="26"/>
      <w:r w:rsidR="008E41E4">
        <w:rPr>
          <w:rStyle w:val="CommentReference"/>
          <w:rFonts w:ascii="Times New Roman" w:hAnsi="Times New Roman" w:cs="Times New Roman"/>
          <w:sz w:val="24"/>
          <w:szCs w:val="24"/>
        </w:rPr>
        <w:commentReference w:id="26"/>
      </w:r>
      <w:r>
        <w:rPr>
          <w:rFonts w:ascii="Times New Roman" w:hAnsi="Times New Roman" w:cs="Times New Roman"/>
        </w:rPr>
        <w:t xml:space="preserve">are </w:t>
      </w:r>
      <w:r w:rsidR="00A56572">
        <w:rPr>
          <w:rFonts w:ascii="Times New Roman" w:hAnsi="Times New Roman" w:cs="Times New Roman"/>
        </w:rPr>
        <w:t>particularly</w:t>
      </w:r>
      <w:r>
        <w:rPr>
          <w:rFonts w:ascii="Times New Roman" w:hAnsi="Times New Roman" w:cs="Times New Roman"/>
        </w:rPr>
        <w:t xml:space="preserve"> predominant in </w:t>
      </w:r>
      <w:r w:rsidR="00CD3130">
        <w:rPr>
          <w:rFonts w:ascii="Times New Roman" w:hAnsi="Times New Roman" w:cs="Times New Roman"/>
        </w:rPr>
        <w:t>females</w:t>
      </w:r>
      <w:r w:rsidR="00554F15">
        <w:rPr>
          <w:rFonts w:ascii="Times New Roman" w:hAnsi="Times New Roman" w:cs="Times New Roman"/>
        </w:rPr>
        <w:t>. Human and animal studies often demonstrate sex differences in stress related feeding behaviour, with females more likely to increase consumption of palatable foods during stress and to develop stress related eating disturbances (Adam and Epel, 2007; Tryon et al., 2013)</w:t>
      </w:r>
      <w:r w:rsidR="00D753C1">
        <w:rPr>
          <w:rFonts w:ascii="Times New Roman" w:hAnsi="Times New Roman" w:cs="Times New Roman"/>
        </w:rPr>
        <w:t>.</w:t>
      </w:r>
      <w:r>
        <w:rPr>
          <w:rFonts w:ascii="Times New Roman" w:hAnsi="Times New Roman" w:cs="Times New Roman"/>
        </w:rPr>
        <w:t xml:space="preserve"> Because the DMH plays an important role in regulating </w:t>
      </w:r>
      <w:r w:rsidR="00962C18">
        <w:rPr>
          <w:rFonts w:ascii="Times New Roman" w:hAnsi="Times New Roman" w:cs="Times New Roman"/>
        </w:rPr>
        <w:t>appetite</w:t>
      </w:r>
      <w:r>
        <w:rPr>
          <w:rFonts w:ascii="Times New Roman" w:hAnsi="Times New Roman" w:cs="Times New Roman"/>
        </w:rPr>
        <w:t>, stress</w:t>
      </w:r>
      <w:r w:rsidR="00CE6BC0">
        <w:rPr>
          <w:rFonts w:ascii="Times New Roman" w:hAnsi="Times New Roman" w:cs="Times New Roman"/>
        </w:rPr>
        <w:t>-</w:t>
      </w:r>
      <w:r>
        <w:rPr>
          <w:rFonts w:ascii="Times New Roman" w:hAnsi="Times New Roman" w:cs="Times New Roman"/>
        </w:rPr>
        <w:t>induced plasticity in this region may contribute to the altered appetite and food preference observed during stress.</w:t>
      </w:r>
      <w:r w:rsidR="00A56572" w:rsidRPr="00A56572">
        <w:rPr>
          <w:rFonts w:ascii="Times New Roman" w:hAnsi="Times New Roman" w:cs="Times New Roman"/>
        </w:rPr>
        <w:t xml:space="preserve"> </w:t>
      </w:r>
      <w:r w:rsidR="00A56572">
        <w:rPr>
          <w:rFonts w:ascii="Times New Roman" w:hAnsi="Times New Roman" w:cs="Times New Roman"/>
        </w:rPr>
        <w:t>Linking these electrophysiological changes to behavioural outcomes will be important for understanding their physiological significance.</w:t>
      </w:r>
    </w:p>
    <w:p w14:paraId="64030C6B" w14:textId="77777777" w:rsidR="00432618" w:rsidRPr="00432618" w:rsidRDefault="00432618" w:rsidP="0017256B">
      <w:pPr>
        <w:spacing w:line="360" w:lineRule="auto"/>
        <w:rPr>
          <w:rFonts w:ascii="Times New Roman" w:hAnsi="Times New Roman" w:cs="Times New Roman"/>
        </w:rPr>
      </w:pPr>
    </w:p>
    <w:p w14:paraId="67DF6FA6" w14:textId="4CE6511B"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Conclusions</w:t>
      </w:r>
    </w:p>
    <w:p w14:paraId="37BB652D" w14:textId="2C80B962" w:rsidR="00432618" w:rsidRDefault="00DD6517" w:rsidP="0017256B">
      <w:pPr>
        <w:spacing w:line="360" w:lineRule="auto"/>
        <w:rPr>
          <w:rFonts w:ascii="Times New Roman" w:hAnsi="Times New Roman" w:cs="Times New Roman"/>
        </w:rPr>
      </w:pPr>
      <w:r>
        <w:rPr>
          <w:rFonts w:ascii="Times New Roman" w:hAnsi="Times New Roman" w:cs="Times New Roman"/>
        </w:rPr>
        <w:t>In summary, acute stress alters both synaptic transmission and intrinsic excitability in DMH neurons</w:t>
      </w:r>
      <w:r w:rsidR="009406F4">
        <w:rPr>
          <w:rFonts w:ascii="Times New Roman" w:hAnsi="Times New Roman" w:cs="Times New Roman"/>
        </w:rPr>
        <w:t xml:space="preserve">, increasing basal </w:t>
      </w:r>
      <w:r>
        <w:rPr>
          <w:rFonts w:ascii="Times New Roman" w:hAnsi="Times New Roman" w:cs="Times New Roman"/>
        </w:rPr>
        <w:t>excitatory synaptic transmission and induc</w:t>
      </w:r>
      <w:r w:rsidR="009406F4">
        <w:rPr>
          <w:rFonts w:ascii="Times New Roman" w:hAnsi="Times New Roman" w:cs="Times New Roman"/>
        </w:rPr>
        <w:t>ing</w:t>
      </w:r>
      <w:r>
        <w:rPr>
          <w:rFonts w:ascii="Times New Roman" w:hAnsi="Times New Roman" w:cs="Times New Roman"/>
        </w:rPr>
        <w:t xml:space="preserve"> a CB1</w:t>
      </w:r>
      <w:r w:rsidR="008629B2">
        <w:rPr>
          <w:rFonts w:ascii="Times New Roman" w:hAnsi="Times New Roman" w:cs="Times New Roman"/>
        </w:rPr>
        <w:t xml:space="preserve"> receptor-</w:t>
      </w:r>
      <w:r>
        <w:rPr>
          <w:rFonts w:ascii="Times New Roman" w:hAnsi="Times New Roman" w:cs="Times New Roman"/>
        </w:rPr>
        <w:t>dependent long-term depression of excitatory inputs</w:t>
      </w:r>
      <w:r w:rsidR="009406F4">
        <w:rPr>
          <w:rFonts w:ascii="Times New Roman" w:hAnsi="Times New Roman" w:cs="Times New Roman"/>
        </w:rPr>
        <w:t xml:space="preserve"> and</w:t>
      </w:r>
      <w:r>
        <w:rPr>
          <w:rFonts w:ascii="Times New Roman" w:hAnsi="Times New Roman" w:cs="Times New Roman"/>
        </w:rPr>
        <w:t xml:space="preserve"> neuronal excitability. </w:t>
      </w:r>
      <w:r w:rsidR="00D2787A">
        <w:rPr>
          <w:rFonts w:ascii="Times New Roman" w:hAnsi="Times New Roman" w:cs="Times New Roman"/>
        </w:rPr>
        <w:t xml:space="preserve">In contrast, repeated stress only decreased long-term action </w:t>
      </w:r>
      <w:r w:rsidR="005F5761">
        <w:rPr>
          <w:rFonts w:ascii="Times New Roman" w:hAnsi="Times New Roman" w:cs="Times New Roman"/>
        </w:rPr>
        <w:t>potential</w:t>
      </w:r>
      <w:r w:rsidR="00D2787A">
        <w:rPr>
          <w:rFonts w:ascii="Times New Roman" w:hAnsi="Times New Roman" w:cs="Times New Roman"/>
        </w:rPr>
        <w:t xml:space="preserve"> amplitude. </w:t>
      </w:r>
      <w:r>
        <w:rPr>
          <w:rFonts w:ascii="Times New Roman" w:hAnsi="Times New Roman" w:cs="Times New Roman"/>
        </w:rPr>
        <w:t xml:space="preserve">These findings suggest that acute stress engages endocannabinoid signalling within the DMH to regulate </w:t>
      </w:r>
      <w:r w:rsidR="00683CBC">
        <w:rPr>
          <w:rFonts w:ascii="Times New Roman" w:hAnsi="Times New Roman" w:cs="Times New Roman"/>
        </w:rPr>
        <w:t xml:space="preserve">glutamatergic synaptic </w:t>
      </w:r>
      <w:r w:rsidR="008C73CF">
        <w:rPr>
          <w:rFonts w:ascii="Times New Roman" w:hAnsi="Times New Roman" w:cs="Times New Roman"/>
        </w:rPr>
        <w:t>transmission</w:t>
      </w:r>
      <w:r w:rsidR="00683CBC">
        <w:rPr>
          <w:rFonts w:ascii="Times New Roman" w:hAnsi="Times New Roman" w:cs="Times New Roman"/>
        </w:rPr>
        <w:t xml:space="preserve"> and </w:t>
      </w:r>
      <w:r>
        <w:rPr>
          <w:rFonts w:ascii="Times New Roman" w:hAnsi="Times New Roman" w:cs="Times New Roman"/>
        </w:rPr>
        <w:t>neuronal activity.</w:t>
      </w:r>
      <w:r w:rsidR="00B45E0C">
        <w:rPr>
          <w:rFonts w:ascii="Times New Roman" w:hAnsi="Times New Roman" w:cs="Times New Roman"/>
        </w:rPr>
        <w:t xml:space="preserve"> </w:t>
      </w:r>
    </w:p>
    <w:p w14:paraId="05187660" w14:textId="42CB91CE" w:rsidR="00DF3621" w:rsidRDefault="00184D18" w:rsidP="009F760A">
      <w:pPr>
        <w:spacing w:line="360" w:lineRule="auto"/>
        <w:rPr>
          <w:rFonts w:ascii="Times New Roman" w:hAnsi="Times New Roman" w:cs="Times New Roman"/>
        </w:rPr>
      </w:pPr>
      <w:r>
        <w:rPr>
          <w:rFonts w:ascii="Times New Roman" w:hAnsi="Times New Roman" w:cs="Times New Roman"/>
        </w:rPr>
        <w:t xml:space="preserve">Understanding how stress </w:t>
      </w:r>
      <w:r w:rsidR="008021B4">
        <w:rPr>
          <w:rFonts w:ascii="Times New Roman" w:hAnsi="Times New Roman" w:cs="Times New Roman"/>
        </w:rPr>
        <w:t>modifies DMH</w:t>
      </w:r>
      <w:r>
        <w:rPr>
          <w:rFonts w:ascii="Times New Roman" w:hAnsi="Times New Roman" w:cs="Times New Roman"/>
        </w:rPr>
        <w:t xml:space="preserve"> </w:t>
      </w:r>
      <w:r w:rsidR="008021B4">
        <w:rPr>
          <w:rFonts w:ascii="Times New Roman" w:hAnsi="Times New Roman" w:cs="Times New Roman"/>
        </w:rPr>
        <w:t>function</w:t>
      </w:r>
      <w:r>
        <w:rPr>
          <w:rFonts w:ascii="Times New Roman" w:hAnsi="Times New Roman" w:cs="Times New Roman"/>
        </w:rPr>
        <w:t xml:space="preserve"> </w:t>
      </w:r>
      <w:r w:rsidR="008021B4">
        <w:rPr>
          <w:rFonts w:ascii="Times New Roman" w:hAnsi="Times New Roman" w:cs="Times New Roman"/>
        </w:rPr>
        <w:t>provides insight into neural mechanisms underlying stress-related disorders, particularly in females, and highlight</w:t>
      </w:r>
      <w:ins w:id="27" w:author="Karen Crosby" w:date="2026-03-30T09:54:00Z" w16du:dateUtc="2026-03-30T12:54:00Z">
        <w:r w:rsidR="008E41E4">
          <w:rPr>
            <w:rFonts w:ascii="Times New Roman" w:hAnsi="Times New Roman" w:cs="Times New Roman"/>
          </w:rPr>
          <w:t>s</w:t>
        </w:r>
      </w:ins>
      <w:r w:rsidR="008021B4">
        <w:rPr>
          <w:rFonts w:ascii="Times New Roman" w:hAnsi="Times New Roman" w:cs="Times New Roman"/>
        </w:rPr>
        <w:t xml:space="preserve"> the DMH as a site where stress-induced plasticity may shape </w:t>
      </w:r>
      <w:commentRangeStart w:id="28"/>
      <w:r w:rsidR="008021B4">
        <w:rPr>
          <w:rFonts w:ascii="Times New Roman" w:hAnsi="Times New Roman" w:cs="Times New Roman"/>
        </w:rPr>
        <w:t>hypothalamic circuits</w:t>
      </w:r>
      <w:commentRangeEnd w:id="28"/>
      <w:r w:rsidR="008E41E4">
        <w:rPr>
          <w:rStyle w:val="CommentReference"/>
          <w:rFonts w:ascii="Times New Roman" w:hAnsi="Times New Roman" w:cs="Times New Roman"/>
          <w:sz w:val="24"/>
          <w:szCs w:val="24"/>
        </w:rPr>
        <w:commentReference w:id="28"/>
      </w:r>
      <w:r w:rsidR="008021B4">
        <w:rPr>
          <w:rFonts w:ascii="Times New Roman" w:hAnsi="Times New Roman" w:cs="Times New Roman"/>
        </w:rPr>
        <w:t xml:space="preserve">. </w:t>
      </w:r>
      <w:r w:rsidR="00DF3621">
        <w:rPr>
          <w:rFonts w:ascii="Times New Roman" w:hAnsi="Times New Roman" w:cs="Times New Roman"/>
        </w:rPr>
        <w:t xml:space="preserve">Collectivity, these findings </w:t>
      </w:r>
      <w:r w:rsidR="004261C8">
        <w:rPr>
          <w:rFonts w:ascii="Times New Roman" w:hAnsi="Times New Roman" w:cs="Times New Roman"/>
        </w:rPr>
        <w:t>indicate that</w:t>
      </w:r>
      <w:r w:rsidR="00DF3621">
        <w:rPr>
          <w:rFonts w:ascii="Times New Roman" w:hAnsi="Times New Roman" w:cs="Times New Roman"/>
        </w:rPr>
        <w:t xml:space="preserve"> the DMH </w:t>
      </w:r>
      <w:r w:rsidR="003E1A6A">
        <w:rPr>
          <w:rFonts w:ascii="Times New Roman" w:hAnsi="Times New Roman" w:cs="Times New Roman"/>
        </w:rPr>
        <w:t>could serve as a potential target for therapeutic intervention to mitigate stress-related changes and disorders.</w:t>
      </w:r>
      <w:r w:rsidR="00DF3621">
        <w:rPr>
          <w:rFonts w:ascii="Times New Roman" w:hAnsi="Times New Roman" w:cs="Times New Roman"/>
        </w:rPr>
        <w:t xml:space="preserve"> </w:t>
      </w:r>
    </w:p>
    <w:p w14:paraId="41C72F55" w14:textId="39D35CA8" w:rsidR="005E4161" w:rsidRPr="00432618" w:rsidRDefault="005E4161" w:rsidP="009F760A">
      <w:pPr>
        <w:spacing w:line="360" w:lineRule="auto"/>
        <w:rPr>
          <w:rFonts w:ascii="Times New Roman" w:hAnsi="Times New Roman" w:cs="Times New Roman"/>
        </w:rPr>
      </w:pPr>
    </w:p>
    <w:sectPr w:rsidR="005E4161" w:rsidRPr="00432618" w:rsidSect="00967F06">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aren Crosby" w:date="2026-03-27T00:19:00Z" w:initials="KC">
    <w:p w14:paraId="676D0731" w14:textId="77777777" w:rsidR="00851AF8" w:rsidRDefault="00851AF8" w:rsidP="00851AF8">
      <w:pPr>
        <w:pStyle w:val="CommentText"/>
      </w:pPr>
      <w:r>
        <w:rPr>
          <w:rStyle w:val="CommentReference"/>
        </w:rPr>
        <w:annotationRef/>
      </w:r>
      <w:r>
        <w:t xml:space="preserve">End with a final statement here about the research being important. </w:t>
      </w:r>
    </w:p>
  </w:comment>
  <w:comment w:id="7" w:author="Karen Crosby" w:date="2026-03-27T00:20:00Z" w:initials="KC">
    <w:p w14:paraId="7BE66B1F" w14:textId="77777777" w:rsidR="00851AF8" w:rsidRDefault="00851AF8" w:rsidP="00851AF8">
      <w:pPr>
        <w:pStyle w:val="CommentText"/>
      </w:pPr>
      <w:r>
        <w:rPr>
          <w:rStyle w:val="CommentReference"/>
        </w:rPr>
        <w:annotationRef/>
      </w:r>
      <w:r>
        <w:t>I think you should consider ordering your discussion the same as your results</w:t>
      </w:r>
    </w:p>
  </w:comment>
  <w:comment w:id="9" w:author="Karen Crosby" w:date="2026-03-30T09:38:00Z" w:initials="KC">
    <w:p w14:paraId="626DF02E" w14:textId="77777777" w:rsidR="002626E2" w:rsidRDefault="002626E2" w:rsidP="002626E2">
      <w:pPr>
        <w:pStyle w:val="CommentText"/>
      </w:pPr>
      <w:r>
        <w:rPr>
          <w:rStyle w:val="CommentReference"/>
        </w:rPr>
        <w:annotationRef/>
      </w:r>
      <w:r>
        <w:t>As per our conversation, it would be really good to have the vehicle group (even if the number is low).</w:t>
      </w:r>
    </w:p>
  </w:comment>
  <w:comment w:id="10" w:author="Karen Crosby" w:date="2026-03-30T09:38:00Z" w:initials="KC">
    <w:p w14:paraId="375B9BB2" w14:textId="77777777" w:rsidR="002626E2" w:rsidRDefault="002626E2" w:rsidP="002626E2">
      <w:pPr>
        <w:pStyle w:val="CommentText"/>
      </w:pPr>
      <w:r>
        <w:rPr>
          <w:rStyle w:val="CommentReference"/>
        </w:rPr>
        <w:annotationRef/>
      </w:r>
      <w:r>
        <w:t>What does this do?</w:t>
      </w:r>
    </w:p>
  </w:comment>
  <w:comment w:id="12" w:author="Karen Crosby" w:date="2026-03-30T09:41:00Z" w:initials="KC">
    <w:p w14:paraId="09A85918" w14:textId="77777777" w:rsidR="002626E2" w:rsidRDefault="002626E2" w:rsidP="002626E2">
      <w:pPr>
        <w:pStyle w:val="CommentText"/>
      </w:pPr>
      <w:r>
        <w:rPr>
          <w:rStyle w:val="CommentReference"/>
        </w:rPr>
        <w:annotationRef/>
      </w:r>
      <w:r>
        <w:t>You should have a reference here)</w:t>
      </w:r>
    </w:p>
  </w:comment>
  <w:comment w:id="15" w:author="Karen Crosby" w:date="2026-03-30T09:43:00Z" w:initials="KC">
    <w:p w14:paraId="628450D5" w14:textId="77777777" w:rsidR="002626E2" w:rsidRDefault="002626E2" w:rsidP="002626E2">
      <w:pPr>
        <w:pStyle w:val="CommentText"/>
      </w:pPr>
      <w:r>
        <w:rPr>
          <w:rStyle w:val="CommentReference"/>
        </w:rPr>
        <w:annotationRef/>
      </w:r>
      <w:r>
        <w:t>What exactly do you mean by this?</w:t>
      </w:r>
    </w:p>
  </w:comment>
  <w:comment w:id="17" w:author="Karen Crosby" w:date="2026-03-30T09:43:00Z" w:initials="KC">
    <w:p w14:paraId="25984861" w14:textId="77777777" w:rsidR="002626E2" w:rsidRDefault="002626E2" w:rsidP="002626E2">
      <w:pPr>
        <w:pStyle w:val="CommentText"/>
      </w:pPr>
      <w:r>
        <w:rPr>
          <w:rStyle w:val="CommentReference"/>
        </w:rPr>
        <w:annotationRef/>
      </w:r>
      <w:r>
        <w:t xml:space="preserve">I don’t think this makes sense </w:t>
      </w:r>
    </w:p>
  </w:comment>
  <w:comment w:id="19" w:author="Karen Crosby" w:date="2026-03-30T09:47:00Z" w:initials="KC">
    <w:p w14:paraId="78AE971F" w14:textId="77777777" w:rsidR="002626E2" w:rsidRDefault="002626E2" w:rsidP="002626E2">
      <w:pPr>
        <w:pStyle w:val="CommentText"/>
      </w:pPr>
      <w:r>
        <w:rPr>
          <w:rStyle w:val="CommentReference"/>
        </w:rPr>
        <w:annotationRef/>
      </w:r>
      <w:r>
        <w:t>I’m not sure I’m following this - how is this related to the variance analysis?</w:t>
      </w:r>
    </w:p>
  </w:comment>
  <w:comment w:id="20" w:author="Karen Crosby" w:date="2026-03-30T09:50:00Z" w:initials="KC">
    <w:p w14:paraId="039821F0" w14:textId="77777777" w:rsidR="008E41E4" w:rsidRDefault="008E41E4" w:rsidP="008E41E4">
      <w:pPr>
        <w:pStyle w:val="CommentText"/>
      </w:pPr>
      <w:r>
        <w:rPr>
          <w:rStyle w:val="CommentReference"/>
        </w:rPr>
        <w:annotationRef/>
      </w:r>
      <w:r>
        <w:t>I’m trying to follow the flow here - you talk about the PVN and HPA axis above and then variance here and then the DMH and HPA axis below.  Perhaps this paragraph on variance should be moved up such that it follows where you talk about eCBs being retrograde signals?</w:t>
      </w:r>
    </w:p>
  </w:comment>
  <w:comment w:id="24" w:author="Karen Crosby" w:date="2026-03-30T09:52:00Z" w:initials="KC">
    <w:p w14:paraId="3C4904EC" w14:textId="77777777" w:rsidR="008E41E4" w:rsidRDefault="008E41E4" w:rsidP="008E41E4">
      <w:pPr>
        <w:pStyle w:val="CommentText"/>
      </w:pPr>
      <w:r>
        <w:rPr>
          <w:rStyle w:val="CommentReference"/>
        </w:rPr>
        <w:annotationRef/>
      </w:r>
      <w:r>
        <w:t>You could also mention here that the DMH has extensive projections to the PVN (so it is the likely target)</w:t>
      </w:r>
    </w:p>
  </w:comment>
  <w:comment w:id="26" w:author="Karen Crosby" w:date="2026-03-30T09:53:00Z" w:initials="KC">
    <w:p w14:paraId="74D2FEB5" w14:textId="77777777" w:rsidR="008E41E4" w:rsidRDefault="008E41E4" w:rsidP="008E41E4">
      <w:pPr>
        <w:pStyle w:val="CommentText"/>
      </w:pPr>
      <w:r>
        <w:rPr>
          <w:rStyle w:val="CommentReference"/>
        </w:rPr>
        <w:annotationRef/>
      </w:r>
      <w:r>
        <w:t>Do you want to change this?</w:t>
      </w:r>
    </w:p>
  </w:comment>
  <w:comment w:id="28" w:author="Karen Crosby" w:date="2026-03-30T09:54:00Z" w:initials="KC">
    <w:p w14:paraId="16E20A31" w14:textId="77777777" w:rsidR="008E41E4" w:rsidRDefault="008E41E4" w:rsidP="008E41E4">
      <w:pPr>
        <w:pStyle w:val="CommentText"/>
      </w:pPr>
      <w:r>
        <w:rPr>
          <w:rStyle w:val="CommentReference"/>
        </w:rPr>
        <w:annotationRef/>
      </w:r>
      <w:r>
        <w:t>The response to later stressors?  That might make more sense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6D0731" w15:done="0"/>
  <w15:commentEx w15:paraId="7BE66B1F" w15:done="0"/>
  <w15:commentEx w15:paraId="626DF02E" w15:done="0"/>
  <w15:commentEx w15:paraId="375B9BB2" w15:done="0"/>
  <w15:commentEx w15:paraId="09A85918" w15:done="0"/>
  <w15:commentEx w15:paraId="628450D5" w15:done="0"/>
  <w15:commentEx w15:paraId="25984861" w15:done="0"/>
  <w15:commentEx w15:paraId="78AE971F" w15:done="0"/>
  <w15:commentEx w15:paraId="039821F0" w15:done="0"/>
  <w15:commentEx w15:paraId="3C4904EC" w15:done="0"/>
  <w15:commentEx w15:paraId="74D2FEB5" w15:done="0"/>
  <w15:commentEx w15:paraId="16E20A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C3B522" w16cex:dateUtc="2026-03-27T03:19:00Z"/>
  <w16cex:commentExtensible w16cex:durableId="16899505" w16cex:dateUtc="2026-03-27T03:20:00Z"/>
  <w16cex:commentExtensible w16cex:durableId="71570E39" w16cex:dateUtc="2026-03-30T12:38:00Z"/>
  <w16cex:commentExtensible w16cex:durableId="5DCEE957" w16cex:dateUtc="2026-03-30T12:38:00Z"/>
  <w16cex:commentExtensible w16cex:durableId="653A2579" w16cex:dateUtc="2026-03-30T12:41:00Z"/>
  <w16cex:commentExtensible w16cex:durableId="1D3EE539" w16cex:dateUtc="2026-03-30T12:43:00Z"/>
  <w16cex:commentExtensible w16cex:durableId="425AF1F1" w16cex:dateUtc="2026-03-30T12:43:00Z"/>
  <w16cex:commentExtensible w16cex:durableId="05960822" w16cex:dateUtc="2026-03-30T12:47:00Z"/>
  <w16cex:commentExtensible w16cex:durableId="7A7B5B24" w16cex:dateUtc="2026-03-30T12:50:00Z"/>
  <w16cex:commentExtensible w16cex:durableId="38C48E2F" w16cex:dateUtc="2026-03-30T12:52:00Z"/>
  <w16cex:commentExtensible w16cex:durableId="234B193B" w16cex:dateUtc="2026-03-30T12:53:00Z"/>
  <w16cex:commentExtensible w16cex:durableId="73FC7762" w16cex:dateUtc="2026-03-30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6D0731" w16cid:durableId="14C3B522"/>
  <w16cid:commentId w16cid:paraId="7BE66B1F" w16cid:durableId="16899505"/>
  <w16cid:commentId w16cid:paraId="626DF02E" w16cid:durableId="71570E39"/>
  <w16cid:commentId w16cid:paraId="375B9BB2" w16cid:durableId="5DCEE957"/>
  <w16cid:commentId w16cid:paraId="09A85918" w16cid:durableId="653A2579"/>
  <w16cid:commentId w16cid:paraId="628450D5" w16cid:durableId="1D3EE539"/>
  <w16cid:commentId w16cid:paraId="25984861" w16cid:durableId="425AF1F1"/>
  <w16cid:commentId w16cid:paraId="78AE971F" w16cid:durableId="05960822"/>
  <w16cid:commentId w16cid:paraId="039821F0" w16cid:durableId="7A7B5B24"/>
  <w16cid:commentId w16cid:paraId="3C4904EC" w16cid:durableId="38C48E2F"/>
  <w16cid:commentId w16cid:paraId="74D2FEB5" w16cid:durableId="234B193B"/>
  <w16cid:commentId w16cid:paraId="16E20A31" w16cid:durableId="73FC77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53"/>
    <w:rsid w:val="00014272"/>
    <w:rsid w:val="00023902"/>
    <w:rsid w:val="000277E0"/>
    <w:rsid w:val="00035840"/>
    <w:rsid w:val="00064C3D"/>
    <w:rsid w:val="000814F9"/>
    <w:rsid w:val="0008289A"/>
    <w:rsid w:val="000904CA"/>
    <w:rsid w:val="00097BEF"/>
    <w:rsid w:val="000C3F7B"/>
    <w:rsid w:val="00101593"/>
    <w:rsid w:val="001218BE"/>
    <w:rsid w:val="00136E94"/>
    <w:rsid w:val="00162230"/>
    <w:rsid w:val="0017256B"/>
    <w:rsid w:val="00176BBD"/>
    <w:rsid w:val="00184D18"/>
    <w:rsid w:val="00185129"/>
    <w:rsid w:val="001B6377"/>
    <w:rsid w:val="001C2BA9"/>
    <w:rsid w:val="001C728B"/>
    <w:rsid w:val="001F08BD"/>
    <w:rsid w:val="001F16CE"/>
    <w:rsid w:val="001F69A5"/>
    <w:rsid w:val="00207090"/>
    <w:rsid w:val="002100E4"/>
    <w:rsid w:val="00210C92"/>
    <w:rsid w:val="00221784"/>
    <w:rsid w:val="00224350"/>
    <w:rsid w:val="00225A1C"/>
    <w:rsid w:val="0023284D"/>
    <w:rsid w:val="00241BE1"/>
    <w:rsid w:val="0024477F"/>
    <w:rsid w:val="00250150"/>
    <w:rsid w:val="002626E2"/>
    <w:rsid w:val="002655BE"/>
    <w:rsid w:val="002705BF"/>
    <w:rsid w:val="00270E6E"/>
    <w:rsid w:val="002A4145"/>
    <w:rsid w:val="002D0BFB"/>
    <w:rsid w:val="002E22AD"/>
    <w:rsid w:val="002E4F7B"/>
    <w:rsid w:val="0031318C"/>
    <w:rsid w:val="003151AA"/>
    <w:rsid w:val="003179F3"/>
    <w:rsid w:val="003328B9"/>
    <w:rsid w:val="003468F5"/>
    <w:rsid w:val="003767E4"/>
    <w:rsid w:val="003C143B"/>
    <w:rsid w:val="003E1A6A"/>
    <w:rsid w:val="003F101B"/>
    <w:rsid w:val="004021A4"/>
    <w:rsid w:val="0042470A"/>
    <w:rsid w:val="004261C8"/>
    <w:rsid w:val="00427F04"/>
    <w:rsid w:val="00432618"/>
    <w:rsid w:val="00487BCD"/>
    <w:rsid w:val="004A7155"/>
    <w:rsid w:val="004F07BB"/>
    <w:rsid w:val="004F0A19"/>
    <w:rsid w:val="00502B65"/>
    <w:rsid w:val="0050604D"/>
    <w:rsid w:val="00510426"/>
    <w:rsid w:val="0052468E"/>
    <w:rsid w:val="00554F15"/>
    <w:rsid w:val="00555D6E"/>
    <w:rsid w:val="0057038A"/>
    <w:rsid w:val="005742BB"/>
    <w:rsid w:val="005A654D"/>
    <w:rsid w:val="005A7269"/>
    <w:rsid w:val="005D5284"/>
    <w:rsid w:val="005D5F9B"/>
    <w:rsid w:val="005E3CD5"/>
    <w:rsid w:val="005E4161"/>
    <w:rsid w:val="005F3353"/>
    <w:rsid w:val="005F349C"/>
    <w:rsid w:val="005F3621"/>
    <w:rsid w:val="005F5761"/>
    <w:rsid w:val="005F591F"/>
    <w:rsid w:val="00675523"/>
    <w:rsid w:val="00683CBC"/>
    <w:rsid w:val="0069506E"/>
    <w:rsid w:val="00697E2A"/>
    <w:rsid w:val="006A1CD1"/>
    <w:rsid w:val="006B6F65"/>
    <w:rsid w:val="006C3630"/>
    <w:rsid w:val="006E759B"/>
    <w:rsid w:val="006F6714"/>
    <w:rsid w:val="0070362A"/>
    <w:rsid w:val="00705FE6"/>
    <w:rsid w:val="007175CC"/>
    <w:rsid w:val="00725E99"/>
    <w:rsid w:val="007A4AC7"/>
    <w:rsid w:val="007A700B"/>
    <w:rsid w:val="007B1691"/>
    <w:rsid w:val="007E52B9"/>
    <w:rsid w:val="007F48DD"/>
    <w:rsid w:val="008021B4"/>
    <w:rsid w:val="00824345"/>
    <w:rsid w:val="00825C8B"/>
    <w:rsid w:val="008414CC"/>
    <w:rsid w:val="00851AF8"/>
    <w:rsid w:val="0085386E"/>
    <w:rsid w:val="008629B2"/>
    <w:rsid w:val="00865D5F"/>
    <w:rsid w:val="00871A8A"/>
    <w:rsid w:val="00872905"/>
    <w:rsid w:val="00872E59"/>
    <w:rsid w:val="00894378"/>
    <w:rsid w:val="008B673B"/>
    <w:rsid w:val="008B6E1E"/>
    <w:rsid w:val="008C73CF"/>
    <w:rsid w:val="008E41E4"/>
    <w:rsid w:val="008E6AAF"/>
    <w:rsid w:val="008F34D8"/>
    <w:rsid w:val="00910209"/>
    <w:rsid w:val="00926919"/>
    <w:rsid w:val="00934D7F"/>
    <w:rsid w:val="009406F4"/>
    <w:rsid w:val="00962C18"/>
    <w:rsid w:val="00963DC3"/>
    <w:rsid w:val="00967F06"/>
    <w:rsid w:val="00970B16"/>
    <w:rsid w:val="00971D45"/>
    <w:rsid w:val="00992AD8"/>
    <w:rsid w:val="009A5613"/>
    <w:rsid w:val="009B5FB4"/>
    <w:rsid w:val="009D09B3"/>
    <w:rsid w:val="009D366A"/>
    <w:rsid w:val="009F4E9E"/>
    <w:rsid w:val="009F760A"/>
    <w:rsid w:val="00A11FE6"/>
    <w:rsid w:val="00A54D20"/>
    <w:rsid w:val="00A5525B"/>
    <w:rsid w:val="00A56572"/>
    <w:rsid w:val="00A567E7"/>
    <w:rsid w:val="00A57711"/>
    <w:rsid w:val="00A606E0"/>
    <w:rsid w:val="00A6314A"/>
    <w:rsid w:val="00A71B16"/>
    <w:rsid w:val="00A77F1E"/>
    <w:rsid w:val="00A82111"/>
    <w:rsid w:val="00A9215A"/>
    <w:rsid w:val="00A97DF3"/>
    <w:rsid w:val="00AD5230"/>
    <w:rsid w:val="00AE26A0"/>
    <w:rsid w:val="00AE7A5F"/>
    <w:rsid w:val="00AF4130"/>
    <w:rsid w:val="00AF4328"/>
    <w:rsid w:val="00AF68B6"/>
    <w:rsid w:val="00B2562D"/>
    <w:rsid w:val="00B25A90"/>
    <w:rsid w:val="00B35876"/>
    <w:rsid w:val="00B405AF"/>
    <w:rsid w:val="00B41143"/>
    <w:rsid w:val="00B4277E"/>
    <w:rsid w:val="00B45E0C"/>
    <w:rsid w:val="00BB0241"/>
    <w:rsid w:val="00BB267D"/>
    <w:rsid w:val="00BC0671"/>
    <w:rsid w:val="00BD0704"/>
    <w:rsid w:val="00BE31D5"/>
    <w:rsid w:val="00BF18C3"/>
    <w:rsid w:val="00C12E37"/>
    <w:rsid w:val="00C255B8"/>
    <w:rsid w:val="00C4051D"/>
    <w:rsid w:val="00C43DD9"/>
    <w:rsid w:val="00C50AD1"/>
    <w:rsid w:val="00C53603"/>
    <w:rsid w:val="00C764CC"/>
    <w:rsid w:val="00CA1007"/>
    <w:rsid w:val="00CA26FC"/>
    <w:rsid w:val="00CA2E14"/>
    <w:rsid w:val="00CC2135"/>
    <w:rsid w:val="00CD3130"/>
    <w:rsid w:val="00CE589F"/>
    <w:rsid w:val="00CE6BC0"/>
    <w:rsid w:val="00CF58EF"/>
    <w:rsid w:val="00D031C9"/>
    <w:rsid w:val="00D05761"/>
    <w:rsid w:val="00D223A4"/>
    <w:rsid w:val="00D238FE"/>
    <w:rsid w:val="00D2787A"/>
    <w:rsid w:val="00D27CEE"/>
    <w:rsid w:val="00D41CC0"/>
    <w:rsid w:val="00D55573"/>
    <w:rsid w:val="00D66E2F"/>
    <w:rsid w:val="00D66EC0"/>
    <w:rsid w:val="00D753C1"/>
    <w:rsid w:val="00D76BD4"/>
    <w:rsid w:val="00D8606B"/>
    <w:rsid w:val="00D95103"/>
    <w:rsid w:val="00DD6517"/>
    <w:rsid w:val="00DF3621"/>
    <w:rsid w:val="00DF4AB1"/>
    <w:rsid w:val="00DF65D8"/>
    <w:rsid w:val="00E0373B"/>
    <w:rsid w:val="00E16A30"/>
    <w:rsid w:val="00E20CF6"/>
    <w:rsid w:val="00E35CFD"/>
    <w:rsid w:val="00E423E2"/>
    <w:rsid w:val="00E70BC6"/>
    <w:rsid w:val="00E75C60"/>
    <w:rsid w:val="00E762AA"/>
    <w:rsid w:val="00EB4974"/>
    <w:rsid w:val="00ED07AF"/>
    <w:rsid w:val="00ED111A"/>
    <w:rsid w:val="00ED3922"/>
    <w:rsid w:val="00EE0772"/>
    <w:rsid w:val="00EE7C88"/>
    <w:rsid w:val="00EF1C7B"/>
    <w:rsid w:val="00EF1CDE"/>
    <w:rsid w:val="00F03C34"/>
    <w:rsid w:val="00F21506"/>
    <w:rsid w:val="00F419A8"/>
    <w:rsid w:val="00F44ABE"/>
    <w:rsid w:val="00F458FC"/>
    <w:rsid w:val="00F90BE6"/>
    <w:rsid w:val="00FA7CFC"/>
    <w:rsid w:val="00FD22C2"/>
    <w:rsid w:val="00FE63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2E6E"/>
  <w15:chartTrackingRefBased/>
  <w15:docId w15:val="{23CE4AD3-43FE-BE48-BEF3-064BBEB10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353"/>
    <w:rPr>
      <w:rFonts w:eastAsiaTheme="majorEastAsia" w:cstheme="majorBidi"/>
      <w:color w:val="272727" w:themeColor="text1" w:themeTint="D8"/>
    </w:rPr>
  </w:style>
  <w:style w:type="paragraph" w:styleId="Title">
    <w:name w:val="Title"/>
    <w:basedOn w:val="Normal"/>
    <w:next w:val="Normal"/>
    <w:link w:val="TitleChar"/>
    <w:uiPriority w:val="10"/>
    <w:qFormat/>
    <w:rsid w:val="005F3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353"/>
    <w:pPr>
      <w:spacing w:before="160"/>
      <w:jc w:val="center"/>
    </w:pPr>
    <w:rPr>
      <w:i/>
      <w:iCs/>
      <w:color w:val="404040" w:themeColor="text1" w:themeTint="BF"/>
    </w:rPr>
  </w:style>
  <w:style w:type="character" w:customStyle="1" w:styleId="QuoteChar">
    <w:name w:val="Quote Char"/>
    <w:basedOn w:val="DefaultParagraphFont"/>
    <w:link w:val="Quote"/>
    <w:uiPriority w:val="29"/>
    <w:rsid w:val="005F3353"/>
    <w:rPr>
      <w:i/>
      <w:iCs/>
      <w:color w:val="404040" w:themeColor="text1" w:themeTint="BF"/>
    </w:rPr>
  </w:style>
  <w:style w:type="paragraph" w:styleId="ListParagraph">
    <w:name w:val="List Paragraph"/>
    <w:basedOn w:val="Normal"/>
    <w:uiPriority w:val="34"/>
    <w:qFormat/>
    <w:rsid w:val="005F3353"/>
    <w:pPr>
      <w:ind w:left="720"/>
      <w:contextualSpacing/>
    </w:pPr>
  </w:style>
  <w:style w:type="character" w:styleId="IntenseEmphasis">
    <w:name w:val="Intense Emphasis"/>
    <w:basedOn w:val="DefaultParagraphFont"/>
    <w:uiPriority w:val="21"/>
    <w:qFormat/>
    <w:rsid w:val="005F3353"/>
    <w:rPr>
      <w:i/>
      <w:iCs/>
      <w:color w:val="0F4761" w:themeColor="accent1" w:themeShade="BF"/>
    </w:rPr>
  </w:style>
  <w:style w:type="paragraph" w:styleId="IntenseQuote">
    <w:name w:val="Intense Quote"/>
    <w:basedOn w:val="Normal"/>
    <w:next w:val="Normal"/>
    <w:link w:val="IntenseQuoteChar"/>
    <w:uiPriority w:val="30"/>
    <w:qFormat/>
    <w:rsid w:val="005F3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353"/>
    <w:rPr>
      <w:i/>
      <w:iCs/>
      <w:color w:val="0F4761" w:themeColor="accent1" w:themeShade="BF"/>
    </w:rPr>
  </w:style>
  <w:style w:type="character" w:styleId="IntenseReference">
    <w:name w:val="Intense Reference"/>
    <w:basedOn w:val="DefaultParagraphFont"/>
    <w:uiPriority w:val="32"/>
    <w:qFormat/>
    <w:rsid w:val="005F3353"/>
    <w:rPr>
      <w:b/>
      <w:bCs/>
      <w:smallCaps/>
      <w:color w:val="0F4761" w:themeColor="accent1" w:themeShade="BF"/>
      <w:spacing w:val="5"/>
    </w:rPr>
  </w:style>
  <w:style w:type="character" w:styleId="Hyperlink">
    <w:name w:val="Hyperlink"/>
    <w:basedOn w:val="DefaultParagraphFont"/>
    <w:uiPriority w:val="99"/>
    <w:unhideWhenUsed/>
    <w:rsid w:val="004F07BB"/>
    <w:rPr>
      <w:color w:val="467886" w:themeColor="hyperlink"/>
      <w:u w:val="single"/>
    </w:rPr>
  </w:style>
  <w:style w:type="character" w:styleId="UnresolvedMention">
    <w:name w:val="Unresolved Mention"/>
    <w:basedOn w:val="DefaultParagraphFont"/>
    <w:uiPriority w:val="99"/>
    <w:semiHidden/>
    <w:unhideWhenUsed/>
    <w:rsid w:val="004F07BB"/>
    <w:rPr>
      <w:color w:val="605E5C"/>
      <w:shd w:val="clear" w:color="auto" w:fill="E1DFDD"/>
    </w:rPr>
  </w:style>
  <w:style w:type="character" w:styleId="CommentReference">
    <w:name w:val="annotation reference"/>
    <w:basedOn w:val="DefaultParagraphFont"/>
    <w:uiPriority w:val="99"/>
    <w:semiHidden/>
    <w:unhideWhenUsed/>
    <w:rsid w:val="002E22AD"/>
    <w:rPr>
      <w:sz w:val="16"/>
      <w:szCs w:val="16"/>
    </w:rPr>
  </w:style>
  <w:style w:type="paragraph" w:styleId="CommentText">
    <w:name w:val="annotation text"/>
    <w:basedOn w:val="Normal"/>
    <w:link w:val="CommentTextChar"/>
    <w:uiPriority w:val="99"/>
    <w:unhideWhenUsed/>
    <w:rsid w:val="002E22AD"/>
    <w:pPr>
      <w:spacing w:line="240" w:lineRule="auto"/>
    </w:pPr>
    <w:rPr>
      <w:sz w:val="20"/>
      <w:szCs w:val="20"/>
    </w:rPr>
  </w:style>
  <w:style w:type="character" w:customStyle="1" w:styleId="CommentTextChar">
    <w:name w:val="Comment Text Char"/>
    <w:basedOn w:val="DefaultParagraphFont"/>
    <w:link w:val="CommentText"/>
    <w:uiPriority w:val="99"/>
    <w:rsid w:val="002E22AD"/>
    <w:rPr>
      <w:sz w:val="20"/>
      <w:szCs w:val="20"/>
    </w:rPr>
  </w:style>
  <w:style w:type="paragraph" w:styleId="CommentSubject">
    <w:name w:val="annotation subject"/>
    <w:basedOn w:val="CommentText"/>
    <w:next w:val="CommentText"/>
    <w:link w:val="CommentSubjectChar"/>
    <w:uiPriority w:val="99"/>
    <w:semiHidden/>
    <w:unhideWhenUsed/>
    <w:rsid w:val="002E22AD"/>
    <w:rPr>
      <w:b/>
      <w:bCs/>
    </w:rPr>
  </w:style>
  <w:style w:type="character" w:customStyle="1" w:styleId="CommentSubjectChar">
    <w:name w:val="Comment Subject Char"/>
    <w:basedOn w:val="CommentTextChar"/>
    <w:link w:val="CommentSubject"/>
    <w:uiPriority w:val="99"/>
    <w:semiHidden/>
    <w:rsid w:val="002E22AD"/>
    <w:rPr>
      <w:b/>
      <w:bCs/>
      <w:sz w:val="20"/>
      <w:szCs w:val="20"/>
    </w:rPr>
  </w:style>
  <w:style w:type="character" w:styleId="FollowedHyperlink">
    <w:name w:val="FollowedHyperlink"/>
    <w:basedOn w:val="DefaultParagraphFont"/>
    <w:uiPriority w:val="99"/>
    <w:semiHidden/>
    <w:unhideWhenUsed/>
    <w:rsid w:val="00705FE6"/>
    <w:rPr>
      <w:color w:val="96607D" w:themeColor="followedHyperlink"/>
      <w:u w:val="single"/>
    </w:rPr>
  </w:style>
  <w:style w:type="paragraph" w:styleId="Revision">
    <w:name w:val="Revision"/>
    <w:hidden/>
    <w:uiPriority w:val="99"/>
    <w:semiHidden/>
    <w:rsid w:val="00851A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2307</Words>
  <Characters>13155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2026-03-30T12:55:00Z</dcterms:created>
  <dcterms:modified xsi:type="dcterms:W3CDTF">2026-03-30T12:55:00Z</dcterms:modified>
</cp:coreProperties>
</file>
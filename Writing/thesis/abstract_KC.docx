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AE9DD" w14:textId="77777777" w:rsidR="005F3148" w:rsidRPr="006F0493" w:rsidRDefault="005F3148" w:rsidP="005F3148">
      <w:pPr>
        <w:spacing w:line="360" w:lineRule="auto"/>
        <w:rPr>
          <w:rFonts w:ascii="Times New Roman" w:hAnsi="Times New Roman" w:cs="Times New Roman"/>
          <w:b/>
          <w:bCs/>
          <w:sz w:val="40"/>
          <w:szCs w:val="40"/>
        </w:rPr>
      </w:pPr>
      <w:r>
        <w:rPr>
          <w:rFonts w:ascii="Times New Roman" w:hAnsi="Times New Roman" w:cs="Times New Roman"/>
          <w:b/>
          <w:bCs/>
          <w:sz w:val="40"/>
          <w:szCs w:val="40"/>
        </w:rPr>
        <w:t>Abstract</w:t>
      </w:r>
    </w:p>
    <w:p w14:paraId="4C4A9F72" w14:textId="20318C67" w:rsidR="005F3148" w:rsidRDefault="005F3148" w:rsidP="005F3148">
      <w:pPr>
        <w:spacing w:line="360" w:lineRule="auto"/>
        <w:ind w:firstLine="720"/>
        <w:rPr>
          <w:rFonts w:ascii="Times New Roman" w:hAnsi="Times New Roman" w:cs="Times New Roman"/>
        </w:rPr>
      </w:pPr>
      <w:r>
        <w:rPr>
          <w:rFonts w:ascii="Times New Roman" w:hAnsi="Times New Roman" w:cs="Times New Roman"/>
        </w:rPr>
        <w:t>Stress induces both immediate and long-lasting changes in neural circuits that regulate physiological and behaviour</w:t>
      </w:r>
      <w:ins w:id="0" w:author="Karen Crosby" w:date="2026-04-13T08:42:00Z" w16du:dateUtc="2026-04-13T11:42:00Z">
        <w:r w:rsidR="00EF6323">
          <w:rPr>
            <w:rFonts w:ascii="Times New Roman" w:hAnsi="Times New Roman" w:cs="Times New Roman"/>
          </w:rPr>
          <w:t>al</w:t>
        </w:r>
      </w:ins>
      <w:r>
        <w:rPr>
          <w:rFonts w:ascii="Times New Roman" w:hAnsi="Times New Roman" w:cs="Times New Roman"/>
        </w:rPr>
        <w:t xml:space="preserve"> responses. The dorsomedial hypothalamus (DMH) is a key regulator of the stress response due to its role in modulating the hypothalamic-pituitary-adrenal (HPA) axis activity, yet the mechanisms by which stress alters synaptic transmission and neuronal excitability in this brain region remain unclear, particularly in females. This study investigated how acute and repeated restraint stress influences glutamatergic transmission, synaptic plasticity, and intrinsic excitability in DMH neurons of young female rats.</w:t>
      </w:r>
    </w:p>
    <w:p w14:paraId="65D3C249" w14:textId="1908349C" w:rsidR="005F3148" w:rsidRDefault="005F3148" w:rsidP="005F3148">
      <w:pPr>
        <w:spacing w:line="360" w:lineRule="auto"/>
        <w:ind w:firstLine="720"/>
        <w:rPr>
          <w:rFonts w:ascii="Times New Roman" w:hAnsi="Times New Roman" w:cs="Times New Roman"/>
        </w:rPr>
      </w:pPr>
      <w:commentRangeStart w:id="1"/>
      <w:r>
        <w:rPr>
          <w:rFonts w:ascii="Times New Roman" w:hAnsi="Times New Roman" w:cs="Times New Roman"/>
        </w:rPr>
        <w:t>Whole</w:t>
      </w:r>
      <w:commentRangeEnd w:id="1"/>
      <w:r w:rsidR="00EF6323">
        <w:rPr>
          <w:rStyle w:val="CommentReference"/>
          <w:rFonts w:ascii="Times New Roman" w:hAnsi="Times New Roman" w:cs="Times New Roman"/>
          <w:sz w:val="24"/>
          <w:szCs w:val="24"/>
        </w:rPr>
        <w:commentReference w:id="1"/>
      </w:r>
      <w:r>
        <w:rPr>
          <w:rFonts w:ascii="Times New Roman" w:hAnsi="Times New Roman" w:cs="Times New Roman"/>
        </w:rPr>
        <w:t xml:space="preserve">-cell patch clamp electrophysiology was used to record evoked excitatory postsynaptic currents (eEPSC) and action potential properties in hypothalamic brain slices. </w:t>
      </w:r>
      <w:r w:rsidRPr="00C37003">
        <w:rPr>
          <w:rFonts w:ascii="Times New Roman" w:hAnsi="Times New Roman" w:cs="Times New Roman"/>
        </w:rPr>
        <w:t xml:space="preserve">Acute stress increased </w:t>
      </w:r>
      <w:r>
        <w:rPr>
          <w:rFonts w:ascii="Times New Roman" w:hAnsi="Times New Roman" w:cs="Times New Roman"/>
        </w:rPr>
        <w:t>basal</w:t>
      </w:r>
      <w:r w:rsidRPr="00C37003">
        <w:rPr>
          <w:rFonts w:ascii="Times New Roman" w:hAnsi="Times New Roman" w:cs="Times New Roman"/>
        </w:rPr>
        <w:t xml:space="preserve"> glutamatergic transmission without altering presynaptic release probability, </w:t>
      </w:r>
      <w:r w:rsidRPr="001D5950">
        <w:rPr>
          <w:rFonts w:ascii="Times New Roman" w:hAnsi="Times New Roman" w:cs="Times New Roman"/>
          <w:color w:val="EE0000"/>
        </w:rPr>
        <w:t>suggesting a postsynaptic mechanism</w:t>
      </w:r>
      <w:r w:rsidRPr="00C37003">
        <w:rPr>
          <w:rFonts w:ascii="Times New Roman" w:hAnsi="Times New Roman" w:cs="Times New Roman"/>
        </w:rPr>
        <w:t xml:space="preserve">. Following high frequency stimulation </w:t>
      </w:r>
      <w:r>
        <w:rPr>
          <w:rFonts w:ascii="Times New Roman" w:hAnsi="Times New Roman" w:cs="Times New Roman"/>
        </w:rPr>
        <w:t xml:space="preserve">(HFS), </w:t>
      </w:r>
      <w:r w:rsidRPr="00C37003">
        <w:rPr>
          <w:rFonts w:ascii="Times New Roman" w:hAnsi="Times New Roman" w:cs="Times New Roman"/>
        </w:rPr>
        <w:t>acute stress induced a long</w:t>
      </w:r>
      <w:r>
        <w:rPr>
          <w:rFonts w:ascii="Times New Roman" w:hAnsi="Times New Roman" w:cs="Times New Roman"/>
        </w:rPr>
        <w:t>-</w:t>
      </w:r>
      <w:r w:rsidRPr="00C37003">
        <w:rPr>
          <w:rFonts w:ascii="Times New Roman" w:hAnsi="Times New Roman" w:cs="Times New Roman"/>
        </w:rPr>
        <w:t>term depression of excitatory transmission accompanied by a</w:t>
      </w:r>
      <w:r>
        <w:rPr>
          <w:rFonts w:ascii="Times New Roman" w:hAnsi="Times New Roman" w:cs="Times New Roman"/>
        </w:rPr>
        <w:t xml:space="preserve"> decrease in </w:t>
      </w:r>
      <w:r w:rsidRPr="00C37003">
        <w:rPr>
          <w:rFonts w:ascii="Times New Roman" w:hAnsi="Times New Roman" w:cs="Times New Roman"/>
        </w:rPr>
        <w:t xml:space="preserve">presynaptic glutamate release. This </w:t>
      </w:r>
      <w:ins w:id="2" w:author="Karen Crosby" w:date="2026-04-13T08:46:00Z" w16du:dateUtc="2026-04-13T11:46:00Z">
        <w:r w:rsidR="00EF6323">
          <w:rPr>
            <w:rFonts w:ascii="Times New Roman" w:hAnsi="Times New Roman" w:cs="Times New Roman"/>
          </w:rPr>
          <w:t xml:space="preserve">long-term depression </w:t>
        </w:r>
      </w:ins>
      <w:del w:id="3" w:author="Karen Crosby" w:date="2026-04-13T08:46:00Z" w16du:dateUtc="2026-04-13T11:46:00Z">
        <w:r w:rsidDel="00EF6323">
          <w:rPr>
            <w:rFonts w:ascii="Times New Roman" w:hAnsi="Times New Roman" w:cs="Times New Roman"/>
          </w:rPr>
          <w:delText>LTD</w:delText>
        </w:r>
        <w:r w:rsidRPr="00C37003" w:rsidDel="00EF6323">
          <w:rPr>
            <w:rFonts w:ascii="Times New Roman" w:hAnsi="Times New Roman" w:cs="Times New Roman"/>
          </w:rPr>
          <w:delText xml:space="preserve"> </w:delText>
        </w:r>
      </w:del>
      <w:r w:rsidRPr="00C37003">
        <w:rPr>
          <w:rFonts w:ascii="Times New Roman" w:hAnsi="Times New Roman" w:cs="Times New Roman"/>
        </w:rPr>
        <w:t xml:space="preserve">was </w:t>
      </w:r>
      <w:r>
        <w:rPr>
          <w:rFonts w:ascii="Times New Roman" w:hAnsi="Times New Roman" w:cs="Times New Roman"/>
        </w:rPr>
        <w:t>eliminated</w:t>
      </w:r>
      <w:r w:rsidRPr="00C37003">
        <w:rPr>
          <w:rFonts w:ascii="Times New Roman" w:hAnsi="Times New Roman" w:cs="Times New Roman"/>
        </w:rPr>
        <w:t xml:space="preserve"> </w:t>
      </w:r>
      <w:ins w:id="4" w:author="Karen Crosby" w:date="2026-04-13T08:46:00Z" w16du:dateUtc="2026-04-13T11:46:00Z">
        <w:r w:rsidR="00EF6323">
          <w:rPr>
            <w:rFonts w:ascii="Times New Roman" w:hAnsi="Times New Roman" w:cs="Times New Roman"/>
          </w:rPr>
          <w:t xml:space="preserve">when type I cannabinoid receptors were blocked with </w:t>
        </w:r>
      </w:ins>
      <w:del w:id="5" w:author="Karen Crosby" w:date="2026-04-13T08:46:00Z" w16du:dateUtc="2026-04-13T11:46:00Z">
        <w:r w:rsidRPr="00C37003" w:rsidDel="00EF6323">
          <w:rPr>
            <w:rFonts w:ascii="Times New Roman" w:hAnsi="Times New Roman" w:cs="Times New Roman"/>
          </w:rPr>
          <w:delText>by the end</w:delText>
        </w:r>
        <w:r w:rsidDel="00EF6323">
          <w:rPr>
            <w:rFonts w:ascii="Times New Roman" w:hAnsi="Times New Roman" w:cs="Times New Roman"/>
          </w:rPr>
          <w:delText>o</w:delText>
        </w:r>
        <w:r w:rsidRPr="00C37003" w:rsidDel="00EF6323">
          <w:rPr>
            <w:rFonts w:ascii="Times New Roman" w:hAnsi="Times New Roman" w:cs="Times New Roman"/>
          </w:rPr>
          <w:delText xml:space="preserve">cannabinoid type </w:delText>
        </w:r>
        <w:r w:rsidDel="00EF6323">
          <w:rPr>
            <w:rFonts w:ascii="Times New Roman" w:hAnsi="Times New Roman" w:cs="Times New Roman"/>
          </w:rPr>
          <w:delText>I</w:delText>
        </w:r>
        <w:r w:rsidRPr="00C37003" w:rsidDel="00EF6323">
          <w:rPr>
            <w:rFonts w:ascii="Times New Roman" w:hAnsi="Times New Roman" w:cs="Times New Roman"/>
          </w:rPr>
          <w:delText xml:space="preserve"> receptor </w:delText>
        </w:r>
        <w:r w:rsidRPr="006030D9" w:rsidDel="00EF6323">
          <w:rPr>
            <w:rFonts w:ascii="Times New Roman" w:hAnsi="Times New Roman" w:cs="Times New Roman"/>
            <w:highlight w:val="yellow"/>
          </w:rPr>
          <w:delText>inverse agonist/antagonist</w:delText>
        </w:r>
      </w:del>
      <w:r w:rsidRPr="00C37003">
        <w:rPr>
          <w:rFonts w:ascii="Times New Roman" w:hAnsi="Times New Roman" w:cs="Times New Roman"/>
        </w:rPr>
        <w:t xml:space="preserve"> AM251</w:t>
      </w:r>
      <w:r>
        <w:rPr>
          <w:rFonts w:ascii="Times New Roman" w:hAnsi="Times New Roman" w:cs="Times New Roman"/>
        </w:rPr>
        <w:t xml:space="preserve">, </w:t>
      </w:r>
      <w:r w:rsidRPr="00C37003">
        <w:rPr>
          <w:rFonts w:ascii="Times New Roman" w:hAnsi="Times New Roman" w:cs="Times New Roman"/>
        </w:rPr>
        <w:t xml:space="preserve">demonstrating that </w:t>
      </w:r>
      <w:r>
        <w:rPr>
          <w:rFonts w:ascii="Times New Roman" w:hAnsi="Times New Roman" w:cs="Times New Roman"/>
        </w:rPr>
        <w:t>the effect is</w:t>
      </w:r>
      <w:r w:rsidRPr="00C37003">
        <w:rPr>
          <w:rFonts w:ascii="Times New Roman" w:hAnsi="Times New Roman" w:cs="Times New Roman"/>
        </w:rPr>
        <w:t xml:space="preserve"> mediated by endocannabinoid signa</w:t>
      </w:r>
      <w:r>
        <w:rPr>
          <w:rFonts w:ascii="Times New Roman" w:hAnsi="Times New Roman" w:cs="Times New Roman"/>
        </w:rPr>
        <w:t>l</w:t>
      </w:r>
      <w:r w:rsidRPr="00C37003">
        <w:rPr>
          <w:rFonts w:ascii="Times New Roman" w:hAnsi="Times New Roman" w:cs="Times New Roman"/>
        </w:rPr>
        <w:t>ling. Acute stress also reduced neuronal excitability</w:t>
      </w:r>
      <w:r>
        <w:rPr>
          <w:rFonts w:ascii="Times New Roman" w:hAnsi="Times New Roman" w:cs="Times New Roman"/>
        </w:rPr>
        <w:t xml:space="preserve">, </w:t>
      </w:r>
      <w:r w:rsidRPr="00C37003">
        <w:rPr>
          <w:rFonts w:ascii="Times New Roman" w:hAnsi="Times New Roman" w:cs="Times New Roman"/>
        </w:rPr>
        <w:t xml:space="preserve">evidenced by decreased action potential frequency and amplitude following </w:t>
      </w:r>
      <w:r>
        <w:rPr>
          <w:rFonts w:ascii="Times New Roman" w:hAnsi="Times New Roman" w:cs="Times New Roman"/>
        </w:rPr>
        <w:t>HFS</w:t>
      </w:r>
      <w:r w:rsidRPr="00C37003">
        <w:rPr>
          <w:rFonts w:ascii="Times New Roman" w:hAnsi="Times New Roman" w:cs="Times New Roman"/>
        </w:rPr>
        <w:t xml:space="preserve">. </w:t>
      </w:r>
    </w:p>
    <w:p w14:paraId="07D15D9D" w14:textId="77777777" w:rsidR="005F3148" w:rsidRDefault="005F3148" w:rsidP="005F3148">
      <w:pPr>
        <w:spacing w:line="360" w:lineRule="auto"/>
        <w:ind w:firstLine="720"/>
        <w:rPr>
          <w:rFonts w:ascii="Times New Roman" w:hAnsi="Times New Roman" w:cs="Times New Roman"/>
        </w:rPr>
      </w:pPr>
      <w:r w:rsidRPr="00C37003">
        <w:rPr>
          <w:rFonts w:ascii="Times New Roman" w:hAnsi="Times New Roman" w:cs="Times New Roman"/>
        </w:rPr>
        <w:t>In contrast</w:t>
      </w:r>
      <w:r>
        <w:rPr>
          <w:rFonts w:ascii="Times New Roman" w:hAnsi="Times New Roman" w:cs="Times New Roman"/>
        </w:rPr>
        <w:t>,</w:t>
      </w:r>
      <w:r w:rsidRPr="00C37003">
        <w:rPr>
          <w:rFonts w:ascii="Times New Roman" w:hAnsi="Times New Roman" w:cs="Times New Roman"/>
        </w:rPr>
        <w:t xml:space="preserve"> repeated stress did not significantly alter glutamatergic transmission or synaptic plasticity although it reduced action potential amplitude suggesting partial adaptation of neuronal function. </w:t>
      </w:r>
    </w:p>
    <w:p w14:paraId="06010384" w14:textId="69F9F6AC" w:rsidR="005F3148" w:rsidRDefault="005F3148" w:rsidP="005F3148">
      <w:pPr>
        <w:spacing w:line="360" w:lineRule="auto"/>
        <w:ind w:firstLine="720"/>
        <w:rPr>
          <w:rFonts w:ascii="Times New Roman" w:hAnsi="Times New Roman" w:cs="Times New Roman"/>
        </w:rPr>
      </w:pPr>
      <w:r w:rsidRPr="00C37003">
        <w:rPr>
          <w:rFonts w:ascii="Times New Roman" w:hAnsi="Times New Roman" w:cs="Times New Roman"/>
        </w:rPr>
        <w:t xml:space="preserve">These findings demonstrate that acute stress engages </w:t>
      </w:r>
      <w:commentRangeStart w:id="6"/>
      <w:r w:rsidRPr="00C37003">
        <w:rPr>
          <w:rFonts w:ascii="Times New Roman" w:hAnsi="Times New Roman" w:cs="Times New Roman"/>
        </w:rPr>
        <w:t xml:space="preserve">and do cannabinoids </w:t>
      </w:r>
      <w:commentRangeEnd w:id="6"/>
      <w:r w:rsidR="00EF6323" w:rsidRPr="00C37003">
        <w:rPr>
          <w:rStyle w:val="CommentReference"/>
          <w:rFonts w:ascii="Times New Roman" w:hAnsi="Times New Roman" w:cs="Times New Roman"/>
          <w:sz w:val="24"/>
          <w:szCs w:val="24"/>
        </w:rPr>
        <w:commentReference w:id="6"/>
      </w:r>
      <w:r w:rsidRPr="00C37003">
        <w:rPr>
          <w:rFonts w:ascii="Times New Roman" w:hAnsi="Times New Roman" w:cs="Times New Roman"/>
        </w:rPr>
        <w:t>dependent mechanisms to produce long lasting changes in synaptic transmission and neuronal excitability in the DMH</w:t>
      </w:r>
      <w:ins w:id="7" w:author="Karen Crosby" w:date="2026-04-13T08:45:00Z" w16du:dateUtc="2026-04-13T11:45:00Z">
        <w:r w:rsidR="00EF6323">
          <w:rPr>
            <w:rFonts w:ascii="Times New Roman" w:hAnsi="Times New Roman" w:cs="Times New Roman"/>
          </w:rPr>
          <w:t>,</w:t>
        </w:r>
      </w:ins>
      <w:r w:rsidRPr="00C37003">
        <w:rPr>
          <w:rFonts w:ascii="Times New Roman" w:hAnsi="Times New Roman" w:cs="Times New Roman"/>
        </w:rPr>
        <w:t xml:space="preserve"> whereas repeated stress results in more limited effects. This work provides insight into how stress modifies hypothalamic circuits and identifies the DMA as a potential </w:t>
      </w:r>
      <w:r>
        <w:rPr>
          <w:rFonts w:ascii="Times New Roman" w:hAnsi="Times New Roman" w:cs="Times New Roman"/>
        </w:rPr>
        <w:t>site</w:t>
      </w:r>
      <w:r w:rsidRPr="00C37003">
        <w:rPr>
          <w:rFonts w:ascii="Times New Roman" w:hAnsi="Times New Roman" w:cs="Times New Roman"/>
        </w:rPr>
        <w:t xml:space="preserve"> where stress</w:t>
      </w:r>
      <w:ins w:id="8" w:author="Karen Crosby" w:date="2026-04-13T08:45:00Z" w16du:dateUtc="2026-04-13T11:45:00Z">
        <w:r w:rsidR="00EF6323">
          <w:rPr>
            <w:rFonts w:ascii="Times New Roman" w:hAnsi="Times New Roman" w:cs="Times New Roman"/>
          </w:rPr>
          <w:t>-</w:t>
        </w:r>
      </w:ins>
      <w:del w:id="9" w:author="Karen Crosby" w:date="2026-04-13T08:45:00Z" w16du:dateUtc="2026-04-13T11:45:00Z">
        <w:r w:rsidRPr="00C37003" w:rsidDel="00EF6323">
          <w:rPr>
            <w:rFonts w:ascii="Times New Roman" w:hAnsi="Times New Roman" w:cs="Times New Roman"/>
          </w:rPr>
          <w:delText xml:space="preserve"> </w:delText>
        </w:r>
      </w:del>
      <w:r w:rsidRPr="00C37003">
        <w:rPr>
          <w:rFonts w:ascii="Times New Roman" w:hAnsi="Times New Roman" w:cs="Times New Roman"/>
        </w:rPr>
        <w:t>induced plasticity may influence future stress responsiveness</w:t>
      </w:r>
      <w:r>
        <w:rPr>
          <w:rFonts w:ascii="Times New Roman" w:hAnsi="Times New Roman" w:cs="Times New Roman"/>
        </w:rPr>
        <w:t>.</w:t>
      </w:r>
    </w:p>
    <w:p w14:paraId="70769A39" w14:textId="77777777" w:rsidR="006E759B" w:rsidRDefault="006E759B"/>
    <w:sectPr w:rsidR="006E759B">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Karen Crosby" w:date="2026-04-13T08:44:00Z" w:initials="KC">
    <w:p w14:paraId="7761C6F0" w14:textId="77777777" w:rsidR="00EF6323" w:rsidRDefault="00EF6323" w:rsidP="00EF6323">
      <w:pPr>
        <w:pStyle w:val="CommentText"/>
      </w:pPr>
      <w:r>
        <w:rPr>
          <w:rStyle w:val="CommentReference"/>
        </w:rPr>
        <w:annotationRef/>
      </w:r>
      <w:r>
        <w:t>It should be all one paragraph</w:t>
      </w:r>
    </w:p>
  </w:comment>
  <w:comment w:id="6" w:author="Karen Crosby" w:date="2026-04-13T08:45:00Z" w:initials="KC">
    <w:p w14:paraId="5ABDA5D9" w14:textId="77777777" w:rsidR="00EF6323" w:rsidRDefault="00EF6323" w:rsidP="00EF6323">
      <w:pPr>
        <w:pStyle w:val="CommentText"/>
      </w:pPr>
      <w:r>
        <w:rPr>
          <w:rStyle w:val="CommentReference"/>
        </w:rPr>
        <w:annotationRef/>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61C6F0" w15:done="0"/>
  <w15:commentEx w15:paraId="5ABDA5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30D94D" w16cex:dateUtc="2026-04-13T11:44:00Z"/>
  <w16cex:commentExtensible w16cex:durableId="6E65C48B" w16cex:dateUtc="2026-04-13T11: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61C6F0" w16cid:durableId="0830D94D"/>
  <w16cid:commentId w16cid:paraId="5ABDA5D9" w16cid:durableId="6E65C48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en Crosby">
    <w15:presenceInfo w15:providerId="AD" w15:userId="S::kcrosby@mta.ca::6d3df150-a32e-4e96-aa9e-8b9ee51e6d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148"/>
    <w:rsid w:val="00101593"/>
    <w:rsid w:val="001C2BA9"/>
    <w:rsid w:val="001F08BD"/>
    <w:rsid w:val="00510426"/>
    <w:rsid w:val="005F3148"/>
    <w:rsid w:val="006E759B"/>
    <w:rsid w:val="00A57711"/>
    <w:rsid w:val="00D748BC"/>
    <w:rsid w:val="00E70BC6"/>
    <w:rsid w:val="00EF6323"/>
    <w:rsid w:val="00F0261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02E30"/>
  <w15:chartTrackingRefBased/>
  <w15:docId w15:val="{E5951C94-9750-7748-BF08-8566E5DBB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148"/>
  </w:style>
  <w:style w:type="paragraph" w:styleId="Heading1">
    <w:name w:val="heading 1"/>
    <w:basedOn w:val="Normal"/>
    <w:next w:val="Normal"/>
    <w:link w:val="Heading1Char"/>
    <w:uiPriority w:val="9"/>
    <w:qFormat/>
    <w:rsid w:val="005F31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1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1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1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1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1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1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1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1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1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1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1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1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1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1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1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1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148"/>
    <w:rPr>
      <w:rFonts w:eastAsiaTheme="majorEastAsia" w:cstheme="majorBidi"/>
      <w:color w:val="272727" w:themeColor="text1" w:themeTint="D8"/>
    </w:rPr>
  </w:style>
  <w:style w:type="paragraph" w:styleId="Title">
    <w:name w:val="Title"/>
    <w:basedOn w:val="Normal"/>
    <w:next w:val="Normal"/>
    <w:link w:val="TitleChar"/>
    <w:uiPriority w:val="10"/>
    <w:qFormat/>
    <w:rsid w:val="005F31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1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1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1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148"/>
    <w:pPr>
      <w:spacing w:before="160"/>
      <w:jc w:val="center"/>
    </w:pPr>
    <w:rPr>
      <w:i/>
      <w:iCs/>
      <w:color w:val="404040" w:themeColor="text1" w:themeTint="BF"/>
    </w:rPr>
  </w:style>
  <w:style w:type="character" w:customStyle="1" w:styleId="QuoteChar">
    <w:name w:val="Quote Char"/>
    <w:basedOn w:val="DefaultParagraphFont"/>
    <w:link w:val="Quote"/>
    <w:uiPriority w:val="29"/>
    <w:rsid w:val="005F3148"/>
    <w:rPr>
      <w:i/>
      <w:iCs/>
      <w:color w:val="404040" w:themeColor="text1" w:themeTint="BF"/>
    </w:rPr>
  </w:style>
  <w:style w:type="paragraph" w:styleId="ListParagraph">
    <w:name w:val="List Paragraph"/>
    <w:basedOn w:val="Normal"/>
    <w:uiPriority w:val="34"/>
    <w:qFormat/>
    <w:rsid w:val="005F3148"/>
    <w:pPr>
      <w:ind w:left="720"/>
      <w:contextualSpacing/>
    </w:pPr>
  </w:style>
  <w:style w:type="character" w:styleId="IntenseEmphasis">
    <w:name w:val="Intense Emphasis"/>
    <w:basedOn w:val="DefaultParagraphFont"/>
    <w:uiPriority w:val="21"/>
    <w:qFormat/>
    <w:rsid w:val="005F3148"/>
    <w:rPr>
      <w:i/>
      <w:iCs/>
      <w:color w:val="0F4761" w:themeColor="accent1" w:themeShade="BF"/>
    </w:rPr>
  </w:style>
  <w:style w:type="paragraph" w:styleId="IntenseQuote">
    <w:name w:val="Intense Quote"/>
    <w:basedOn w:val="Normal"/>
    <w:next w:val="Normal"/>
    <w:link w:val="IntenseQuoteChar"/>
    <w:uiPriority w:val="30"/>
    <w:qFormat/>
    <w:rsid w:val="005F31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148"/>
    <w:rPr>
      <w:i/>
      <w:iCs/>
      <w:color w:val="0F4761" w:themeColor="accent1" w:themeShade="BF"/>
    </w:rPr>
  </w:style>
  <w:style w:type="character" w:styleId="IntenseReference">
    <w:name w:val="Intense Reference"/>
    <w:basedOn w:val="DefaultParagraphFont"/>
    <w:uiPriority w:val="32"/>
    <w:qFormat/>
    <w:rsid w:val="005F3148"/>
    <w:rPr>
      <w:b/>
      <w:bCs/>
      <w:smallCaps/>
      <w:color w:val="0F4761" w:themeColor="accent1" w:themeShade="BF"/>
      <w:spacing w:val="5"/>
    </w:rPr>
  </w:style>
  <w:style w:type="paragraph" w:styleId="Revision">
    <w:name w:val="Revision"/>
    <w:hidden/>
    <w:uiPriority w:val="99"/>
    <w:semiHidden/>
    <w:rsid w:val="00EF6323"/>
    <w:pPr>
      <w:spacing w:after="0" w:line="240" w:lineRule="auto"/>
    </w:pPr>
  </w:style>
  <w:style w:type="character" w:styleId="CommentReference">
    <w:name w:val="annotation reference"/>
    <w:basedOn w:val="DefaultParagraphFont"/>
    <w:uiPriority w:val="99"/>
    <w:semiHidden/>
    <w:unhideWhenUsed/>
    <w:rsid w:val="00EF6323"/>
    <w:rPr>
      <w:sz w:val="16"/>
      <w:szCs w:val="16"/>
    </w:rPr>
  </w:style>
  <w:style w:type="paragraph" w:styleId="CommentText">
    <w:name w:val="annotation text"/>
    <w:basedOn w:val="Normal"/>
    <w:link w:val="CommentTextChar"/>
    <w:uiPriority w:val="99"/>
    <w:unhideWhenUsed/>
    <w:rsid w:val="00EF6323"/>
    <w:pPr>
      <w:spacing w:line="240" w:lineRule="auto"/>
    </w:pPr>
    <w:rPr>
      <w:sz w:val="20"/>
      <w:szCs w:val="20"/>
    </w:rPr>
  </w:style>
  <w:style w:type="character" w:customStyle="1" w:styleId="CommentTextChar">
    <w:name w:val="Comment Text Char"/>
    <w:basedOn w:val="DefaultParagraphFont"/>
    <w:link w:val="CommentText"/>
    <w:uiPriority w:val="99"/>
    <w:rsid w:val="00EF6323"/>
    <w:rPr>
      <w:sz w:val="20"/>
      <w:szCs w:val="20"/>
    </w:rPr>
  </w:style>
  <w:style w:type="paragraph" w:styleId="CommentSubject">
    <w:name w:val="annotation subject"/>
    <w:basedOn w:val="CommentText"/>
    <w:next w:val="CommentText"/>
    <w:link w:val="CommentSubjectChar"/>
    <w:uiPriority w:val="99"/>
    <w:semiHidden/>
    <w:unhideWhenUsed/>
    <w:rsid w:val="00EF6323"/>
    <w:rPr>
      <w:b/>
      <w:bCs/>
    </w:rPr>
  </w:style>
  <w:style w:type="character" w:customStyle="1" w:styleId="CommentSubjectChar">
    <w:name w:val="Comment Subject Char"/>
    <w:basedOn w:val="CommentTextChar"/>
    <w:link w:val="CommentSubject"/>
    <w:uiPriority w:val="99"/>
    <w:semiHidden/>
    <w:rsid w:val="00EF632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321</Words>
  <Characters>1830</Characters>
  <Application>Microsoft Office Word</Application>
  <DocSecurity>0</DocSecurity>
  <Lines>15</Lines>
  <Paragraphs>4</Paragraphs>
  <ScaleCrop>false</ScaleCrop>
  <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Muzzatti</dc:creator>
  <cp:keywords/>
  <dc:description/>
  <cp:lastModifiedBy>Karen Crosby</cp:lastModifiedBy>
  <cp:revision>2</cp:revision>
  <dcterms:created xsi:type="dcterms:W3CDTF">2026-04-13T11:47:00Z</dcterms:created>
  <dcterms:modified xsi:type="dcterms:W3CDTF">2026-04-13T11:47:00Z</dcterms:modified>
</cp:coreProperties>
</file>
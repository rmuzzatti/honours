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9EAFF" w14:textId="03730FD8" w:rsidR="009C6CB0" w:rsidRPr="0097146F" w:rsidRDefault="0035266F" w:rsidP="00CE2029">
      <w:pPr>
        <w:spacing w:line="360" w:lineRule="auto"/>
        <w:jc w:val="center"/>
      </w:pPr>
      <w:r w:rsidRPr="0097146F">
        <w:rPr>
          <w:b/>
          <w:bCs/>
        </w:rPr>
        <w:t>The Effect of Acute and Repeated Stress on Excitatory Neurons in the Female Rat Dorsomedial Hypothalamus</w:t>
      </w:r>
      <w:r w:rsidR="009C6CB0" w:rsidRPr="0097146F">
        <w:rPr>
          <w:b/>
          <w:bCs/>
        </w:rPr>
        <w:t xml:space="preserve"> </w:t>
      </w:r>
    </w:p>
    <w:p w14:paraId="5F360A94" w14:textId="536902D9" w:rsidR="006969F1" w:rsidRPr="0097146F" w:rsidRDefault="006969F1" w:rsidP="000C4A9D">
      <w:pPr>
        <w:pStyle w:val="Heading1"/>
        <w:spacing w:line="360" w:lineRule="auto"/>
        <w:rPr>
          <w:rFonts w:ascii="Times New Roman" w:hAnsi="Times New Roman" w:cs="Times New Roman"/>
          <w:b/>
          <w:bCs/>
          <w:color w:val="000000" w:themeColor="text1"/>
          <w:sz w:val="24"/>
          <w:szCs w:val="24"/>
        </w:rPr>
      </w:pPr>
      <w:bookmarkStart w:id="0" w:name="_Toc227760202"/>
      <w:r w:rsidRPr="0097146F">
        <w:rPr>
          <w:rFonts w:ascii="Times New Roman" w:hAnsi="Times New Roman" w:cs="Times New Roman"/>
          <w:b/>
          <w:bCs/>
          <w:color w:val="000000" w:themeColor="text1"/>
          <w:sz w:val="24"/>
          <w:szCs w:val="24"/>
        </w:rPr>
        <w:t>Abstract</w:t>
      </w:r>
      <w:bookmarkEnd w:id="0"/>
    </w:p>
    <w:p w14:paraId="6F04243F" w14:textId="6825E952" w:rsidR="00C37003" w:rsidRPr="0097146F" w:rsidRDefault="006969F1" w:rsidP="000C4A9D">
      <w:pPr>
        <w:spacing w:line="360" w:lineRule="auto"/>
        <w:ind w:firstLine="720"/>
      </w:pPr>
      <w:r w:rsidRPr="0097146F">
        <w:t>Stress induces both immediate and long-lasting changes in neural circuits that regulate physiological and behaviour</w:t>
      </w:r>
      <w:r w:rsidR="009060A7" w:rsidRPr="0097146F">
        <w:t>al</w:t>
      </w:r>
      <w:r w:rsidRPr="0097146F">
        <w:t xml:space="preserve"> responses. The dorsomedial hypothalamus (DMH) is a key regulator of the stress response due to its role in modulating hypothalamic-</w:t>
      </w:r>
      <w:r w:rsidR="001A56D8" w:rsidRPr="0097146F">
        <w:t>pituitary</w:t>
      </w:r>
      <w:r w:rsidRPr="0097146F">
        <w:t xml:space="preserve">-adrenal (HPA) axis activity, yet the mechanisms by which stress alters synaptic transmission and neuronal </w:t>
      </w:r>
      <w:r w:rsidR="001A56D8" w:rsidRPr="0097146F">
        <w:t>excitability</w:t>
      </w:r>
      <w:r w:rsidRPr="0097146F">
        <w:t xml:space="preserve"> in this brain </w:t>
      </w:r>
      <w:r w:rsidR="001A56D8" w:rsidRPr="0097146F">
        <w:t>region</w:t>
      </w:r>
      <w:r w:rsidRPr="0097146F">
        <w:t xml:space="preserve"> remain unclear, </w:t>
      </w:r>
      <w:r w:rsidR="001A56D8" w:rsidRPr="0097146F">
        <w:t>particularly</w:t>
      </w:r>
      <w:r w:rsidRPr="0097146F">
        <w:t xml:space="preserve"> in </w:t>
      </w:r>
      <w:r w:rsidR="001A56D8" w:rsidRPr="0097146F">
        <w:t>females</w:t>
      </w:r>
      <w:r w:rsidRPr="0097146F">
        <w:t>.</w:t>
      </w:r>
      <w:r w:rsidR="00A65994" w:rsidRPr="0097146F">
        <w:t xml:space="preserve"> This study investigated how acute and repeated restraint stress influence</w:t>
      </w:r>
      <w:r w:rsidR="009060A7" w:rsidRPr="0097146F">
        <w:t>d</w:t>
      </w:r>
      <w:r w:rsidR="00A65994" w:rsidRPr="0097146F">
        <w:t xml:space="preserve"> glutamatergic transmission, synaptic plasticity, and intrinsic excitability in DMH neurons of young female rats.</w:t>
      </w:r>
      <w:r w:rsidR="00593BE5" w:rsidRPr="0097146F">
        <w:t xml:space="preserve"> </w:t>
      </w:r>
      <w:r w:rsidR="00C37003" w:rsidRPr="0097146F">
        <w:t>Whole-cell patch clamp electrophysiology was used to record evoked excitatory postsynaptic currents</w:t>
      </w:r>
      <w:r w:rsidR="00DB62AD" w:rsidRPr="0097146F">
        <w:t xml:space="preserve"> (eEPSC)</w:t>
      </w:r>
      <w:r w:rsidR="00C37003" w:rsidRPr="0097146F">
        <w:t xml:space="preserve"> and action potential properties in hypothalamic brain slices. Acute stress increased </w:t>
      </w:r>
      <w:r w:rsidR="00B37397" w:rsidRPr="0097146F">
        <w:t>basal</w:t>
      </w:r>
      <w:r w:rsidR="00C37003" w:rsidRPr="0097146F">
        <w:t xml:space="preserve"> glutamatergic transmission without altering presynaptic release </w:t>
      </w:r>
      <w:r w:rsidR="00C37003" w:rsidRPr="0097146F">
        <w:rPr>
          <w:color w:val="000000" w:themeColor="text1"/>
        </w:rPr>
        <w:t xml:space="preserve">probability, suggesting a postsynaptic mechanism. Following </w:t>
      </w:r>
      <w:r w:rsidR="00C37003" w:rsidRPr="0097146F">
        <w:t xml:space="preserve">high frequency stimulation </w:t>
      </w:r>
      <w:r w:rsidR="00EC20E8" w:rsidRPr="0097146F">
        <w:t>(HFS)</w:t>
      </w:r>
      <w:r w:rsidR="001D5950" w:rsidRPr="0097146F">
        <w:t>,</w:t>
      </w:r>
      <w:r w:rsidR="00EC20E8" w:rsidRPr="0097146F">
        <w:t xml:space="preserve"> </w:t>
      </w:r>
      <w:r w:rsidR="00C37003" w:rsidRPr="0097146F">
        <w:t>acute stress induced a long-term depression of excitatory transmission accompanied by a</w:t>
      </w:r>
      <w:r w:rsidR="004C199E" w:rsidRPr="0097146F">
        <w:t xml:space="preserve"> decrease in </w:t>
      </w:r>
      <w:r w:rsidR="00C37003" w:rsidRPr="0097146F">
        <w:t xml:space="preserve">presynaptic glutamate release. This </w:t>
      </w:r>
      <w:r w:rsidR="007C209F" w:rsidRPr="0097146F">
        <w:t>long-term depression</w:t>
      </w:r>
      <w:r w:rsidR="00C37003" w:rsidRPr="0097146F">
        <w:t xml:space="preserve"> </w:t>
      </w:r>
      <w:r w:rsidR="00F71073" w:rsidRPr="0097146F">
        <w:t xml:space="preserve">was eliminated </w:t>
      </w:r>
      <w:r w:rsidR="007C209F" w:rsidRPr="0097146F">
        <w:t>when</w:t>
      </w:r>
      <w:r w:rsidR="00C37003" w:rsidRPr="0097146F">
        <w:t xml:space="preserve"> type </w:t>
      </w:r>
      <w:r w:rsidR="00EC20E8" w:rsidRPr="0097146F">
        <w:t>I</w:t>
      </w:r>
      <w:r w:rsidR="00C37003" w:rsidRPr="0097146F">
        <w:t xml:space="preserve"> </w:t>
      </w:r>
      <w:r w:rsidR="007C209F" w:rsidRPr="0097146F">
        <w:t xml:space="preserve">cannabinoid </w:t>
      </w:r>
      <w:r w:rsidR="00C37003" w:rsidRPr="0097146F">
        <w:t>receptor</w:t>
      </w:r>
      <w:r w:rsidR="007C209F" w:rsidRPr="0097146F">
        <w:t xml:space="preserve">s were blocked with </w:t>
      </w:r>
      <w:r w:rsidR="00C37003" w:rsidRPr="0097146F">
        <w:t>AM251</w:t>
      </w:r>
      <w:r w:rsidR="00691302" w:rsidRPr="0097146F">
        <w:t xml:space="preserve">, </w:t>
      </w:r>
      <w:r w:rsidR="00C37003" w:rsidRPr="0097146F">
        <w:t xml:space="preserve">demonstrating that </w:t>
      </w:r>
      <w:r w:rsidR="00006855" w:rsidRPr="0097146F">
        <w:t>the effect is</w:t>
      </w:r>
      <w:r w:rsidR="00C37003" w:rsidRPr="0097146F">
        <w:t xml:space="preserve"> mediated by endocannabinoid signa</w:t>
      </w:r>
      <w:r w:rsidR="00073A50" w:rsidRPr="0097146F">
        <w:t>l</w:t>
      </w:r>
      <w:r w:rsidR="00C37003" w:rsidRPr="0097146F">
        <w:t>ling. Acute stress also reduced neuronal excitability</w:t>
      </w:r>
      <w:r w:rsidR="004219BF" w:rsidRPr="0097146F">
        <w:t xml:space="preserve">, </w:t>
      </w:r>
      <w:r w:rsidR="00C37003" w:rsidRPr="0097146F">
        <w:t xml:space="preserve">evidenced by decreased action potential frequency and amplitude following </w:t>
      </w:r>
      <w:r w:rsidR="004219BF" w:rsidRPr="0097146F">
        <w:t>HFS</w:t>
      </w:r>
      <w:r w:rsidR="00C37003" w:rsidRPr="0097146F">
        <w:t>. In contrast</w:t>
      </w:r>
      <w:r w:rsidR="00872438" w:rsidRPr="0097146F">
        <w:t>,</w:t>
      </w:r>
      <w:r w:rsidR="00C37003" w:rsidRPr="0097146F">
        <w:t xml:space="preserve"> repeated stress did not significantly alter glutamatergic transmission or synaptic plasticity</w:t>
      </w:r>
      <w:r w:rsidR="00B57CC2" w:rsidRPr="0097146F">
        <w:t>,</w:t>
      </w:r>
      <w:r w:rsidR="00C37003" w:rsidRPr="0097146F">
        <w:t xml:space="preserve"> although it reduced action potential amplitude</w:t>
      </w:r>
      <w:r w:rsidR="0079548E" w:rsidRPr="0097146F">
        <w:t>,</w:t>
      </w:r>
      <w:r w:rsidR="00C37003" w:rsidRPr="0097146F">
        <w:t xml:space="preserve"> suggesting partial adaptation of neuronal function. These findings demonstrate that acute stress engages </w:t>
      </w:r>
      <w:r w:rsidR="007C209F" w:rsidRPr="0097146F">
        <w:t>endo</w:t>
      </w:r>
      <w:r w:rsidR="00C37003" w:rsidRPr="0097146F">
        <w:t>cannabinoid</w:t>
      </w:r>
      <w:r w:rsidR="007C209F" w:rsidRPr="0097146F">
        <w:t>-</w:t>
      </w:r>
      <w:r w:rsidR="00C37003" w:rsidRPr="0097146F">
        <w:t>dependent mechanisms to produce long</w:t>
      </w:r>
      <w:r w:rsidR="00B57CC2" w:rsidRPr="0097146F">
        <w:t>-</w:t>
      </w:r>
      <w:r w:rsidR="00C37003" w:rsidRPr="0097146F">
        <w:t>lasting changes in synaptic transmission and neuronal excitability in the DMH</w:t>
      </w:r>
      <w:r w:rsidR="00167E16" w:rsidRPr="0097146F">
        <w:t>,</w:t>
      </w:r>
      <w:r w:rsidR="00C37003" w:rsidRPr="0097146F">
        <w:t xml:space="preserve"> whereas repeated stress results in more limited effects. This work provides insight into how stress modifies hypothalamic circuits and identifies the DM</w:t>
      </w:r>
      <w:r w:rsidR="00C30AF0" w:rsidRPr="0097146F">
        <w:t>H</w:t>
      </w:r>
      <w:r w:rsidR="00C37003" w:rsidRPr="0097146F">
        <w:t xml:space="preserve"> as a potential site where stress</w:t>
      </w:r>
      <w:r w:rsidR="00167E16" w:rsidRPr="0097146F">
        <w:t>-</w:t>
      </w:r>
      <w:r w:rsidR="00C37003" w:rsidRPr="0097146F">
        <w:t>induced plasticity may influence future stress responsiveness.</w:t>
      </w:r>
    </w:p>
    <w:p w14:paraId="3BC8895C" w14:textId="77777777" w:rsidR="00BC61BA" w:rsidRPr="0097146F" w:rsidRDefault="00BC61BA" w:rsidP="000C4A9D">
      <w:pPr>
        <w:spacing w:line="360" w:lineRule="auto"/>
        <w:rPr>
          <w:b/>
          <w:bCs/>
        </w:rPr>
      </w:pPr>
    </w:p>
    <w:p w14:paraId="5F7517DB" w14:textId="77777777" w:rsidR="005C67C4" w:rsidRPr="0097146F" w:rsidRDefault="005C67C4" w:rsidP="00872438">
      <w:pPr>
        <w:spacing w:line="360" w:lineRule="auto"/>
        <w:rPr>
          <w:b/>
          <w:bCs/>
        </w:rPr>
      </w:pPr>
    </w:p>
    <w:p w14:paraId="55141779" w14:textId="65D4959F" w:rsidR="00277C36" w:rsidRPr="0097146F" w:rsidRDefault="00277C36" w:rsidP="005A065E">
      <w:pPr>
        <w:pStyle w:val="Heading1"/>
        <w:spacing w:line="360" w:lineRule="auto"/>
        <w:rPr>
          <w:rFonts w:ascii="Times New Roman" w:hAnsi="Times New Roman" w:cs="Times New Roman"/>
          <w:b/>
          <w:bCs/>
          <w:color w:val="000000" w:themeColor="text1"/>
          <w:sz w:val="24"/>
          <w:szCs w:val="24"/>
        </w:rPr>
      </w:pPr>
      <w:bookmarkStart w:id="1" w:name="_Toc227760206"/>
      <w:r w:rsidRPr="0097146F">
        <w:rPr>
          <w:rFonts w:ascii="Times New Roman" w:hAnsi="Times New Roman" w:cs="Times New Roman"/>
          <w:b/>
          <w:bCs/>
          <w:color w:val="000000" w:themeColor="text1"/>
          <w:sz w:val="24"/>
          <w:szCs w:val="24"/>
        </w:rPr>
        <w:lastRenderedPageBreak/>
        <w:t>Chapter 1: Introduction</w:t>
      </w:r>
      <w:bookmarkEnd w:id="1"/>
    </w:p>
    <w:p w14:paraId="7ED56A33" w14:textId="77777777" w:rsidR="00277C36" w:rsidRPr="0097146F" w:rsidRDefault="00277C36" w:rsidP="005A065E">
      <w:pPr>
        <w:pStyle w:val="Heading2"/>
        <w:spacing w:line="360" w:lineRule="auto"/>
        <w:rPr>
          <w:rFonts w:ascii="Times New Roman" w:hAnsi="Times New Roman" w:cs="Times New Roman"/>
          <w:b/>
          <w:bCs/>
          <w:color w:val="000000" w:themeColor="text1"/>
          <w:sz w:val="24"/>
          <w:szCs w:val="24"/>
        </w:rPr>
      </w:pPr>
      <w:bookmarkStart w:id="2" w:name="_Toc227760207"/>
      <w:r w:rsidRPr="0097146F">
        <w:rPr>
          <w:rFonts w:ascii="Times New Roman" w:hAnsi="Times New Roman" w:cs="Times New Roman"/>
          <w:b/>
          <w:bCs/>
          <w:color w:val="000000" w:themeColor="text1"/>
          <w:sz w:val="24"/>
          <w:szCs w:val="24"/>
        </w:rPr>
        <w:t>1.1 Stress Today</w:t>
      </w:r>
      <w:bookmarkEnd w:id="2"/>
    </w:p>
    <w:p w14:paraId="5C582049" w14:textId="63DB821D" w:rsidR="00277C36" w:rsidRPr="00831531" w:rsidRDefault="00277C36" w:rsidP="006E3D35">
      <w:pPr>
        <w:spacing w:line="360" w:lineRule="auto"/>
        <w:ind w:firstLine="720"/>
        <w:rPr>
          <w:color w:val="EE0000"/>
          <w:highlight w:val="yellow"/>
        </w:rPr>
      </w:pPr>
      <w:r w:rsidRPr="00831531">
        <w:rPr>
          <w:color w:val="EE0000"/>
        </w:rPr>
        <w:t xml:space="preserve">Our modern world is characterized by frequent and prolonged exposure to psychological and social stress. While the stress response is an adaptive mechanism that allows organisms to respond to threats and restore homeostasis, these systems are not </w:t>
      </w:r>
      <w:r w:rsidR="006E3D35" w:rsidRPr="00831531">
        <w:rPr>
          <w:color w:val="EE0000"/>
        </w:rPr>
        <w:t xml:space="preserve">yet </w:t>
      </w:r>
      <w:r w:rsidRPr="00831531">
        <w:rPr>
          <w:color w:val="EE0000"/>
        </w:rPr>
        <w:t>well adapted to</w:t>
      </w:r>
      <w:r w:rsidR="006E3D35" w:rsidRPr="00831531">
        <w:rPr>
          <w:color w:val="EE0000"/>
        </w:rPr>
        <w:t xml:space="preserve"> this</w:t>
      </w:r>
      <w:r w:rsidRPr="00831531">
        <w:rPr>
          <w:color w:val="EE0000"/>
        </w:rPr>
        <w:t xml:space="preserve"> chronic activation in the absence of immediate physical danger (Smith and Azevedo, 2025; Dallman et al., 2006). </w:t>
      </w:r>
    </w:p>
    <w:p w14:paraId="3BDB70CE" w14:textId="6F7C05D5" w:rsidR="00277C36" w:rsidRPr="0097146F" w:rsidRDefault="00277C36" w:rsidP="005A065E">
      <w:pPr>
        <w:spacing w:line="360" w:lineRule="auto"/>
        <w:rPr>
          <w:color w:val="000000" w:themeColor="text1"/>
        </w:rPr>
      </w:pPr>
      <w:r w:rsidRPr="00831531">
        <w:rPr>
          <w:color w:val="EE0000"/>
        </w:rPr>
        <w:tab/>
      </w:r>
      <w:r w:rsidRPr="0097146F">
        <w:rPr>
          <w:color w:val="000000" w:themeColor="text1"/>
        </w:rPr>
        <w:t>Stress not only produces short-term physiological responses but can also induce persistent changes in neural circuits. Even a single intense stress</w:t>
      </w:r>
      <w:r w:rsidR="005A30B8" w:rsidRPr="0097146F">
        <w:rPr>
          <w:color w:val="000000" w:themeColor="text1"/>
        </w:rPr>
        <w:t xml:space="preserve"> </w:t>
      </w:r>
      <w:r w:rsidRPr="0097146F">
        <w:rPr>
          <w:color w:val="000000" w:themeColor="text1"/>
        </w:rPr>
        <w:t>may alter synaptic transmission and neuronal excitability in ways that outlast the original stimulus, while repeated stress can further shape these responses and contribute to maladaptive stress reactivity. Such long-lasting changes are seen in stress-related disorders, including post-traumatic stress disorder (PTSD), in which the long-term effects of stress on neural circuits can differ between males and females, with females showing increased vulnerability to stress</w:t>
      </w:r>
      <w:r w:rsidR="0098710A" w:rsidRPr="0097146F">
        <w:rPr>
          <w:color w:val="000000" w:themeColor="text1"/>
        </w:rPr>
        <w:t>-</w:t>
      </w:r>
      <w:r w:rsidRPr="0097146F">
        <w:rPr>
          <w:color w:val="000000" w:themeColor="text1"/>
        </w:rPr>
        <w:t>related disorders (Koss and Frick, 201</w:t>
      </w:r>
      <w:r w:rsidR="000A0086" w:rsidRPr="0097146F">
        <w:rPr>
          <w:color w:val="000000" w:themeColor="text1"/>
        </w:rPr>
        <w:t>7</w:t>
      </w:r>
      <w:r w:rsidRPr="0097146F">
        <w:rPr>
          <w:color w:val="000000" w:themeColor="text1"/>
        </w:rPr>
        <w:t>).</w:t>
      </w:r>
    </w:p>
    <w:p w14:paraId="6102CCE6" w14:textId="77777777" w:rsidR="00E73635" w:rsidRPr="0097146F" w:rsidRDefault="00E73635" w:rsidP="005A065E">
      <w:pPr>
        <w:pStyle w:val="Heading2"/>
        <w:spacing w:line="360" w:lineRule="auto"/>
        <w:rPr>
          <w:rFonts w:ascii="Times New Roman" w:hAnsi="Times New Roman" w:cs="Times New Roman"/>
          <w:b/>
          <w:bCs/>
          <w:color w:val="000000" w:themeColor="text1"/>
          <w:sz w:val="24"/>
          <w:szCs w:val="24"/>
        </w:rPr>
      </w:pPr>
    </w:p>
    <w:p w14:paraId="6C8351F8" w14:textId="1A16352D" w:rsidR="00277C36" w:rsidRPr="0097146F" w:rsidRDefault="00277C36" w:rsidP="005A065E">
      <w:pPr>
        <w:pStyle w:val="Heading2"/>
        <w:spacing w:line="360" w:lineRule="auto"/>
        <w:rPr>
          <w:rFonts w:ascii="Times New Roman" w:hAnsi="Times New Roman" w:cs="Times New Roman"/>
          <w:b/>
          <w:bCs/>
          <w:color w:val="000000" w:themeColor="text1"/>
          <w:sz w:val="24"/>
          <w:szCs w:val="24"/>
        </w:rPr>
      </w:pPr>
      <w:bookmarkStart w:id="3" w:name="_Toc227760208"/>
      <w:r w:rsidRPr="0097146F">
        <w:rPr>
          <w:rFonts w:ascii="Times New Roman" w:hAnsi="Times New Roman" w:cs="Times New Roman"/>
          <w:b/>
          <w:bCs/>
          <w:color w:val="000000" w:themeColor="text1"/>
          <w:sz w:val="24"/>
          <w:szCs w:val="24"/>
        </w:rPr>
        <w:t>1.2 The Stress Response</w:t>
      </w:r>
      <w:bookmarkEnd w:id="3"/>
    </w:p>
    <w:p w14:paraId="04EC8DB6" w14:textId="54B7146C" w:rsidR="00277C36" w:rsidRPr="0097146F" w:rsidRDefault="00277C36" w:rsidP="005A065E">
      <w:pPr>
        <w:spacing w:line="360" w:lineRule="auto"/>
        <w:ind w:firstLine="720"/>
        <w:rPr>
          <w:color w:val="000000" w:themeColor="text1"/>
        </w:rPr>
      </w:pPr>
      <w:r w:rsidRPr="0097146F">
        <w:rPr>
          <w:color w:val="000000" w:themeColor="text1"/>
        </w:rPr>
        <w:t>Physiologically, stress is a challenge to the homeostasis of an organism (</w:t>
      </w:r>
      <w:r w:rsidRPr="0097146F">
        <w:rPr>
          <w:color w:val="000000" w:themeColor="text1"/>
          <w:lang w:val="en-US"/>
        </w:rPr>
        <w:t>Bose et al., 2009) or the perceived threat to homeostasis (</w:t>
      </w:r>
      <w:proofErr w:type="spellStart"/>
      <w:r w:rsidRPr="0097146F">
        <w:rPr>
          <w:color w:val="000000" w:themeColor="text1"/>
          <w:lang w:val="en-US"/>
        </w:rPr>
        <w:t>Charmandari</w:t>
      </w:r>
      <w:proofErr w:type="spellEnd"/>
      <w:r w:rsidRPr="0097146F">
        <w:rPr>
          <w:color w:val="000000" w:themeColor="text1"/>
          <w:lang w:val="en-US"/>
        </w:rPr>
        <w:t xml:space="preserve"> et al., 2005). In humans and other mammals, stress activates the hypothalamic-pituitary-adrenal (HPA) axis and the </w:t>
      </w:r>
      <w:r w:rsidRPr="0097146F">
        <w:rPr>
          <w:color w:val="000000" w:themeColor="text1"/>
        </w:rPr>
        <w:t xml:space="preserve">sympathetic adrenomedullary system (SAM) in parallel (Adam and Epel, 2007; </w:t>
      </w:r>
      <w:proofErr w:type="spellStart"/>
      <w:r w:rsidRPr="0097146F">
        <w:rPr>
          <w:color w:val="000000" w:themeColor="text1"/>
          <w:lang w:val="en-US"/>
        </w:rPr>
        <w:t>Charmandari</w:t>
      </w:r>
      <w:proofErr w:type="spellEnd"/>
      <w:r w:rsidRPr="0097146F">
        <w:rPr>
          <w:color w:val="000000" w:themeColor="text1"/>
          <w:lang w:val="en-US"/>
        </w:rPr>
        <w:t xml:space="preserve"> et al., 2005</w:t>
      </w:r>
      <w:r w:rsidRPr="0097146F">
        <w:rPr>
          <w:color w:val="000000" w:themeColor="text1"/>
        </w:rPr>
        <w:t xml:space="preserve">). </w:t>
      </w:r>
      <w:r w:rsidR="0049156B" w:rsidRPr="0097146F">
        <w:rPr>
          <w:color w:val="000000" w:themeColor="text1"/>
        </w:rPr>
        <w:t>During acute stress</w:t>
      </w:r>
      <w:r w:rsidRPr="0097146F">
        <w:rPr>
          <w:color w:val="000000" w:themeColor="text1"/>
        </w:rPr>
        <w:t>, the SAM drives the release of catecholamines, triggering the “fight or flight” response from the sympathetic division of the autonomic system (James et al., 2023). As part of the HPA axis, the paraventricular nucleus (PVN) of the hypothalamus releases corticotrophin-releasing hormone (CRH), which stimulates adrenocorticotrophin hormone (ACTH) release from the anterior pituitary gland, which in turn stimulates cortisol release from the adrenal cortex (Bose et al., 2009; Adam and Epel, 2007). Glucocorticoids released from the HPA axis can act on the adrenal medulla to promote catecholamine release, highlighting crosstalk between the HPA axis and SAM system (</w:t>
      </w:r>
      <w:proofErr w:type="spellStart"/>
      <w:r w:rsidRPr="0097146F">
        <w:rPr>
          <w:color w:val="000000" w:themeColor="text1"/>
          <w:lang w:val="en-US"/>
        </w:rPr>
        <w:t>Charmandari</w:t>
      </w:r>
      <w:proofErr w:type="spellEnd"/>
      <w:r w:rsidRPr="0097146F">
        <w:rPr>
          <w:color w:val="000000" w:themeColor="text1"/>
          <w:lang w:val="en-US"/>
        </w:rPr>
        <w:t xml:space="preserve"> et al., 2005</w:t>
      </w:r>
      <w:r w:rsidRPr="0097146F">
        <w:rPr>
          <w:color w:val="000000" w:themeColor="text1"/>
        </w:rPr>
        <w:t xml:space="preserve">). </w:t>
      </w:r>
    </w:p>
    <w:p w14:paraId="020520EA" w14:textId="4F3F25F8" w:rsidR="00277C36" w:rsidRPr="00831531" w:rsidRDefault="00277C36" w:rsidP="005A065E">
      <w:pPr>
        <w:spacing w:line="360" w:lineRule="auto"/>
        <w:ind w:firstLine="720"/>
        <w:rPr>
          <w:color w:val="EE0000"/>
        </w:rPr>
      </w:pPr>
      <w:r w:rsidRPr="00831531">
        <w:rPr>
          <w:color w:val="EE0000"/>
        </w:rPr>
        <w:lastRenderedPageBreak/>
        <w:t xml:space="preserve">Following activation of the HPA axis, glucocorticoids are released from the adrenal cortex and act on multiple target tissues. Peripherally, they mobilize energy stores to ensure sufficient fuel is available to support the physiological demands of the stress response (Dallman et al., 2006). </w:t>
      </w:r>
      <w:r w:rsidRPr="0097146F">
        <w:rPr>
          <w:color w:val="000000" w:themeColor="text1"/>
        </w:rPr>
        <w:t>In the brain, glucocorticoids regulate neuronal activity through binding to glucocorticoid and mineralocorticoid receptors, influencing gene transcription and neuronal function (</w:t>
      </w:r>
      <w:r w:rsidRPr="0097146F">
        <w:rPr>
          <w:color w:val="000000" w:themeColor="text1"/>
          <w:lang w:val="en-US"/>
        </w:rPr>
        <w:t>Nieuwenhuizen and Rutters, 2008</w:t>
      </w:r>
      <w:r w:rsidRPr="00831531">
        <w:rPr>
          <w:color w:val="EE0000"/>
          <w:lang w:val="en-US"/>
        </w:rPr>
        <w:t>). Following acute stress</w:t>
      </w:r>
      <w:r w:rsidR="005A30B8" w:rsidRPr="00831531">
        <w:rPr>
          <w:color w:val="EE0000"/>
          <w:lang w:val="en-US"/>
        </w:rPr>
        <w:t>,</w:t>
      </w:r>
      <w:r w:rsidRPr="00831531">
        <w:rPr>
          <w:color w:val="EE0000"/>
          <w:lang w:val="en-US"/>
        </w:rPr>
        <w:t xml:space="preserve"> </w:t>
      </w:r>
      <w:r w:rsidRPr="00831531">
        <w:rPr>
          <w:color w:val="EE0000"/>
        </w:rPr>
        <w:t xml:space="preserve">glucocorticoid levels rise within 2-5 minutes of the stimulus (Dallman et al., 2006). </w:t>
      </w:r>
    </w:p>
    <w:p w14:paraId="19CC616A" w14:textId="044AE4C4" w:rsidR="00277C36" w:rsidRPr="0097146F" w:rsidRDefault="00277C36" w:rsidP="005A065E">
      <w:pPr>
        <w:spacing w:line="360" w:lineRule="auto"/>
        <w:ind w:firstLine="720"/>
        <w:rPr>
          <w:color w:val="000000" w:themeColor="text1"/>
        </w:rPr>
      </w:pPr>
      <w:r w:rsidRPr="00831531">
        <w:rPr>
          <w:color w:val="EE0000"/>
        </w:rPr>
        <w:t xml:space="preserve">To prevent prolonged activation of the stress response, glucocorticoids exert negative feedback on the HPA axis by suppressing CRH and ACTH release (Adam and Epel, 2007; </w:t>
      </w:r>
      <w:proofErr w:type="spellStart"/>
      <w:r w:rsidRPr="00831531">
        <w:rPr>
          <w:color w:val="EE0000"/>
        </w:rPr>
        <w:t>Charmandari</w:t>
      </w:r>
      <w:proofErr w:type="spellEnd"/>
      <w:r w:rsidRPr="00831531">
        <w:rPr>
          <w:color w:val="EE0000"/>
        </w:rPr>
        <w:t xml:space="preserve"> et al., 2005). </w:t>
      </w:r>
      <w:r w:rsidRPr="0097146F">
        <w:rPr>
          <w:color w:val="000000" w:themeColor="text1"/>
        </w:rPr>
        <w:t>During acute stress, excitatory synaptic input onto CRH neurons is increased, driven in part by increased extracellular glutamate (McEwen, 2017). In the brain, glucocorticoid-dependent negative feedback at excitatory synapses onto CRH neurons is mediated by endocannabinoids, which act as retrograde messengers to suppress glutamate release (Levy and Tasker 2012; Crosby and Bains, 2012). I</w:t>
      </w:r>
      <w:r w:rsidR="00D700D0" w:rsidRPr="0097146F">
        <w:rPr>
          <w:color w:val="000000" w:themeColor="text1"/>
        </w:rPr>
        <w:t>n CRH neurons, i</w:t>
      </w:r>
      <w:r w:rsidRPr="0097146F">
        <w:rPr>
          <w:color w:val="000000" w:themeColor="text1"/>
        </w:rPr>
        <w:t xml:space="preserve">n response to an increase in calcium or activation of </w:t>
      </w:r>
      <w:r w:rsidR="00A75C80" w:rsidRPr="0097146F">
        <w:rPr>
          <w:color w:val="000000" w:themeColor="text1"/>
        </w:rPr>
        <w:t>metabotropic glutamate receptor</w:t>
      </w:r>
      <w:r w:rsidRPr="0097146F">
        <w:rPr>
          <w:color w:val="000000" w:themeColor="text1"/>
        </w:rPr>
        <w:t>s, endocannabinoids are synthesized on demand in the postsynaptic neuron and bind to</w:t>
      </w:r>
      <w:r w:rsidR="00E03383" w:rsidRPr="0097146F">
        <w:rPr>
          <w:color w:val="000000" w:themeColor="text1"/>
        </w:rPr>
        <w:t xml:space="preserve"> type I cannabinoid (CB1) receptors</w:t>
      </w:r>
      <w:r w:rsidRPr="0097146F">
        <w:rPr>
          <w:color w:val="000000" w:themeColor="text1"/>
        </w:rPr>
        <w:t xml:space="preserve"> on presynaptic neurons (Crosby and Bains, 2012). This mechanism allows glucocorticoids to rapidly regulate synaptic input and limit the activation of the stress response.</w:t>
      </w:r>
    </w:p>
    <w:p w14:paraId="38BC1FB8" w14:textId="437B6D52" w:rsidR="00277C36" w:rsidRPr="0097146F" w:rsidRDefault="00277C36" w:rsidP="00E73635">
      <w:pPr>
        <w:spacing w:line="360" w:lineRule="auto"/>
        <w:ind w:firstLine="720"/>
        <w:rPr>
          <w:color w:val="000000" w:themeColor="text1"/>
        </w:rPr>
      </w:pPr>
      <w:r w:rsidRPr="0097146F">
        <w:rPr>
          <w:color w:val="000000" w:themeColor="text1"/>
        </w:rPr>
        <w:t xml:space="preserve">During prolonged stress, </w:t>
      </w:r>
      <w:r w:rsidRPr="00831531">
        <w:rPr>
          <w:color w:val="EE0000"/>
        </w:rPr>
        <w:t>this negative feedback becomes less effective. Sustained activation of the HPA axis disrupts normal endocrine function peripherally, as glucocorticoids suppress the release of growth hormone, promote insulin resistance, and impair immune system function (</w:t>
      </w:r>
      <w:proofErr w:type="spellStart"/>
      <w:r w:rsidRPr="00831531">
        <w:rPr>
          <w:color w:val="EE0000"/>
        </w:rPr>
        <w:t>Charmandari</w:t>
      </w:r>
      <w:proofErr w:type="spellEnd"/>
      <w:r w:rsidRPr="00831531">
        <w:rPr>
          <w:color w:val="EE0000"/>
        </w:rPr>
        <w:t xml:space="preserve"> et al., 2005). In addition, prolonged </w:t>
      </w:r>
      <w:r w:rsidR="00402C5C" w:rsidRPr="00831531">
        <w:rPr>
          <w:color w:val="EE0000"/>
        </w:rPr>
        <w:t xml:space="preserve">stress </w:t>
      </w:r>
      <w:r w:rsidRPr="00831531">
        <w:rPr>
          <w:color w:val="EE0000"/>
        </w:rPr>
        <w:t xml:space="preserve">exposure reduces the effectiveness of negative feedback, resulting in sustained activation of the stress response system (Dallman et al., 2003). </w:t>
      </w:r>
      <w:r w:rsidRPr="0097146F">
        <w:rPr>
          <w:color w:val="000000" w:themeColor="text1"/>
        </w:rPr>
        <w:t>At the synaptic level, reduced endocannabinoid signalling due to CB1 receptor internalization further limits the ability to suppress excitatory input onto CRH neurons, contributing to the dysregulation of the stress response</w:t>
      </w:r>
      <w:r w:rsidR="00BE0587" w:rsidRPr="0097146F">
        <w:rPr>
          <w:color w:val="000000" w:themeColor="text1"/>
        </w:rPr>
        <w:t xml:space="preserve"> (Levy and Tasker 2012; Crosby and Bains, 2012)</w:t>
      </w:r>
      <w:r w:rsidRPr="0097146F">
        <w:rPr>
          <w:color w:val="000000" w:themeColor="text1"/>
        </w:rPr>
        <w:t>.</w:t>
      </w:r>
    </w:p>
    <w:p w14:paraId="2419B202" w14:textId="77777777" w:rsidR="00277C36" w:rsidRPr="0097146F" w:rsidRDefault="00277C36" w:rsidP="005A065E">
      <w:pPr>
        <w:pStyle w:val="Heading2"/>
        <w:spacing w:line="360" w:lineRule="auto"/>
        <w:rPr>
          <w:rFonts w:ascii="Times New Roman" w:hAnsi="Times New Roman" w:cs="Times New Roman"/>
          <w:b/>
          <w:bCs/>
          <w:color w:val="000000" w:themeColor="text1"/>
          <w:sz w:val="24"/>
          <w:szCs w:val="24"/>
        </w:rPr>
      </w:pPr>
      <w:bookmarkStart w:id="4" w:name="_Toc227760209"/>
      <w:r w:rsidRPr="0097146F">
        <w:rPr>
          <w:rFonts w:ascii="Times New Roman" w:hAnsi="Times New Roman" w:cs="Times New Roman"/>
          <w:b/>
          <w:bCs/>
          <w:color w:val="000000" w:themeColor="text1"/>
          <w:sz w:val="24"/>
          <w:szCs w:val="24"/>
        </w:rPr>
        <w:lastRenderedPageBreak/>
        <w:t>1.3 The Dorsomedial Hypothalamus</w:t>
      </w:r>
      <w:bookmarkEnd w:id="4"/>
      <w:r w:rsidRPr="0097146F">
        <w:rPr>
          <w:rFonts w:ascii="Times New Roman" w:hAnsi="Times New Roman" w:cs="Times New Roman"/>
          <w:b/>
          <w:bCs/>
          <w:color w:val="000000" w:themeColor="text1"/>
          <w:sz w:val="24"/>
          <w:szCs w:val="24"/>
        </w:rPr>
        <w:t xml:space="preserve"> </w:t>
      </w:r>
    </w:p>
    <w:p w14:paraId="08CEBA3E" w14:textId="2520570D" w:rsidR="00277C36" w:rsidRPr="0097146F" w:rsidRDefault="00277C36" w:rsidP="005A065E">
      <w:pPr>
        <w:spacing w:line="360" w:lineRule="auto"/>
        <w:ind w:firstLine="720"/>
        <w:rPr>
          <w:color w:val="000000" w:themeColor="text1"/>
        </w:rPr>
      </w:pPr>
      <w:r w:rsidRPr="0097146F">
        <w:rPr>
          <w:color w:val="000000" w:themeColor="text1"/>
        </w:rPr>
        <w:t xml:space="preserve">The hypothalamus is a tiny, yet powerful brain region that regulates key homeostatic functions, including energy balance, autonomic activity, and hormone secretion (Saper and Lowell, 2014; </w:t>
      </w:r>
      <w:proofErr w:type="spellStart"/>
      <w:r w:rsidRPr="0097146F">
        <w:rPr>
          <w:color w:val="000000" w:themeColor="text1"/>
        </w:rPr>
        <w:t>Benedini</w:t>
      </w:r>
      <w:proofErr w:type="spellEnd"/>
      <w:r w:rsidRPr="0097146F">
        <w:rPr>
          <w:color w:val="000000" w:themeColor="text1"/>
        </w:rPr>
        <w:t xml:space="preserve">, 2009; Crosby and Bains, 2012). The hypothalamus integrates multiple signals including hormonal, metabolic, and neural input both from within the hypothalamus and from other brain regions (Goel et al., 2025; Smith and Azevedo, 2025). </w:t>
      </w:r>
    </w:p>
    <w:p w14:paraId="7DCB82E2" w14:textId="682302DB" w:rsidR="00277C36" w:rsidRPr="0097146F" w:rsidRDefault="00277C36" w:rsidP="005A065E">
      <w:pPr>
        <w:spacing w:line="360" w:lineRule="auto"/>
        <w:ind w:firstLine="720"/>
        <w:rPr>
          <w:color w:val="000000" w:themeColor="text1"/>
        </w:rPr>
      </w:pPr>
      <w:r w:rsidRPr="00831531">
        <w:rPr>
          <w:color w:val="EE0000"/>
        </w:rPr>
        <w:t xml:space="preserve">The dorsomedial hypothalamus (DMH) is a hypothalamic nucleus located adjacent to the third ventricle, dorsal to the ventromedial hypothalamus (VMH), and caudal to the PVN (Paxinos and Watson, 2009). </w:t>
      </w:r>
      <w:r w:rsidR="003D177F" w:rsidRPr="00831531">
        <w:rPr>
          <w:color w:val="EE0000"/>
        </w:rPr>
        <w:t>It is</w:t>
      </w:r>
      <w:r w:rsidRPr="00831531">
        <w:rPr>
          <w:color w:val="EE0000"/>
        </w:rPr>
        <w:t xml:space="preserve"> involved in energy expenditure, cardiovascular changes in response to stress, thermoregulation, food intake, and body weight regulation (Goel et al., 2025; DiMicco et al., 2002; Tran et al., 2022). </w:t>
      </w:r>
      <w:r w:rsidR="000203CA" w:rsidRPr="0097146F">
        <w:rPr>
          <w:color w:val="000000" w:themeColor="text1"/>
        </w:rPr>
        <w:t>Within the</w:t>
      </w:r>
      <w:r w:rsidRPr="0097146F">
        <w:rPr>
          <w:color w:val="000000" w:themeColor="text1"/>
        </w:rPr>
        <w:t xml:space="preserve"> DMH</w:t>
      </w:r>
      <w:r w:rsidR="000203CA" w:rsidRPr="0097146F">
        <w:rPr>
          <w:color w:val="000000" w:themeColor="text1"/>
        </w:rPr>
        <w:t xml:space="preserve"> is</w:t>
      </w:r>
      <w:r w:rsidRPr="0097146F">
        <w:rPr>
          <w:color w:val="000000" w:themeColor="text1"/>
        </w:rPr>
        <w:t xml:space="preserve"> a heterogeneous population of neurons that communicate with various brain regions </w:t>
      </w:r>
      <w:r w:rsidRPr="00831531">
        <w:rPr>
          <w:color w:val="EE0000"/>
        </w:rPr>
        <w:t xml:space="preserve">through both </w:t>
      </w:r>
      <w:proofErr w:type="gramStart"/>
      <w:r w:rsidRPr="00831531">
        <w:rPr>
          <w:color w:val="EE0000"/>
        </w:rPr>
        <w:t>glutamate</w:t>
      </w:r>
      <w:proofErr w:type="gramEnd"/>
      <w:r w:rsidRPr="00831531">
        <w:rPr>
          <w:color w:val="EE0000"/>
        </w:rPr>
        <w:t>, the major excitatory neurotransmitter, and GABA (</w:t>
      </w:r>
      <w:r w:rsidRPr="00831531">
        <w:rPr>
          <w:i/>
          <w:iCs/>
          <w:color w:val="EE0000"/>
        </w:rPr>
        <w:t>gamma</w:t>
      </w:r>
      <w:r w:rsidRPr="00831531">
        <w:rPr>
          <w:color w:val="EE0000"/>
        </w:rPr>
        <w:t>-aminobutyric acid), the major inhibitory neurotransmitter (Myers et al., 2014). These neurons communicate through chemical synapses, where neurotransmitter release from presynaptic terminals activates receptors on postsynaptic neurons to shape neuronal activity (</w:t>
      </w:r>
      <w:r w:rsidRPr="00831531">
        <w:rPr>
          <w:color w:val="EE0000"/>
          <w:lang w:val="en-US"/>
        </w:rPr>
        <w:t xml:space="preserve">Purves et al., 2001; </w:t>
      </w:r>
      <w:r w:rsidRPr="00831531">
        <w:rPr>
          <w:color w:val="EE0000"/>
        </w:rPr>
        <w:t xml:space="preserve">Fon and Edwards, 2001). The DMH receives input from many brain regions </w:t>
      </w:r>
      <w:r w:rsidRPr="0097146F">
        <w:rPr>
          <w:color w:val="000000" w:themeColor="text1"/>
        </w:rPr>
        <w:t xml:space="preserve">including the prefrontal cortex, amygdala, lateral septum, and pre-optic area, while it projects to areas including the PVN, rostral raphe pallidus of the medulla oblongata, and the locus coeruleus (Myers et al., 2014; Tran et al., 2022). </w:t>
      </w:r>
    </w:p>
    <w:p w14:paraId="0369184F" w14:textId="77777777" w:rsidR="00277C36" w:rsidRPr="0097146F" w:rsidRDefault="00277C36" w:rsidP="005A065E">
      <w:pPr>
        <w:spacing w:line="360" w:lineRule="auto"/>
        <w:ind w:firstLine="720"/>
        <w:rPr>
          <w:color w:val="000000" w:themeColor="text1"/>
        </w:rPr>
      </w:pPr>
      <w:r w:rsidRPr="0097146F">
        <w:rPr>
          <w:color w:val="000000" w:themeColor="text1"/>
        </w:rPr>
        <w:t>Importantly, the DMH acts as an upstream regulator of the PVN, positioning it as a key modulator of HPA axis activity. Glutamatergic neurons, located primarily in the dorsomedial region of the DMH, and GABAergic neurons, located primarily in the ventrolateral region of the DMH, project to the PVN, respectively activating or inhibiting CRH neurons (Myers et al., 2014). Through these projections, the DMH contributes to the regulation of endocrine and autonomic stress responses. Stimulation or disinhibition of the DMH increases ACTH secretion, heart rate, blood pressure, and respiratory rate, while inhibition of this region reduces these responses (Myers et al., 2014; DiMicco et al., 2002; DiMicco and Abshire, 1987).</w:t>
      </w:r>
    </w:p>
    <w:p w14:paraId="71D63A14" w14:textId="77777777" w:rsidR="00277C36" w:rsidRPr="0097146F" w:rsidRDefault="00277C36" w:rsidP="005A065E">
      <w:pPr>
        <w:spacing w:line="360" w:lineRule="auto"/>
        <w:ind w:firstLine="720"/>
        <w:rPr>
          <w:color w:val="000000" w:themeColor="text1"/>
        </w:rPr>
      </w:pPr>
      <w:r w:rsidRPr="0097146F">
        <w:rPr>
          <w:color w:val="000000" w:themeColor="text1"/>
        </w:rPr>
        <w:lastRenderedPageBreak/>
        <w:t xml:space="preserve">Many DMH neurons express glucocorticoid receptors (Cintra et al., 1990), suggesting that circulating stress hormones can directly influence DMH activity. Through its projections to the PVN and sensitivity to endocrine signals, the DMH may serve as a site where stress signals are integrated and translated into changes in neural activity. </w:t>
      </w:r>
    </w:p>
    <w:p w14:paraId="427F17FD" w14:textId="75FB8317" w:rsidR="00277C36" w:rsidRPr="0097146F" w:rsidRDefault="00277C36" w:rsidP="005A065E">
      <w:pPr>
        <w:spacing w:line="360" w:lineRule="auto"/>
        <w:ind w:firstLine="720"/>
        <w:rPr>
          <w:color w:val="000000" w:themeColor="text1"/>
        </w:rPr>
      </w:pPr>
      <w:r w:rsidRPr="0097146F">
        <w:rPr>
          <w:color w:val="000000" w:themeColor="text1"/>
        </w:rPr>
        <w:t>Despite this, the mechanisms through which stress alters</w:t>
      </w:r>
      <w:r w:rsidR="007C63E9" w:rsidRPr="0097146F">
        <w:rPr>
          <w:color w:val="000000" w:themeColor="text1"/>
        </w:rPr>
        <w:t xml:space="preserve"> excitatory</w:t>
      </w:r>
      <w:r w:rsidRPr="0097146F">
        <w:rPr>
          <w:color w:val="000000" w:themeColor="text1"/>
        </w:rPr>
        <w:t xml:space="preserve"> synaptic transmission and neuronal excitability within the DMH remain poorly understood. Given its role in modulating </w:t>
      </w:r>
      <w:r w:rsidR="00C4115F" w:rsidRPr="0097146F">
        <w:rPr>
          <w:color w:val="000000" w:themeColor="text1"/>
        </w:rPr>
        <w:t>both autonomic and endocrine activity</w:t>
      </w:r>
      <w:r w:rsidRPr="0097146F">
        <w:rPr>
          <w:color w:val="000000" w:themeColor="text1"/>
        </w:rPr>
        <w:t>, stress-induced changes in DMH function may play a critical role in shaping how the brain responds to both acute and repeated stress.</w:t>
      </w:r>
    </w:p>
    <w:p w14:paraId="20C80F04" w14:textId="77777777" w:rsidR="00277C36" w:rsidRPr="0097146F" w:rsidRDefault="00277C36" w:rsidP="005A065E">
      <w:pPr>
        <w:spacing w:line="360" w:lineRule="auto"/>
        <w:rPr>
          <w:b/>
          <w:bCs/>
          <w:color w:val="000000" w:themeColor="text1"/>
        </w:rPr>
      </w:pPr>
    </w:p>
    <w:p w14:paraId="35F4D895" w14:textId="2B952CD5" w:rsidR="00277C36" w:rsidRPr="00831531" w:rsidRDefault="00277C36" w:rsidP="005A065E">
      <w:pPr>
        <w:pStyle w:val="Heading2"/>
        <w:spacing w:line="360" w:lineRule="auto"/>
        <w:rPr>
          <w:rFonts w:ascii="Times New Roman" w:hAnsi="Times New Roman" w:cs="Times New Roman"/>
          <w:b/>
          <w:bCs/>
          <w:color w:val="EE0000"/>
          <w:sz w:val="24"/>
          <w:szCs w:val="24"/>
        </w:rPr>
      </w:pPr>
      <w:bookmarkStart w:id="5" w:name="_Toc227760210"/>
      <w:r w:rsidRPr="00831531">
        <w:rPr>
          <w:rFonts w:ascii="Times New Roman" w:hAnsi="Times New Roman" w:cs="Times New Roman"/>
          <w:b/>
          <w:bCs/>
          <w:color w:val="EE0000"/>
          <w:sz w:val="24"/>
          <w:szCs w:val="24"/>
        </w:rPr>
        <w:t>1.4 Neuronal Excitability</w:t>
      </w:r>
      <w:bookmarkEnd w:id="5"/>
      <w:r w:rsidRPr="00831531">
        <w:rPr>
          <w:rFonts w:ascii="Times New Roman" w:hAnsi="Times New Roman" w:cs="Times New Roman"/>
          <w:b/>
          <w:bCs/>
          <w:color w:val="EE0000"/>
          <w:sz w:val="24"/>
          <w:szCs w:val="24"/>
        </w:rPr>
        <w:t xml:space="preserve"> </w:t>
      </w:r>
    </w:p>
    <w:p w14:paraId="0D259497" w14:textId="1896FF1D" w:rsidR="00277C36" w:rsidRPr="00831531" w:rsidRDefault="00277C36" w:rsidP="005A065E">
      <w:pPr>
        <w:spacing w:line="360" w:lineRule="auto"/>
        <w:rPr>
          <w:color w:val="EE0000"/>
        </w:rPr>
      </w:pPr>
      <w:r w:rsidRPr="00831531">
        <w:rPr>
          <w:color w:val="EE0000"/>
        </w:rPr>
        <w:tab/>
        <w:t xml:space="preserve">At rest, neurons maintain a resting membrane potential, which reflects the difference, or polarization, in electrical charge between the intracellular and extracellular environments. Neuronal excitability is characterized by a neuron’s ability to fire an action potential, and a more excitable neuron requires less depolarization to reach an action potential threshold. When glutamate binds to its ionotropic receptors, cations enter the neuron, </w:t>
      </w:r>
      <w:r w:rsidR="000305B2" w:rsidRPr="00831531">
        <w:rPr>
          <w:color w:val="EE0000"/>
        </w:rPr>
        <w:t xml:space="preserve">resulting in </w:t>
      </w:r>
      <w:r w:rsidRPr="00831531">
        <w:rPr>
          <w:color w:val="EE0000"/>
        </w:rPr>
        <w:t>depolariz</w:t>
      </w:r>
      <w:r w:rsidR="000305B2" w:rsidRPr="00831531">
        <w:rPr>
          <w:color w:val="EE0000"/>
        </w:rPr>
        <w:t>ation</w:t>
      </w:r>
      <w:r w:rsidRPr="00831531">
        <w:rPr>
          <w:color w:val="EE0000"/>
        </w:rPr>
        <w:t xml:space="preserve">. As the neuron is then more positive, it is closer to the action potential voltage threshold and a smaller change in membrane potential is needed to fire an action potential, </w:t>
      </w:r>
      <w:r w:rsidR="00AC106C" w:rsidRPr="00831531">
        <w:rPr>
          <w:color w:val="EE0000"/>
        </w:rPr>
        <w:t>resulting in</w:t>
      </w:r>
      <w:r w:rsidRPr="00831531">
        <w:rPr>
          <w:color w:val="EE0000"/>
        </w:rPr>
        <w:t xml:space="preserve"> increased excitability (Barnett and </w:t>
      </w:r>
      <w:proofErr w:type="spellStart"/>
      <w:r w:rsidRPr="00831531">
        <w:rPr>
          <w:color w:val="EE0000"/>
        </w:rPr>
        <w:t>Larkman</w:t>
      </w:r>
      <w:proofErr w:type="spellEnd"/>
      <w:r w:rsidRPr="00831531">
        <w:rPr>
          <w:color w:val="EE0000"/>
        </w:rPr>
        <w:t>, 2007).</w:t>
      </w:r>
    </w:p>
    <w:p w14:paraId="75C20AC4" w14:textId="77777777" w:rsidR="00277C36" w:rsidRPr="00831531" w:rsidRDefault="00277C36" w:rsidP="005A065E">
      <w:pPr>
        <w:pStyle w:val="Heading3"/>
        <w:spacing w:line="360" w:lineRule="auto"/>
        <w:rPr>
          <w:rFonts w:ascii="Times New Roman" w:hAnsi="Times New Roman" w:cs="Times New Roman"/>
          <w:b/>
          <w:bCs/>
          <w:color w:val="EE0000"/>
          <w:sz w:val="24"/>
          <w:szCs w:val="24"/>
        </w:rPr>
      </w:pPr>
      <w:bookmarkStart w:id="6" w:name="_Toc227760211"/>
      <w:r w:rsidRPr="00831531">
        <w:rPr>
          <w:rFonts w:ascii="Times New Roman" w:hAnsi="Times New Roman" w:cs="Times New Roman"/>
          <w:b/>
          <w:bCs/>
          <w:color w:val="EE0000"/>
          <w:sz w:val="24"/>
          <w:szCs w:val="24"/>
        </w:rPr>
        <w:t>1.4.1 Stress and Neuronal Excitability</w:t>
      </w:r>
      <w:bookmarkEnd w:id="6"/>
      <w:r w:rsidRPr="00831531">
        <w:rPr>
          <w:rFonts w:ascii="Times New Roman" w:hAnsi="Times New Roman" w:cs="Times New Roman"/>
          <w:b/>
          <w:bCs/>
          <w:color w:val="EE0000"/>
          <w:sz w:val="24"/>
          <w:szCs w:val="24"/>
        </w:rPr>
        <w:t xml:space="preserve"> </w:t>
      </w:r>
    </w:p>
    <w:p w14:paraId="6FD28A79" w14:textId="4260E3F6" w:rsidR="00277C36" w:rsidRPr="00831531" w:rsidRDefault="00277C36" w:rsidP="00E73635">
      <w:pPr>
        <w:spacing w:line="360" w:lineRule="auto"/>
        <w:ind w:firstLine="720"/>
        <w:rPr>
          <w:color w:val="EE0000"/>
        </w:rPr>
      </w:pPr>
      <w:r w:rsidRPr="00831531">
        <w:rPr>
          <w:color w:val="EE0000"/>
        </w:rPr>
        <w:t xml:space="preserve">Stress can alter neuronal excitability in addition to synaptic transmission. Chronic unpredictable stress increases intrinsic excitability of neurons in the hypothalamus in both male and female rats (Fang et al., 2023). These effects may reflect glucocorticoid-mediated changes in postsynaptic excitability, as is seen in PVN neurons due to modulation of potassium channels (dos-Santos et al., 2023). As the DMH receives stress-related endocrine signals and projects to the PVN, stress-induced changes in DMH excitability could influence downstream hypothalamic circuit function and alter responsiveness to subsequent stress. </w:t>
      </w:r>
    </w:p>
    <w:p w14:paraId="7B17486D" w14:textId="77777777" w:rsidR="00277C36" w:rsidRPr="00831531" w:rsidRDefault="00277C36" w:rsidP="005A065E">
      <w:pPr>
        <w:pStyle w:val="Heading2"/>
        <w:spacing w:line="360" w:lineRule="auto"/>
        <w:rPr>
          <w:rFonts w:ascii="Times New Roman" w:hAnsi="Times New Roman" w:cs="Times New Roman"/>
          <w:b/>
          <w:bCs/>
          <w:color w:val="EE0000"/>
          <w:sz w:val="24"/>
          <w:szCs w:val="24"/>
        </w:rPr>
      </w:pPr>
      <w:bookmarkStart w:id="7" w:name="_Toc227760212"/>
      <w:r w:rsidRPr="00831531">
        <w:rPr>
          <w:rFonts w:ascii="Times New Roman" w:hAnsi="Times New Roman" w:cs="Times New Roman"/>
          <w:b/>
          <w:bCs/>
          <w:color w:val="EE0000"/>
          <w:sz w:val="24"/>
          <w:szCs w:val="24"/>
        </w:rPr>
        <w:lastRenderedPageBreak/>
        <w:t>1.5 Glutamate Transmission</w:t>
      </w:r>
      <w:bookmarkEnd w:id="7"/>
    </w:p>
    <w:p w14:paraId="47428332" w14:textId="37970712" w:rsidR="00277C36" w:rsidRPr="00831531" w:rsidRDefault="00277C36" w:rsidP="005A065E">
      <w:pPr>
        <w:spacing w:line="360" w:lineRule="auto"/>
        <w:ind w:firstLine="720"/>
        <w:rPr>
          <w:color w:val="EE0000"/>
        </w:rPr>
      </w:pPr>
      <w:r w:rsidRPr="00831531">
        <w:rPr>
          <w:color w:val="EE0000"/>
        </w:rPr>
        <w:t xml:space="preserve">Glutamate, the primary excitatory neurotransmitter in the brain, is produced by the conversion of glutamine by the enzyme glutaminase, which is regulated by phosphorylation (Fon and Edwards, 2001). Glutamate activates both ionotropic receptors, ligand-gated ion channels that mediate fast ion movement, and metabotropic receptors, which modulate activity through </w:t>
      </w:r>
      <w:r w:rsidR="000305B2" w:rsidRPr="00831531">
        <w:rPr>
          <w:color w:val="EE0000"/>
        </w:rPr>
        <w:t xml:space="preserve">G proteins and downstream </w:t>
      </w:r>
      <w:r w:rsidRPr="00831531">
        <w:rPr>
          <w:color w:val="EE0000"/>
        </w:rPr>
        <w:t xml:space="preserve">intracellular signalling pathways (Meldrum, 2000; Siegelbaum and Kandel, 1991; </w:t>
      </w:r>
      <w:r w:rsidRPr="00831531">
        <w:rPr>
          <w:color w:val="EE0000"/>
          <w:lang w:val="en-US"/>
        </w:rPr>
        <w:t>Purves et al., 2001</w:t>
      </w:r>
      <w:r w:rsidRPr="00831531">
        <w:rPr>
          <w:color w:val="EE0000"/>
        </w:rPr>
        <w:t xml:space="preserve">). </w:t>
      </w:r>
    </w:p>
    <w:p w14:paraId="5475D118" w14:textId="69B6D2E8" w:rsidR="00277C36" w:rsidRPr="00831531" w:rsidRDefault="00277C36" w:rsidP="00421DA1">
      <w:pPr>
        <w:spacing w:line="360" w:lineRule="auto"/>
        <w:ind w:firstLine="720"/>
        <w:rPr>
          <w:color w:val="EE0000"/>
        </w:rPr>
      </w:pPr>
      <w:r w:rsidRPr="00831531">
        <w:rPr>
          <w:color w:val="EE0000"/>
        </w:rPr>
        <w:t xml:space="preserve">Glutamate acts through three families of ionotropic receptors: N-methyl-D-aspartate (NMDA), alpha-amino-3-hydroxy-5-methyl-4-isoxazolepropionic acid (AMPA), and kainate </w:t>
      </w:r>
      <w:r w:rsidR="000305B2" w:rsidRPr="00831531">
        <w:rPr>
          <w:color w:val="EE0000"/>
        </w:rPr>
        <w:t xml:space="preserve">receptors </w:t>
      </w:r>
      <w:r w:rsidRPr="00831531">
        <w:rPr>
          <w:color w:val="EE0000"/>
        </w:rPr>
        <w:t xml:space="preserve">(Meldrum, 2000). AMPA receptor ion channels are permeable to sodium, potassium, and sometimes calcium, depending on </w:t>
      </w:r>
      <w:r w:rsidR="000305B2" w:rsidRPr="00831531">
        <w:rPr>
          <w:color w:val="EE0000"/>
        </w:rPr>
        <w:t>if the GluR2 subunit is present</w:t>
      </w:r>
      <w:r w:rsidRPr="00831531">
        <w:rPr>
          <w:color w:val="EE0000"/>
        </w:rPr>
        <w:t>. AMPA receptors have a lower affinity for glutamate than NMDA receptors, but faster kinetics involved in excitatory postsynaptic currents (Meldrum, 2000). NMDA receptors are blocked by magnesium, and the blockage is only overcome by partial depolarization, which then allows for the passage of sodium, potassium, and calcium (Siegelbaum and Kandel, 1991; Meldrum, 2000). Additionally, glutamate binds to a family of metabotropic receptors containing three groups (</w:t>
      </w:r>
      <w:r w:rsidR="00A75C80" w:rsidRPr="00831531">
        <w:rPr>
          <w:color w:val="EE0000"/>
        </w:rPr>
        <w:t xml:space="preserve">metabotropic </w:t>
      </w:r>
      <w:r w:rsidR="00DB219D" w:rsidRPr="00831531">
        <w:rPr>
          <w:color w:val="EE0000"/>
        </w:rPr>
        <w:t>glutamate</w:t>
      </w:r>
      <w:r w:rsidR="00A75C80" w:rsidRPr="00831531">
        <w:rPr>
          <w:color w:val="EE0000"/>
        </w:rPr>
        <w:t xml:space="preserve"> receptors</w:t>
      </w:r>
      <w:r w:rsidRPr="00831531">
        <w:rPr>
          <w:color w:val="EE0000"/>
        </w:rPr>
        <w:t xml:space="preserve"> I – III) with specialized functions, which often utilize second messengers like diacylglycerol and cAMP (Meldrum, 2000).</w:t>
      </w:r>
      <w:r w:rsidR="00524144" w:rsidRPr="00831531">
        <w:rPr>
          <w:color w:val="EE0000"/>
        </w:rPr>
        <w:t xml:space="preserve"> Glutamate receptors on the postsynaptic neuron determine the nature of this basic </w:t>
      </w:r>
      <w:r w:rsidR="008968E8" w:rsidRPr="00831531">
        <w:rPr>
          <w:color w:val="EE0000"/>
        </w:rPr>
        <w:t>transmission and</w:t>
      </w:r>
      <w:r w:rsidR="00524144" w:rsidRPr="00831531">
        <w:rPr>
          <w:color w:val="EE0000"/>
        </w:rPr>
        <w:t xml:space="preserve"> are also involved in long-lasting changes in synaptic plasticity (</w:t>
      </w:r>
      <w:r w:rsidR="00524144" w:rsidRPr="00831531">
        <w:rPr>
          <w:color w:val="EE0000"/>
          <w:lang w:val="en-US"/>
        </w:rPr>
        <w:t xml:space="preserve">Purves et al., 2001; </w:t>
      </w:r>
      <w:r w:rsidR="00524144" w:rsidRPr="00831531">
        <w:rPr>
          <w:color w:val="EE0000"/>
        </w:rPr>
        <w:t>Fon and Edwards, 2001).</w:t>
      </w:r>
    </w:p>
    <w:p w14:paraId="46E360D5" w14:textId="77777777" w:rsidR="00277C36" w:rsidRPr="0097146F" w:rsidRDefault="00277C36" w:rsidP="005A065E">
      <w:pPr>
        <w:pStyle w:val="Heading3"/>
        <w:spacing w:line="360" w:lineRule="auto"/>
        <w:rPr>
          <w:rFonts w:ascii="Times New Roman" w:hAnsi="Times New Roman" w:cs="Times New Roman"/>
          <w:b/>
          <w:bCs/>
          <w:color w:val="000000" w:themeColor="text1"/>
          <w:sz w:val="24"/>
          <w:szCs w:val="24"/>
        </w:rPr>
      </w:pPr>
      <w:bookmarkStart w:id="8" w:name="_Toc227760213"/>
      <w:r w:rsidRPr="0097146F">
        <w:rPr>
          <w:rFonts w:ascii="Times New Roman" w:hAnsi="Times New Roman" w:cs="Times New Roman"/>
          <w:b/>
          <w:bCs/>
          <w:color w:val="000000" w:themeColor="text1"/>
          <w:sz w:val="24"/>
          <w:szCs w:val="24"/>
        </w:rPr>
        <w:t>1.5.1 Stress and Synaptic Transmission</w:t>
      </w:r>
      <w:bookmarkEnd w:id="8"/>
      <w:r w:rsidRPr="0097146F">
        <w:rPr>
          <w:rFonts w:ascii="Times New Roman" w:hAnsi="Times New Roman" w:cs="Times New Roman"/>
          <w:b/>
          <w:bCs/>
          <w:color w:val="000000" w:themeColor="text1"/>
          <w:sz w:val="24"/>
          <w:szCs w:val="24"/>
        </w:rPr>
        <w:t xml:space="preserve"> </w:t>
      </w:r>
    </w:p>
    <w:p w14:paraId="08040D10" w14:textId="58EA4A94" w:rsidR="00B36B39" w:rsidRPr="0097146F" w:rsidRDefault="00277C36" w:rsidP="00AB641E">
      <w:pPr>
        <w:spacing w:line="360" w:lineRule="auto"/>
        <w:ind w:firstLine="720"/>
        <w:rPr>
          <w:color w:val="000000" w:themeColor="text1"/>
        </w:rPr>
      </w:pPr>
      <w:r w:rsidRPr="00831531">
        <w:rPr>
          <w:color w:val="EE0000"/>
        </w:rPr>
        <w:t>Stress can trigger long-lasting changes in the strength of synapses. These changes can manifest as long-term potentiation (LTP), a long-lasting increase in synaptic strength, or long-term depression (LTD)</w:t>
      </w:r>
      <w:r w:rsidR="00371C2B" w:rsidRPr="00831531">
        <w:rPr>
          <w:color w:val="EE0000"/>
        </w:rPr>
        <w:t>,</w:t>
      </w:r>
      <w:r w:rsidRPr="00831531">
        <w:rPr>
          <w:color w:val="EE0000"/>
        </w:rPr>
        <w:t xml:space="preserve"> a long-lasting decrease in synaptic strength (Siegelbaum and Kandel, 1991). These forms of synaptic plasticity are mediated by activity-dependent changes in receptor trafficking, intracellular signalling, and calcium dynamics</w:t>
      </w:r>
      <w:r w:rsidR="00A77D79" w:rsidRPr="00831531">
        <w:rPr>
          <w:color w:val="EE0000"/>
        </w:rPr>
        <w:t>, among other factors</w:t>
      </w:r>
      <w:r w:rsidR="0091542D" w:rsidRPr="00831531">
        <w:rPr>
          <w:color w:val="EE0000"/>
        </w:rPr>
        <w:t xml:space="preserve"> (Siegelbaum and Kandel, 1991)</w:t>
      </w:r>
      <w:r w:rsidRPr="00831531">
        <w:rPr>
          <w:color w:val="EE0000"/>
        </w:rPr>
        <w:t xml:space="preserve">. </w:t>
      </w:r>
      <w:r w:rsidR="00D27553" w:rsidRPr="00831531">
        <w:rPr>
          <w:color w:val="EE0000"/>
        </w:rPr>
        <w:t>S</w:t>
      </w:r>
      <w:r w:rsidR="00B36B39" w:rsidRPr="00831531">
        <w:rPr>
          <w:color w:val="EE0000"/>
        </w:rPr>
        <w:t>tress alters synaptic plasticity in various regions of the brain</w:t>
      </w:r>
      <w:r w:rsidR="00D27553" w:rsidRPr="00831531">
        <w:rPr>
          <w:color w:val="EE0000"/>
        </w:rPr>
        <w:t xml:space="preserve">. </w:t>
      </w:r>
      <w:r w:rsidR="00B36B39" w:rsidRPr="0097146F">
        <w:rPr>
          <w:color w:val="000000" w:themeColor="text1"/>
        </w:rPr>
        <w:t>In acute stress, glucocorticoids mediate LTP in the amygdala, the site of emotional memory formation (</w:t>
      </w:r>
      <w:proofErr w:type="spellStart"/>
      <w:r w:rsidR="00B36B39" w:rsidRPr="0097146F">
        <w:rPr>
          <w:color w:val="000000" w:themeColor="text1"/>
        </w:rPr>
        <w:t>Sarabdjitsingh</w:t>
      </w:r>
      <w:proofErr w:type="spellEnd"/>
      <w:r w:rsidR="00B36B39" w:rsidRPr="0097146F">
        <w:rPr>
          <w:color w:val="000000" w:themeColor="text1"/>
        </w:rPr>
        <w:t xml:space="preserve"> et al., 2012). Acute stress </w:t>
      </w:r>
      <w:r w:rsidR="00D27553" w:rsidRPr="0097146F">
        <w:rPr>
          <w:color w:val="000000" w:themeColor="text1"/>
        </w:rPr>
        <w:t xml:space="preserve">also </w:t>
      </w:r>
      <w:r w:rsidR="00B36B39" w:rsidRPr="0097146F">
        <w:rPr>
          <w:color w:val="000000" w:themeColor="text1"/>
        </w:rPr>
        <w:lastRenderedPageBreak/>
        <w:t xml:space="preserve">facilitates </w:t>
      </w:r>
      <w:r w:rsidR="002644D1" w:rsidRPr="0097146F">
        <w:rPr>
          <w:color w:val="000000" w:themeColor="text1"/>
        </w:rPr>
        <w:t>a glutamatergic receptor</w:t>
      </w:r>
      <w:r w:rsidR="00B36B39" w:rsidRPr="0097146F">
        <w:rPr>
          <w:color w:val="000000" w:themeColor="text1"/>
        </w:rPr>
        <w:t>-</w:t>
      </w:r>
      <w:r w:rsidR="002644D1" w:rsidRPr="0097146F">
        <w:rPr>
          <w:color w:val="000000" w:themeColor="text1"/>
        </w:rPr>
        <w:t>dependent LTP in the hippocampus</w:t>
      </w:r>
      <w:r w:rsidR="00B36B39" w:rsidRPr="0097146F">
        <w:rPr>
          <w:color w:val="000000" w:themeColor="text1"/>
        </w:rPr>
        <w:t xml:space="preserve"> following acute stress, but this long-lasting change is inhibited under chronic stress </w:t>
      </w:r>
      <w:r w:rsidR="002644D1" w:rsidRPr="0097146F">
        <w:rPr>
          <w:color w:val="000000" w:themeColor="text1"/>
        </w:rPr>
        <w:t xml:space="preserve"> (Bartsch et al., 2021)</w:t>
      </w:r>
      <w:r w:rsidR="00B36B39" w:rsidRPr="0097146F">
        <w:rPr>
          <w:color w:val="000000" w:themeColor="text1"/>
        </w:rPr>
        <w:t>. Further, chronic stress can increas</w:t>
      </w:r>
      <w:r w:rsidR="00E454AF" w:rsidRPr="0097146F">
        <w:rPr>
          <w:color w:val="000000" w:themeColor="text1"/>
        </w:rPr>
        <w:t>e</w:t>
      </w:r>
      <w:r w:rsidR="00B36B39" w:rsidRPr="0097146F">
        <w:rPr>
          <w:color w:val="000000" w:themeColor="text1"/>
        </w:rPr>
        <w:t xml:space="preserve"> glucocorticoid receptor-mediated LTD in some regions of the hippocampus (Xu et al., 2020).</w:t>
      </w:r>
    </w:p>
    <w:p w14:paraId="535EBC54" w14:textId="63CA9118" w:rsidR="00394281" w:rsidRPr="0097146F" w:rsidRDefault="00F70B7D" w:rsidP="00394281">
      <w:pPr>
        <w:spacing w:line="360" w:lineRule="auto"/>
        <w:ind w:firstLine="720"/>
        <w:rPr>
          <w:color w:val="000000" w:themeColor="text1"/>
        </w:rPr>
      </w:pPr>
      <w:r w:rsidRPr="0097146F">
        <w:rPr>
          <w:color w:val="000000" w:themeColor="text1"/>
        </w:rPr>
        <w:t>In the DMH, endocannabinoid signalling has been shown to regulate activity-dependent plasticity</w:t>
      </w:r>
      <w:r w:rsidR="00DC3933" w:rsidRPr="0097146F">
        <w:rPr>
          <w:color w:val="000000" w:themeColor="text1"/>
        </w:rPr>
        <w:t xml:space="preserve"> under stress</w:t>
      </w:r>
      <w:r w:rsidRPr="0097146F">
        <w:rPr>
          <w:color w:val="000000" w:themeColor="text1"/>
        </w:rPr>
        <w:t xml:space="preserve"> (Crosby et al., 2011). High frequency stimulation (HFS) induced an endocannabinoid mediated long-term depression at GABAergic synapses, but when the CB1 receptor is blocked, HFS instead elicits a long-term potentiation, a shift that is mediated by corticosterone (Crosby et al., 2011). </w:t>
      </w:r>
      <w:r w:rsidR="00394281" w:rsidRPr="0097146F">
        <w:rPr>
          <w:color w:val="000000" w:themeColor="text1"/>
        </w:rPr>
        <w:t>Little is known about the effects of stress on glutamate synapses in this region.</w:t>
      </w:r>
    </w:p>
    <w:p w14:paraId="78252CDB" w14:textId="65D2E541" w:rsidR="001C0EC3" w:rsidRPr="0097146F" w:rsidRDefault="00F87B88" w:rsidP="00F70B7D">
      <w:pPr>
        <w:spacing w:line="360" w:lineRule="auto"/>
        <w:ind w:firstLine="720"/>
        <w:rPr>
          <w:color w:val="000000" w:themeColor="text1"/>
        </w:rPr>
      </w:pPr>
      <w:r w:rsidRPr="0097146F">
        <w:rPr>
          <w:color w:val="000000" w:themeColor="text1"/>
        </w:rPr>
        <w:t xml:space="preserve">Because stress alters glutamatergic transmission and </w:t>
      </w:r>
      <w:proofErr w:type="gramStart"/>
      <w:r w:rsidRPr="0097146F">
        <w:rPr>
          <w:color w:val="000000" w:themeColor="text1"/>
        </w:rPr>
        <w:t>recruits</w:t>
      </w:r>
      <w:proofErr w:type="gramEnd"/>
      <w:r w:rsidRPr="0097146F">
        <w:rPr>
          <w:color w:val="000000" w:themeColor="text1"/>
        </w:rPr>
        <w:t xml:space="preserve"> endocannabinoid signalling in the DMH, it has the potential to shape hypothalamic activity through long-term changes in synaptic strength</w:t>
      </w:r>
      <w:r w:rsidR="00277C36" w:rsidRPr="0097146F">
        <w:rPr>
          <w:color w:val="000000" w:themeColor="text1"/>
        </w:rPr>
        <w:t>.</w:t>
      </w:r>
      <w:r w:rsidR="001C0EC3" w:rsidRPr="0097146F">
        <w:rPr>
          <w:color w:val="000000" w:themeColor="text1"/>
        </w:rPr>
        <w:t xml:space="preserve"> </w:t>
      </w:r>
    </w:p>
    <w:p w14:paraId="0D7628B8" w14:textId="77777777" w:rsidR="00277C36" w:rsidRPr="0097146F" w:rsidRDefault="00277C36" w:rsidP="00E73635">
      <w:pPr>
        <w:spacing w:line="360" w:lineRule="auto"/>
        <w:rPr>
          <w:color w:val="000000" w:themeColor="text1"/>
        </w:rPr>
      </w:pPr>
    </w:p>
    <w:p w14:paraId="0904E1CE" w14:textId="77777777" w:rsidR="00277C36" w:rsidRPr="0097146F" w:rsidRDefault="00277C36" w:rsidP="005A065E">
      <w:pPr>
        <w:pStyle w:val="Heading2"/>
        <w:spacing w:line="360" w:lineRule="auto"/>
        <w:rPr>
          <w:rFonts w:ascii="Times New Roman" w:hAnsi="Times New Roman" w:cs="Times New Roman"/>
          <w:b/>
          <w:bCs/>
          <w:color w:val="000000" w:themeColor="text1"/>
          <w:sz w:val="24"/>
          <w:szCs w:val="24"/>
        </w:rPr>
      </w:pPr>
      <w:bookmarkStart w:id="9" w:name="_Toc227760214"/>
      <w:r w:rsidRPr="0097146F">
        <w:rPr>
          <w:rFonts w:ascii="Times New Roman" w:hAnsi="Times New Roman" w:cs="Times New Roman"/>
          <w:b/>
          <w:bCs/>
          <w:color w:val="000000" w:themeColor="text1"/>
          <w:sz w:val="24"/>
          <w:szCs w:val="24"/>
        </w:rPr>
        <w:t>1.6 Current Study</w:t>
      </w:r>
      <w:bookmarkEnd w:id="9"/>
      <w:r w:rsidRPr="0097146F">
        <w:rPr>
          <w:rFonts w:ascii="Times New Roman" w:hAnsi="Times New Roman" w:cs="Times New Roman"/>
          <w:b/>
          <w:bCs/>
          <w:color w:val="000000" w:themeColor="text1"/>
          <w:sz w:val="24"/>
          <w:szCs w:val="24"/>
        </w:rPr>
        <w:t xml:space="preserve"> </w:t>
      </w:r>
    </w:p>
    <w:p w14:paraId="1B574FD7" w14:textId="32242884" w:rsidR="00277C36" w:rsidRPr="0097146F" w:rsidRDefault="00277C36" w:rsidP="005A065E">
      <w:pPr>
        <w:spacing w:line="360" w:lineRule="auto"/>
        <w:ind w:firstLine="720"/>
        <w:rPr>
          <w:color w:val="000000" w:themeColor="text1"/>
        </w:rPr>
      </w:pPr>
      <w:r w:rsidRPr="0097146F">
        <w:rPr>
          <w:color w:val="000000" w:themeColor="text1"/>
        </w:rPr>
        <w:t xml:space="preserve">While the relationship between stress and hypothalamic function is well established, the underlying neurophysiological mechanisms in the DMH are unclear. In addition to its role in metabolic regulation (Bellinger and Bernardis, 2002; Dalton et al., 1981), there is considerable evidence that the DMH contributes to stress responses and contains receptors that allow it to respond to stress hormones (Myers et al., 2014; Crosby and Bains, 2012). Stress hormones may </w:t>
      </w:r>
      <w:r w:rsidR="00426D56" w:rsidRPr="0097146F">
        <w:rPr>
          <w:color w:val="000000" w:themeColor="text1"/>
        </w:rPr>
        <w:t>bind</w:t>
      </w:r>
      <w:r w:rsidRPr="0097146F">
        <w:rPr>
          <w:color w:val="000000" w:themeColor="text1"/>
        </w:rPr>
        <w:t xml:space="preserve"> in the DMH, altering neuronal activity and excitability. Given the role of the DMH in integrating endocrine signals and modulating downstream hypothalamic circuits, it is an ideal region in which to investigate how stress alters neuronal communication. Determining how acute and repeated stress affects DMH neurons</w:t>
      </w:r>
      <w:r w:rsidR="004B2A36" w:rsidRPr="0097146F">
        <w:rPr>
          <w:color w:val="000000" w:themeColor="text1"/>
        </w:rPr>
        <w:t xml:space="preserve">, particularly in females, </w:t>
      </w:r>
      <w:r w:rsidRPr="0097146F">
        <w:rPr>
          <w:color w:val="000000" w:themeColor="text1"/>
        </w:rPr>
        <w:t xml:space="preserve">may also provide insight into sex-specific responses to stress. </w:t>
      </w:r>
    </w:p>
    <w:p w14:paraId="7F9EA0D3" w14:textId="23D6A433" w:rsidR="00277C36" w:rsidRPr="0097146F" w:rsidRDefault="00277C36" w:rsidP="005A065E">
      <w:pPr>
        <w:spacing w:line="360" w:lineRule="auto"/>
        <w:ind w:firstLine="720"/>
        <w:rPr>
          <w:color w:val="000000" w:themeColor="text1"/>
        </w:rPr>
      </w:pPr>
      <w:r w:rsidRPr="0097146F">
        <w:rPr>
          <w:color w:val="000000" w:themeColor="text1"/>
        </w:rPr>
        <w:t xml:space="preserve">The current study aims to determine whether acute and repeated stress alter glutamatergic transmission and neuronal excitability in the DMH of young female rats, and if so, by what mechanism. We hypothesized that stress would alter neuronal excitability and synaptic communication in the DMH. This hypothesis was tested by </w:t>
      </w:r>
      <w:r w:rsidR="005A30B8" w:rsidRPr="0097146F">
        <w:rPr>
          <w:color w:val="000000" w:themeColor="text1"/>
        </w:rPr>
        <w:lastRenderedPageBreak/>
        <w:t>exposing animals to</w:t>
      </w:r>
      <w:r w:rsidRPr="0097146F">
        <w:rPr>
          <w:color w:val="000000" w:themeColor="text1"/>
        </w:rPr>
        <w:t xml:space="preserve"> acute and repeated stress and assessing the neuronal activity and communication of DMH neurons using patch clamp electrophysiology.</w:t>
      </w:r>
    </w:p>
    <w:p w14:paraId="1F01185F" w14:textId="77777777" w:rsidR="00E73635" w:rsidRPr="0097146F" w:rsidRDefault="00E73635" w:rsidP="005A065E">
      <w:pPr>
        <w:pStyle w:val="Heading1"/>
        <w:spacing w:line="360" w:lineRule="auto"/>
        <w:rPr>
          <w:rFonts w:ascii="Times New Roman" w:hAnsi="Times New Roman" w:cs="Times New Roman"/>
          <w:b/>
          <w:bCs/>
          <w:color w:val="000000" w:themeColor="text1"/>
          <w:sz w:val="24"/>
          <w:szCs w:val="24"/>
        </w:rPr>
      </w:pPr>
    </w:p>
    <w:p w14:paraId="01C74990" w14:textId="77777777" w:rsidR="00E73635" w:rsidRPr="0097146F" w:rsidRDefault="00E73635" w:rsidP="005A065E">
      <w:pPr>
        <w:pStyle w:val="Heading1"/>
        <w:spacing w:line="360" w:lineRule="auto"/>
        <w:rPr>
          <w:rFonts w:ascii="Times New Roman" w:hAnsi="Times New Roman" w:cs="Times New Roman"/>
          <w:b/>
          <w:bCs/>
          <w:color w:val="000000" w:themeColor="text1"/>
          <w:sz w:val="24"/>
          <w:szCs w:val="24"/>
        </w:rPr>
      </w:pPr>
    </w:p>
    <w:p w14:paraId="60C0AD40" w14:textId="77777777" w:rsidR="00E73635" w:rsidRPr="0097146F" w:rsidRDefault="00E73635" w:rsidP="00E73635"/>
    <w:p w14:paraId="14C6DA73" w14:textId="77777777" w:rsidR="00E73635" w:rsidRPr="0097146F" w:rsidRDefault="00E73635" w:rsidP="00E73635"/>
    <w:p w14:paraId="2A4A3A62" w14:textId="77777777" w:rsidR="00E73635" w:rsidRPr="0097146F" w:rsidRDefault="00E73635" w:rsidP="00E73635"/>
    <w:p w14:paraId="4FD083C4" w14:textId="77777777" w:rsidR="00E73635" w:rsidRPr="0097146F" w:rsidRDefault="00E73635" w:rsidP="00E73635"/>
    <w:p w14:paraId="19F7DD40" w14:textId="77777777" w:rsidR="00E73635" w:rsidRPr="0097146F" w:rsidRDefault="00E73635" w:rsidP="00E73635"/>
    <w:p w14:paraId="0A58A653" w14:textId="77777777" w:rsidR="00E73635" w:rsidRPr="0097146F" w:rsidRDefault="00E73635" w:rsidP="00E73635"/>
    <w:p w14:paraId="154A3BD8" w14:textId="77777777" w:rsidR="00E73635" w:rsidRPr="0097146F" w:rsidRDefault="00E73635" w:rsidP="00E73635"/>
    <w:p w14:paraId="38127160" w14:textId="77777777" w:rsidR="00E73635" w:rsidRPr="0097146F" w:rsidRDefault="00E73635" w:rsidP="00E73635"/>
    <w:p w14:paraId="3C413216" w14:textId="77777777" w:rsidR="00E73635" w:rsidRPr="0097146F" w:rsidRDefault="00E73635" w:rsidP="00E73635"/>
    <w:p w14:paraId="14D06DFC" w14:textId="77777777" w:rsidR="00E73635" w:rsidRPr="0097146F" w:rsidRDefault="00E73635" w:rsidP="00E73635"/>
    <w:p w14:paraId="06B83602" w14:textId="77777777" w:rsidR="00E73635" w:rsidRPr="0097146F" w:rsidRDefault="00E73635" w:rsidP="00E73635"/>
    <w:p w14:paraId="6E3F77B2" w14:textId="77777777" w:rsidR="00E73635" w:rsidRPr="0097146F" w:rsidRDefault="00E73635" w:rsidP="00E73635"/>
    <w:p w14:paraId="0F9B43BA" w14:textId="77777777" w:rsidR="00E73635" w:rsidRPr="0097146F" w:rsidRDefault="00E73635" w:rsidP="00E73635"/>
    <w:p w14:paraId="5D94F92D" w14:textId="77777777" w:rsidR="00E73635" w:rsidRPr="0097146F" w:rsidRDefault="00E73635" w:rsidP="00E73635"/>
    <w:p w14:paraId="1840C895" w14:textId="77777777" w:rsidR="00E73635" w:rsidRPr="0097146F" w:rsidRDefault="00E73635" w:rsidP="00E73635"/>
    <w:p w14:paraId="44D64C28" w14:textId="77777777" w:rsidR="00E73635" w:rsidRPr="0097146F" w:rsidRDefault="00E73635" w:rsidP="00E73635"/>
    <w:p w14:paraId="3210E151" w14:textId="77777777" w:rsidR="00E73635" w:rsidRPr="0097146F" w:rsidRDefault="00E73635" w:rsidP="00E73635"/>
    <w:p w14:paraId="3A48D7CB" w14:textId="77777777" w:rsidR="00E73635" w:rsidRPr="0097146F" w:rsidRDefault="00E73635" w:rsidP="00E73635"/>
    <w:p w14:paraId="578C9D1B" w14:textId="77777777" w:rsidR="00E73635" w:rsidRPr="0097146F" w:rsidRDefault="00E73635" w:rsidP="00E73635"/>
    <w:p w14:paraId="332AC6A8" w14:textId="77777777" w:rsidR="00E73635" w:rsidRPr="0097146F" w:rsidRDefault="00E73635" w:rsidP="00E73635"/>
    <w:p w14:paraId="4A8CF19A" w14:textId="77777777" w:rsidR="00E73635" w:rsidRPr="0097146F" w:rsidRDefault="00E73635" w:rsidP="00E73635"/>
    <w:p w14:paraId="3383311B" w14:textId="77777777" w:rsidR="00E73635" w:rsidRPr="0097146F" w:rsidRDefault="00E73635" w:rsidP="00E73635"/>
    <w:p w14:paraId="37132483" w14:textId="77777777" w:rsidR="00E73635" w:rsidRPr="0097146F" w:rsidRDefault="00E73635" w:rsidP="00E73635"/>
    <w:p w14:paraId="3CBC316B" w14:textId="77777777" w:rsidR="00E73635" w:rsidRPr="0097146F" w:rsidRDefault="00E73635" w:rsidP="005A065E">
      <w:pPr>
        <w:pStyle w:val="Heading1"/>
        <w:spacing w:line="360" w:lineRule="auto"/>
        <w:rPr>
          <w:rFonts w:ascii="Times New Roman" w:hAnsi="Times New Roman" w:cs="Times New Roman"/>
          <w:b/>
          <w:bCs/>
          <w:color w:val="000000" w:themeColor="text1"/>
          <w:sz w:val="24"/>
          <w:szCs w:val="24"/>
        </w:rPr>
      </w:pPr>
    </w:p>
    <w:p w14:paraId="6C07F776" w14:textId="77777777" w:rsidR="00E73635" w:rsidRPr="0097146F" w:rsidRDefault="00E73635" w:rsidP="00E73635"/>
    <w:p w14:paraId="4941B9CA" w14:textId="7020FDF9" w:rsidR="00277C36" w:rsidRPr="0097146F" w:rsidRDefault="00277C36" w:rsidP="005A065E">
      <w:pPr>
        <w:pStyle w:val="Heading1"/>
        <w:spacing w:line="360" w:lineRule="auto"/>
        <w:rPr>
          <w:rFonts w:ascii="Times New Roman" w:hAnsi="Times New Roman" w:cs="Times New Roman"/>
          <w:b/>
          <w:bCs/>
          <w:color w:val="000000" w:themeColor="text1"/>
          <w:sz w:val="24"/>
          <w:szCs w:val="24"/>
        </w:rPr>
      </w:pPr>
      <w:bookmarkStart w:id="10" w:name="_Toc227760215"/>
      <w:r w:rsidRPr="0097146F">
        <w:rPr>
          <w:rFonts w:ascii="Times New Roman" w:hAnsi="Times New Roman" w:cs="Times New Roman"/>
          <w:b/>
          <w:bCs/>
          <w:color w:val="000000" w:themeColor="text1"/>
          <w:sz w:val="24"/>
          <w:szCs w:val="24"/>
        </w:rPr>
        <w:t>Chapter 2: Methods</w:t>
      </w:r>
      <w:bookmarkEnd w:id="10"/>
    </w:p>
    <w:p w14:paraId="79814635" w14:textId="77777777" w:rsidR="00277C36" w:rsidRPr="0097146F" w:rsidRDefault="00277C36" w:rsidP="005A065E">
      <w:pPr>
        <w:pStyle w:val="Heading2"/>
        <w:spacing w:line="360" w:lineRule="auto"/>
        <w:rPr>
          <w:rFonts w:ascii="Times New Roman" w:hAnsi="Times New Roman" w:cs="Times New Roman"/>
          <w:b/>
          <w:bCs/>
          <w:color w:val="000000" w:themeColor="text1"/>
          <w:sz w:val="24"/>
          <w:szCs w:val="24"/>
        </w:rPr>
      </w:pPr>
      <w:bookmarkStart w:id="11" w:name="_Toc227760216"/>
      <w:r w:rsidRPr="0097146F">
        <w:rPr>
          <w:rFonts w:ascii="Times New Roman" w:hAnsi="Times New Roman" w:cs="Times New Roman"/>
          <w:b/>
          <w:bCs/>
          <w:color w:val="000000" w:themeColor="text1"/>
          <w:sz w:val="24"/>
          <w:szCs w:val="24"/>
        </w:rPr>
        <w:t>2.1 Experimental Animals</w:t>
      </w:r>
      <w:bookmarkEnd w:id="11"/>
    </w:p>
    <w:p w14:paraId="6F6F588F" w14:textId="5FAB6ACC" w:rsidR="00277C36" w:rsidRPr="0097146F" w:rsidRDefault="00277C36" w:rsidP="005A065E">
      <w:pPr>
        <w:spacing w:line="360" w:lineRule="auto"/>
        <w:ind w:firstLine="720"/>
        <w:rPr>
          <w:color w:val="000000" w:themeColor="text1"/>
        </w:rPr>
      </w:pPr>
      <w:r w:rsidRPr="0097146F">
        <w:rPr>
          <w:color w:val="000000" w:themeColor="text1"/>
        </w:rPr>
        <w:t xml:space="preserve">All experiments were performed using young female (postnatal day (P) 27 to 39) Sprague Dawley rats (RRID:MGI:5651135) obtained from Charles River Laboratories (Quebec, Canada). Rats arrived at P22-24 and were housed in groups of 4 in polycarbonate cages. Cages contained wood shaving bedding, paper towel strips, and a </w:t>
      </w:r>
      <w:r w:rsidRPr="0097146F">
        <w:rPr>
          <w:color w:val="000000" w:themeColor="text1"/>
        </w:rPr>
        <w:lastRenderedPageBreak/>
        <w:t xml:space="preserve">wooden block, green </w:t>
      </w:r>
      <w:proofErr w:type="spellStart"/>
      <w:r w:rsidRPr="0097146F">
        <w:rPr>
          <w:color w:val="000000" w:themeColor="text1"/>
        </w:rPr>
        <w:t>nyla</w:t>
      </w:r>
      <w:proofErr w:type="spellEnd"/>
      <w:r w:rsidRPr="0097146F">
        <w:rPr>
          <w:color w:val="000000" w:themeColor="text1"/>
        </w:rPr>
        <w:t xml:space="preserve"> bone, and two Crawl </w:t>
      </w:r>
      <w:proofErr w:type="spellStart"/>
      <w:r w:rsidRPr="0097146F">
        <w:rPr>
          <w:color w:val="000000" w:themeColor="text1"/>
        </w:rPr>
        <w:t>Balls</w:t>
      </w:r>
      <w:r w:rsidRPr="0097146F">
        <w:rPr>
          <w:color w:val="000000" w:themeColor="text1"/>
          <w:vertAlign w:val="superscript"/>
        </w:rPr>
        <w:t>TM</w:t>
      </w:r>
      <w:proofErr w:type="spellEnd"/>
      <w:r w:rsidRPr="0097146F">
        <w:rPr>
          <w:color w:val="000000" w:themeColor="text1"/>
        </w:rPr>
        <w:t xml:space="preserve"> (Bio-Serv) for enrichment. Animals were provided with standard rat chow and water </w:t>
      </w:r>
      <w:r w:rsidRPr="0097146F">
        <w:rPr>
          <w:i/>
          <w:iCs/>
          <w:color w:val="000000" w:themeColor="text1"/>
        </w:rPr>
        <w:t>ad libitum</w:t>
      </w:r>
      <w:r w:rsidRPr="0097146F">
        <w:rPr>
          <w:color w:val="000000" w:themeColor="text1"/>
        </w:rPr>
        <w:t xml:space="preserve"> and housed at 21°C and 50% ± 10% humidity on a 12-hour light/12-hour dark cycle that began at 7:30 am. Following arrival, the animals were given at least 6 days to acclimate to these conditions before experiments began. All experimental protocols were approved by the </w:t>
      </w:r>
      <w:r w:rsidR="005A065E" w:rsidRPr="0097146F">
        <w:rPr>
          <w:color w:val="000000" w:themeColor="text1"/>
        </w:rPr>
        <w:t>Mount Allison University</w:t>
      </w:r>
      <w:r w:rsidRPr="0097146F">
        <w:rPr>
          <w:color w:val="000000" w:themeColor="text1"/>
        </w:rPr>
        <w:t xml:space="preserve"> Animal Care Committee (protocol #104140) and in accordance with the Canadian Council on Animal Care guidelines. </w:t>
      </w:r>
    </w:p>
    <w:p w14:paraId="1DA56927" w14:textId="77777777" w:rsidR="00277C36" w:rsidRPr="0097146F" w:rsidRDefault="00277C36" w:rsidP="005A065E">
      <w:pPr>
        <w:spacing w:line="360" w:lineRule="auto"/>
        <w:rPr>
          <w:b/>
          <w:bCs/>
          <w:color w:val="000000" w:themeColor="text1"/>
        </w:rPr>
      </w:pPr>
    </w:p>
    <w:p w14:paraId="6DBFB2BD" w14:textId="77777777" w:rsidR="00277C36" w:rsidRPr="0097146F" w:rsidRDefault="00277C36" w:rsidP="005A065E">
      <w:pPr>
        <w:pStyle w:val="Heading2"/>
        <w:spacing w:line="360" w:lineRule="auto"/>
        <w:rPr>
          <w:rFonts w:ascii="Times New Roman" w:hAnsi="Times New Roman" w:cs="Times New Roman"/>
          <w:b/>
          <w:bCs/>
          <w:color w:val="000000" w:themeColor="text1"/>
          <w:sz w:val="24"/>
          <w:szCs w:val="24"/>
        </w:rPr>
      </w:pPr>
      <w:bookmarkStart w:id="12" w:name="_Toc227760217"/>
      <w:r w:rsidRPr="0097146F">
        <w:rPr>
          <w:rFonts w:ascii="Times New Roman" w:hAnsi="Times New Roman" w:cs="Times New Roman"/>
          <w:b/>
          <w:bCs/>
          <w:color w:val="000000" w:themeColor="text1"/>
          <w:sz w:val="24"/>
          <w:szCs w:val="24"/>
        </w:rPr>
        <w:t>2.2 Restraint Stress</w:t>
      </w:r>
      <w:bookmarkEnd w:id="12"/>
    </w:p>
    <w:p w14:paraId="6E38F7FD" w14:textId="46A6E1AB" w:rsidR="00277C36" w:rsidRPr="0097146F" w:rsidRDefault="00277C36" w:rsidP="005A065E">
      <w:pPr>
        <w:spacing w:line="360" w:lineRule="auto"/>
        <w:ind w:firstLine="720"/>
        <w:rPr>
          <w:color w:val="000000" w:themeColor="text1"/>
        </w:rPr>
      </w:pPr>
      <w:r w:rsidRPr="0097146F">
        <w:rPr>
          <w:color w:val="000000" w:themeColor="text1"/>
        </w:rPr>
        <w:t>Rats were randomly assigned into one of three groups: naive, acute stress, or repeated stress. All animals were weighed prior to the restraint. Animals in the acute stress group were removed from their home cage and underwent a single 30-minute restraint on a bench top in a room different to the holding room. Animals in the repeated stress group underwent five consecutive days of a 30-minute restraint and were housed individually after the first restraint. Restraint was performed at approximately the same time each morning for the five consecutive days, in the same location, and the timing was kept as close as possible across animals (between 7:3</w:t>
      </w:r>
      <w:r w:rsidR="00D16D4E" w:rsidRPr="0097146F">
        <w:rPr>
          <w:color w:val="000000" w:themeColor="text1"/>
        </w:rPr>
        <w:t>0</w:t>
      </w:r>
      <w:r w:rsidRPr="0097146F">
        <w:rPr>
          <w:color w:val="000000" w:themeColor="text1"/>
        </w:rPr>
        <w:t xml:space="preserve"> am and </w:t>
      </w:r>
      <w:r w:rsidR="00D16D4E" w:rsidRPr="0097146F">
        <w:rPr>
          <w:color w:val="000000" w:themeColor="text1"/>
        </w:rPr>
        <w:t>9</w:t>
      </w:r>
      <w:r w:rsidRPr="0097146F">
        <w:rPr>
          <w:color w:val="000000" w:themeColor="text1"/>
        </w:rPr>
        <w:t>:</w:t>
      </w:r>
      <w:r w:rsidR="00D16D4E" w:rsidRPr="0097146F">
        <w:rPr>
          <w:color w:val="000000" w:themeColor="text1"/>
        </w:rPr>
        <w:t>00</w:t>
      </w:r>
      <w:r w:rsidRPr="0097146F">
        <w:rPr>
          <w:color w:val="000000" w:themeColor="text1"/>
        </w:rPr>
        <w:t xml:space="preserve"> am). The restraint was performed using </w:t>
      </w:r>
      <w:r w:rsidR="00D16D4E" w:rsidRPr="0097146F">
        <w:rPr>
          <w:color w:val="000000" w:themeColor="text1"/>
        </w:rPr>
        <w:t>f</w:t>
      </w:r>
      <w:r w:rsidRPr="0097146F">
        <w:rPr>
          <w:color w:val="000000" w:themeColor="text1"/>
        </w:rPr>
        <w:t>lat-</w:t>
      </w:r>
      <w:r w:rsidR="00D16D4E" w:rsidRPr="0097146F">
        <w:rPr>
          <w:color w:val="000000" w:themeColor="text1"/>
        </w:rPr>
        <w:t>b</w:t>
      </w:r>
      <w:r w:rsidRPr="0097146F">
        <w:rPr>
          <w:color w:val="000000" w:themeColor="text1"/>
        </w:rPr>
        <w:t xml:space="preserve">ottom </w:t>
      </w:r>
      <w:r w:rsidR="00D16D4E" w:rsidRPr="0097146F">
        <w:rPr>
          <w:color w:val="000000" w:themeColor="text1"/>
        </w:rPr>
        <w:t>r</w:t>
      </w:r>
      <w:r w:rsidRPr="0097146F">
        <w:rPr>
          <w:color w:val="000000" w:themeColor="text1"/>
        </w:rPr>
        <w:t xml:space="preserve">odent </w:t>
      </w:r>
      <w:r w:rsidR="00D16D4E" w:rsidRPr="0097146F">
        <w:rPr>
          <w:color w:val="000000" w:themeColor="text1"/>
        </w:rPr>
        <w:t>r</w:t>
      </w:r>
      <w:r w:rsidRPr="0097146F">
        <w:rPr>
          <w:color w:val="000000" w:themeColor="text1"/>
        </w:rPr>
        <w:t>estrainers (Braintree Scientific), with size selection based on animal weight (2 x 5 ” for 30 - 125g; 2.5 x 6 ” for 125 - 250g).</w:t>
      </w:r>
    </w:p>
    <w:p w14:paraId="1A8EA45E" w14:textId="77777777" w:rsidR="00277C36" w:rsidRPr="0097146F" w:rsidRDefault="00277C36" w:rsidP="005A065E">
      <w:pPr>
        <w:spacing w:line="360" w:lineRule="auto"/>
        <w:rPr>
          <w:color w:val="000000" w:themeColor="text1"/>
        </w:rPr>
      </w:pPr>
    </w:p>
    <w:p w14:paraId="6D445C93" w14:textId="77777777" w:rsidR="00277C36" w:rsidRPr="0097146F" w:rsidRDefault="00277C36" w:rsidP="005A065E">
      <w:pPr>
        <w:pStyle w:val="Heading2"/>
        <w:spacing w:line="360" w:lineRule="auto"/>
        <w:rPr>
          <w:rFonts w:ascii="Times New Roman" w:hAnsi="Times New Roman" w:cs="Times New Roman"/>
          <w:b/>
          <w:bCs/>
          <w:color w:val="000000" w:themeColor="text1"/>
          <w:sz w:val="24"/>
          <w:szCs w:val="24"/>
        </w:rPr>
      </w:pPr>
      <w:bookmarkStart w:id="13" w:name="_Toc227760218"/>
      <w:r w:rsidRPr="0097146F">
        <w:rPr>
          <w:rFonts w:ascii="Times New Roman" w:hAnsi="Times New Roman" w:cs="Times New Roman"/>
          <w:b/>
          <w:bCs/>
          <w:color w:val="000000" w:themeColor="text1"/>
          <w:sz w:val="24"/>
          <w:szCs w:val="24"/>
        </w:rPr>
        <w:t>2.3 Brain Removal and Slice Preparation</w:t>
      </w:r>
      <w:bookmarkEnd w:id="13"/>
    </w:p>
    <w:p w14:paraId="72A0569B" w14:textId="755A92D9" w:rsidR="00277C36" w:rsidRPr="0097146F" w:rsidRDefault="00277C36" w:rsidP="005A065E">
      <w:pPr>
        <w:spacing w:line="360" w:lineRule="auto"/>
        <w:ind w:firstLine="720"/>
        <w:rPr>
          <w:color w:val="000000" w:themeColor="text1"/>
        </w:rPr>
      </w:pPr>
      <w:r w:rsidRPr="0097146F">
        <w:rPr>
          <w:color w:val="000000" w:themeColor="text1"/>
        </w:rPr>
        <w:t>Between 8:00 am and 10:00 am, immediately following the single (acute) or fifth day of restraint (repeated) for the stress groups, the animal was anesthetized with 5% gaseous isoflurane in oxygen</w:t>
      </w:r>
      <w:r w:rsidR="00496BD6" w:rsidRPr="0097146F">
        <w:rPr>
          <w:color w:val="000000" w:themeColor="text1"/>
        </w:rPr>
        <w:t xml:space="preserve">, </w:t>
      </w:r>
      <w:r w:rsidRPr="0097146F">
        <w:rPr>
          <w:color w:val="000000" w:themeColor="text1"/>
        </w:rPr>
        <w:t>and approximately 2</w:t>
      </w:r>
      <w:r w:rsidR="000A5760" w:rsidRPr="0097146F">
        <w:rPr>
          <w:color w:val="000000" w:themeColor="text1"/>
        </w:rPr>
        <w:t xml:space="preserve"> </w:t>
      </w:r>
      <w:r w:rsidRPr="0097146F">
        <w:rPr>
          <w:color w:val="000000" w:themeColor="text1"/>
        </w:rPr>
        <w:t xml:space="preserve">mL of liquid </w:t>
      </w:r>
      <w:r w:rsidR="0057526E" w:rsidRPr="0097146F">
        <w:rPr>
          <w:color w:val="000000" w:themeColor="text1"/>
        </w:rPr>
        <w:t xml:space="preserve">isoflurane </w:t>
      </w:r>
      <w:r w:rsidRPr="0097146F">
        <w:rPr>
          <w:color w:val="000000" w:themeColor="text1"/>
        </w:rPr>
        <w:t>added to the corner of the chamber. To confirm anesthesia, a toe pinch reflex test was performed. When no reflex was present, the animal was decapitated using a guillotine (World Precision Instruments), and a carotid blood sample was obtained. The brain was quickly removed and immersed in ice-cold slicing solution that contained (in mM): 75 sucrose, 25 glucose, 87 NaCl, 25 NaHCO</w:t>
      </w:r>
      <w:r w:rsidRPr="0097146F">
        <w:rPr>
          <w:color w:val="000000" w:themeColor="text1"/>
          <w:vertAlign w:val="subscript"/>
        </w:rPr>
        <w:t>3</w:t>
      </w:r>
      <w:r w:rsidRPr="0097146F">
        <w:rPr>
          <w:color w:val="000000" w:themeColor="text1"/>
        </w:rPr>
        <w:t>, 2.5 KCl, 0.5 CaCl</w:t>
      </w:r>
      <w:r w:rsidRPr="0097146F">
        <w:rPr>
          <w:color w:val="000000" w:themeColor="text1"/>
          <w:vertAlign w:val="subscript"/>
        </w:rPr>
        <w:t xml:space="preserve">2 </w:t>
      </w:r>
      <w:r w:rsidRPr="0097146F">
        <w:rPr>
          <w:color w:val="000000" w:themeColor="text1"/>
        </w:rPr>
        <w:t>* 2 H</w:t>
      </w:r>
      <w:r w:rsidRPr="0097146F">
        <w:rPr>
          <w:color w:val="000000" w:themeColor="text1"/>
          <w:vertAlign w:val="subscript"/>
        </w:rPr>
        <w:t>2</w:t>
      </w:r>
      <w:r w:rsidRPr="0097146F">
        <w:rPr>
          <w:color w:val="000000" w:themeColor="text1"/>
        </w:rPr>
        <w:t>O, 7 MgCl</w:t>
      </w:r>
      <w:r w:rsidRPr="0097146F">
        <w:rPr>
          <w:color w:val="000000" w:themeColor="text1"/>
          <w:vertAlign w:val="subscript"/>
        </w:rPr>
        <w:t xml:space="preserve">2 </w:t>
      </w:r>
      <w:r w:rsidRPr="0097146F">
        <w:rPr>
          <w:color w:val="000000" w:themeColor="text1"/>
        </w:rPr>
        <w:t>* 6 H</w:t>
      </w:r>
      <w:r w:rsidRPr="0097146F">
        <w:rPr>
          <w:color w:val="000000" w:themeColor="text1"/>
          <w:vertAlign w:val="subscript"/>
        </w:rPr>
        <w:t>2</w:t>
      </w:r>
      <w:r w:rsidRPr="0097146F">
        <w:rPr>
          <w:color w:val="000000" w:themeColor="text1"/>
        </w:rPr>
        <w:t xml:space="preserve">O, 1.25 </w:t>
      </w:r>
      <w:r w:rsidRPr="0097146F">
        <w:rPr>
          <w:color w:val="000000" w:themeColor="text1"/>
        </w:rPr>
        <w:lastRenderedPageBreak/>
        <w:t>NaH</w:t>
      </w:r>
      <w:r w:rsidRPr="0097146F">
        <w:rPr>
          <w:color w:val="000000" w:themeColor="text1"/>
          <w:vertAlign w:val="subscript"/>
        </w:rPr>
        <w:t>2</w:t>
      </w:r>
      <w:r w:rsidRPr="0097146F">
        <w:rPr>
          <w:color w:val="000000" w:themeColor="text1"/>
        </w:rPr>
        <w:t>PO</w:t>
      </w:r>
      <w:r w:rsidRPr="0097146F">
        <w:rPr>
          <w:color w:val="000000" w:themeColor="text1"/>
          <w:vertAlign w:val="subscript"/>
        </w:rPr>
        <w:t>4</w:t>
      </w:r>
      <w:r w:rsidRPr="0097146F">
        <w:rPr>
          <w:color w:val="000000" w:themeColor="text1"/>
        </w:rPr>
        <w:t>, saturated with 95% O</w:t>
      </w:r>
      <w:r w:rsidRPr="0097146F">
        <w:rPr>
          <w:color w:val="000000" w:themeColor="text1"/>
          <w:vertAlign w:val="subscript"/>
        </w:rPr>
        <w:t>2</w:t>
      </w:r>
      <w:r w:rsidRPr="0097146F">
        <w:rPr>
          <w:color w:val="000000" w:themeColor="text1"/>
        </w:rPr>
        <w:t xml:space="preserve"> and 5% CO</w:t>
      </w:r>
      <w:r w:rsidRPr="0097146F">
        <w:rPr>
          <w:color w:val="000000" w:themeColor="text1"/>
          <w:vertAlign w:val="subscript"/>
        </w:rPr>
        <w:t>2</w:t>
      </w:r>
      <w:r w:rsidRPr="0097146F">
        <w:rPr>
          <w:color w:val="000000" w:themeColor="text1"/>
        </w:rPr>
        <w:t xml:space="preserve"> for a minimum of 20 minutes prior to brain removal. </w:t>
      </w:r>
    </w:p>
    <w:p w14:paraId="0C276508" w14:textId="5FDBA7AB" w:rsidR="00277C36" w:rsidRPr="0097146F" w:rsidRDefault="00277C36" w:rsidP="005A065E">
      <w:pPr>
        <w:spacing w:line="360" w:lineRule="auto"/>
        <w:ind w:firstLine="720"/>
        <w:rPr>
          <w:color w:val="000000" w:themeColor="text1"/>
        </w:rPr>
      </w:pPr>
      <w:r w:rsidRPr="0097146F">
        <w:rPr>
          <w:color w:val="000000" w:themeColor="text1"/>
        </w:rPr>
        <w:t xml:space="preserve">The brain was then placed on a petri dish, and the anterior, posterior, and dorsal (cortex) regions were cut off. The brain was glued (Krazy Glue) to a vibratome plate with the posterior side down. A small piece of agar was glued on the ventral side of the brain to prevent movement during slicing. The vibratome plate was placed such that the brain was submerged in the ice-cold slicing solution and a </w:t>
      </w:r>
      <w:r w:rsidR="0057526E" w:rsidRPr="0097146F">
        <w:rPr>
          <w:color w:val="000000" w:themeColor="text1"/>
        </w:rPr>
        <w:t xml:space="preserve">bubbling </w:t>
      </w:r>
      <w:r w:rsidRPr="0097146F">
        <w:rPr>
          <w:color w:val="000000" w:themeColor="text1"/>
        </w:rPr>
        <w:t>line with 95% O</w:t>
      </w:r>
      <w:r w:rsidRPr="0097146F">
        <w:rPr>
          <w:color w:val="000000" w:themeColor="text1"/>
          <w:vertAlign w:val="subscript"/>
        </w:rPr>
        <w:t>2</w:t>
      </w:r>
      <w:r w:rsidRPr="0097146F">
        <w:rPr>
          <w:color w:val="000000" w:themeColor="text1"/>
        </w:rPr>
        <w:t xml:space="preserve"> and 5% CO</w:t>
      </w:r>
      <w:r w:rsidRPr="0097146F">
        <w:rPr>
          <w:color w:val="000000" w:themeColor="text1"/>
          <w:vertAlign w:val="subscript"/>
        </w:rPr>
        <w:t>2</w:t>
      </w:r>
      <w:r w:rsidRPr="0097146F">
        <w:rPr>
          <w:color w:val="000000" w:themeColor="text1"/>
        </w:rPr>
        <w:t xml:space="preserve"> was inserted. Coronal slices (250 µm) containing the DMH, identified using a rat atlas (</w:t>
      </w:r>
      <w:r w:rsidRPr="0097146F">
        <w:rPr>
          <w:noProof/>
          <w:color w:val="000000" w:themeColor="text1"/>
        </w:rPr>
        <w:t>Paxinos &amp; Watson, 2009</w:t>
      </w:r>
      <w:r w:rsidRPr="0097146F">
        <w:rPr>
          <w:color w:val="000000" w:themeColor="text1"/>
        </w:rPr>
        <w:t>), were obtained using a vibrating slicer (Leica) and cut into hemi-sections along the midline. Slices were incubated in 32.5°C artificial cerebrospinal fluid (aCSF) that contained (in mM): 10 glucose, 126 NaCl, 26 NaHCO</w:t>
      </w:r>
      <w:r w:rsidRPr="0097146F">
        <w:rPr>
          <w:color w:val="000000" w:themeColor="text1"/>
          <w:vertAlign w:val="subscript"/>
        </w:rPr>
        <w:t>3</w:t>
      </w:r>
      <w:r w:rsidRPr="0097146F">
        <w:rPr>
          <w:color w:val="000000" w:themeColor="text1"/>
        </w:rPr>
        <w:t>, 2.5 KCl, 2.5 CaCl</w:t>
      </w:r>
      <w:r w:rsidRPr="0097146F">
        <w:rPr>
          <w:color w:val="000000" w:themeColor="text1"/>
          <w:vertAlign w:val="subscript"/>
        </w:rPr>
        <w:t xml:space="preserve">2 </w:t>
      </w:r>
      <w:r w:rsidRPr="0097146F">
        <w:rPr>
          <w:color w:val="000000" w:themeColor="text1"/>
        </w:rPr>
        <w:t>* 2 H</w:t>
      </w:r>
      <w:r w:rsidRPr="0097146F">
        <w:rPr>
          <w:color w:val="000000" w:themeColor="text1"/>
          <w:vertAlign w:val="subscript"/>
        </w:rPr>
        <w:t>2</w:t>
      </w:r>
      <w:r w:rsidRPr="0097146F">
        <w:rPr>
          <w:color w:val="000000" w:themeColor="text1"/>
        </w:rPr>
        <w:t>O, 1.5 MgCl</w:t>
      </w:r>
      <w:r w:rsidRPr="0097146F">
        <w:rPr>
          <w:color w:val="000000" w:themeColor="text1"/>
          <w:vertAlign w:val="subscript"/>
        </w:rPr>
        <w:t xml:space="preserve">2 </w:t>
      </w:r>
      <w:r w:rsidRPr="0097146F">
        <w:rPr>
          <w:color w:val="000000" w:themeColor="text1"/>
        </w:rPr>
        <w:t>* 6 H</w:t>
      </w:r>
      <w:r w:rsidRPr="0097146F">
        <w:rPr>
          <w:color w:val="000000" w:themeColor="text1"/>
          <w:vertAlign w:val="subscript"/>
        </w:rPr>
        <w:t>2</w:t>
      </w:r>
      <w:r w:rsidRPr="0097146F">
        <w:rPr>
          <w:color w:val="000000" w:themeColor="text1"/>
        </w:rPr>
        <w:t>O, 1.25 NaH</w:t>
      </w:r>
      <w:r w:rsidRPr="0097146F">
        <w:rPr>
          <w:color w:val="000000" w:themeColor="text1"/>
          <w:vertAlign w:val="subscript"/>
        </w:rPr>
        <w:t>2</w:t>
      </w:r>
      <w:r w:rsidRPr="0097146F">
        <w:rPr>
          <w:color w:val="000000" w:themeColor="text1"/>
        </w:rPr>
        <w:t>PO</w:t>
      </w:r>
      <w:r w:rsidRPr="0097146F">
        <w:rPr>
          <w:color w:val="000000" w:themeColor="text1"/>
          <w:vertAlign w:val="subscript"/>
        </w:rPr>
        <w:t>4</w:t>
      </w:r>
      <w:r w:rsidRPr="0097146F">
        <w:rPr>
          <w:color w:val="000000" w:themeColor="text1"/>
        </w:rPr>
        <w:t>, saturated with 95% O</w:t>
      </w:r>
      <w:r w:rsidRPr="0097146F">
        <w:rPr>
          <w:color w:val="000000" w:themeColor="text1"/>
          <w:vertAlign w:val="subscript"/>
        </w:rPr>
        <w:t>2</w:t>
      </w:r>
      <w:r w:rsidRPr="0097146F">
        <w:rPr>
          <w:color w:val="000000" w:themeColor="text1"/>
        </w:rPr>
        <w:t xml:space="preserve"> and 5% CO</w:t>
      </w:r>
      <w:r w:rsidRPr="0097146F">
        <w:rPr>
          <w:color w:val="000000" w:themeColor="text1"/>
          <w:vertAlign w:val="subscript"/>
        </w:rPr>
        <w:t>2</w:t>
      </w:r>
      <w:r w:rsidRPr="0097146F">
        <w:rPr>
          <w:color w:val="000000" w:themeColor="text1"/>
        </w:rPr>
        <w:t>, for a minimum of 60 minutes, until recording began.</w:t>
      </w:r>
    </w:p>
    <w:p w14:paraId="5E5BACF6" w14:textId="77777777" w:rsidR="00277C36" w:rsidRPr="0097146F" w:rsidRDefault="00277C36" w:rsidP="005A065E">
      <w:pPr>
        <w:spacing w:line="360" w:lineRule="auto"/>
        <w:rPr>
          <w:color w:val="000000" w:themeColor="text1"/>
        </w:rPr>
      </w:pPr>
    </w:p>
    <w:p w14:paraId="7E073706" w14:textId="77777777" w:rsidR="00277C36" w:rsidRPr="0097146F" w:rsidRDefault="00277C36" w:rsidP="005A065E">
      <w:pPr>
        <w:pStyle w:val="Heading2"/>
        <w:spacing w:line="360" w:lineRule="auto"/>
        <w:rPr>
          <w:rFonts w:ascii="Times New Roman" w:hAnsi="Times New Roman" w:cs="Times New Roman"/>
          <w:b/>
          <w:bCs/>
          <w:color w:val="000000" w:themeColor="text1"/>
          <w:sz w:val="24"/>
          <w:szCs w:val="24"/>
        </w:rPr>
      </w:pPr>
      <w:bookmarkStart w:id="14" w:name="_Toc227760219"/>
      <w:r w:rsidRPr="0097146F">
        <w:rPr>
          <w:rFonts w:ascii="Times New Roman" w:hAnsi="Times New Roman" w:cs="Times New Roman"/>
          <w:b/>
          <w:bCs/>
          <w:color w:val="000000" w:themeColor="text1"/>
          <w:sz w:val="24"/>
          <w:szCs w:val="24"/>
        </w:rPr>
        <w:t>2.4 Electrophysiology</w:t>
      </w:r>
      <w:bookmarkEnd w:id="14"/>
    </w:p>
    <w:p w14:paraId="75D6E354" w14:textId="77777777" w:rsidR="00277C36" w:rsidRPr="0097146F" w:rsidRDefault="00277C36" w:rsidP="005A065E">
      <w:pPr>
        <w:spacing w:line="360" w:lineRule="auto"/>
        <w:rPr>
          <w:color w:val="000000" w:themeColor="text1"/>
        </w:rPr>
      </w:pPr>
      <w:r w:rsidRPr="0097146F">
        <w:rPr>
          <w:color w:val="000000" w:themeColor="text1"/>
        </w:rPr>
        <w:tab/>
        <w:t>Hypothalamic slices were submerged in a recording chamber and superfused with aCSF. The solution, continuously bubbled with 95% O</w:t>
      </w:r>
      <w:r w:rsidRPr="0097146F">
        <w:rPr>
          <w:color w:val="000000" w:themeColor="text1"/>
          <w:vertAlign w:val="subscript"/>
        </w:rPr>
        <w:t>2</w:t>
      </w:r>
      <w:r w:rsidRPr="0097146F">
        <w:rPr>
          <w:color w:val="000000" w:themeColor="text1"/>
        </w:rPr>
        <w:t xml:space="preserve"> and 5% CO</w:t>
      </w:r>
      <w:r w:rsidRPr="0097146F">
        <w:rPr>
          <w:color w:val="000000" w:themeColor="text1"/>
          <w:vertAlign w:val="subscript"/>
        </w:rPr>
        <w:t>2</w:t>
      </w:r>
      <w:r w:rsidRPr="0097146F">
        <w:rPr>
          <w:color w:val="000000" w:themeColor="text1"/>
        </w:rPr>
        <w:t>, was delivered at a flow rate of 1 mL/min and kept at 32.5°C using TC-344C Automatic Temperature Controller and Inline Heater (Warner Instruments). The brain slice was kept still using two ~1 cm metal weights placed horizontally on each end and was visualized with an upright microscope (Olympus BX51 WI) and Infinity 2 Camera, live footage of which was projected onto a computer monitor. The DMH was located by using the third ventricle as a landmark.</w:t>
      </w:r>
    </w:p>
    <w:p w14:paraId="4FDBFAFC" w14:textId="625FD424" w:rsidR="00277C36" w:rsidRPr="0097146F" w:rsidRDefault="00277C36" w:rsidP="005A065E">
      <w:pPr>
        <w:spacing w:line="360" w:lineRule="auto"/>
        <w:ind w:firstLine="720"/>
        <w:rPr>
          <w:color w:val="000000" w:themeColor="text1"/>
        </w:rPr>
      </w:pPr>
      <w:r w:rsidRPr="0097146F">
        <w:rPr>
          <w:color w:val="000000" w:themeColor="text1"/>
        </w:rPr>
        <w:t>Whole-cell patch clamp electrophysiological recordings were obtained (Fig</w:t>
      </w:r>
      <w:r w:rsidR="009F4D92" w:rsidRPr="0097146F">
        <w:rPr>
          <w:color w:val="000000" w:themeColor="text1"/>
        </w:rPr>
        <w:t xml:space="preserve">ure </w:t>
      </w:r>
      <w:r w:rsidRPr="0097146F">
        <w:rPr>
          <w:color w:val="000000" w:themeColor="text1"/>
        </w:rPr>
        <w:t xml:space="preserve">1) using borosilicate glass microelectrodes with tip resistances ranging from 4.0 to 6.0 MΩ (Model P-1000 Pipette Puller, Sutter Instruments). </w:t>
      </w:r>
      <w:r w:rsidRPr="00607D54">
        <w:rPr>
          <w:color w:val="EE0000"/>
        </w:rPr>
        <w:t xml:space="preserve">Two microelectrodes were used for each recording, one for stimulating and one for recording. </w:t>
      </w:r>
      <w:r w:rsidRPr="0097146F">
        <w:rPr>
          <w:color w:val="000000" w:themeColor="text1"/>
        </w:rPr>
        <w:t>Neurons were stimulated extracellularly, using a microelectrode filled with aCSF, while the recording electrode in a neuron of interest was filled with an internal solution that contained (in mM): 108 KGluconate, 8 KCl, 8 NaGluconate, 10 HEPES, 2 MgCl</w:t>
      </w:r>
      <w:r w:rsidRPr="0097146F">
        <w:rPr>
          <w:color w:val="000000" w:themeColor="text1"/>
          <w:vertAlign w:val="subscript"/>
        </w:rPr>
        <w:t>2</w:t>
      </w:r>
      <w:r w:rsidRPr="0097146F">
        <w:rPr>
          <w:color w:val="000000" w:themeColor="text1"/>
        </w:rPr>
        <w:t>, 1 K</w:t>
      </w:r>
      <w:r w:rsidRPr="0097146F">
        <w:rPr>
          <w:color w:val="000000" w:themeColor="text1"/>
          <w:vertAlign w:val="subscript"/>
        </w:rPr>
        <w:t>2</w:t>
      </w:r>
      <w:r w:rsidRPr="0097146F">
        <w:rPr>
          <w:color w:val="000000" w:themeColor="text1"/>
        </w:rPr>
        <w:t>EGTA, 4 K</w:t>
      </w:r>
      <w:r w:rsidRPr="0097146F">
        <w:rPr>
          <w:color w:val="000000" w:themeColor="text1"/>
          <w:vertAlign w:val="subscript"/>
        </w:rPr>
        <w:t>2</w:t>
      </w:r>
      <w:r w:rsidRPr="0097146F">
        <w:rPr>
          <w:color w:val="000000" w:themeColor="text1"/>
        </w:rPr>
        <w:t>ATP, 0.3 Na</w:t>
      </w:r>
      <w:r w:rsidRPr="0097146F">
        <w:rPr>
          <w:color w:val="000000" w:themeColor="text1"/>
          <w:vertAlign w:val="subscript"/>
        </w:rPr>
        <w:t>3</w:t>
      </w:r>
      <w:r w:rsidRPr="0097146F">
        <w:rPr>
          <w:color w:val="000000" w:themeColor="text1"/>
        </w:rPr>
        <w:t xml:space="preserve">GTP, corrected to pH 7.2 with KOH, and between 285-300 </w:t>
      </w:r>
      <w:proofErr w:type="spellStart"/>
      <w:r w:rsidRPr="0097146F">
        <w:rPr>
          <w:color w:val="000000" w:themeColor="text1"/>
        </w:rPr>
        <w:t>mOsm</w:t>
      </w:r>
      <w:proofErr w:type="spellEnd"/>
      <w:r w:rsidRPr="0097146F">
        <w:rPr>
          <w:color w:val="000000" w:themeColor="text1"/>
        </w:rPr>
        <w:t xml:space="preserve"> with sterile water. </w:t>
      </w:r>
      <w:r w:rsidRPr="0097146F">
        <w:rPr>
          <w:color w:val="000000" w:themeColor="text1"/>
        </w:rPr>
        <w:lastRenderedPageBreak/>
        <w:t xml:space="preserve">The recording microelectrode was connected to a positive pressure line, and ~1.5 </w:t>
      </w:r>
      <w:proofErr w:type="spellStart"/>
      <w:r w:rsidRPr="0097146F">
        <w:rPr>
          <w:color w:val="000000" w:themeColor="text1"/>
        </w:rPr>
        <w:t>mLs</w:t>
      </w:r>
      <w:proofErr w:type="spellEnd"/>
      <w:r w:rsidRPr="0097146F">
        <w:rPr>
          <w:color w:val="000000" w:themeColor="text1"/>
        </w:rPr>
        <w:t xml:space="preserve"> of positive pressure was applied before the recording microelectrode was submerged in the bath. </w:t>
      </w:r>
      <w:r w:rsidRPr="00607D54">
        <w:rPr>
          <w:color w:val="EE0000"/>
        </w:rPr>
        <w:t xml:space="preserve">When a DMH neuron of interest was located, the recording microelectrode was gently pushed towards the neuron until a dimple was formed in the cell membrane, then the positive pressure was released and the neuron sealed around the electrode. When the seal reached the giga-ohm range, the neuron was held at -70mV in voltage-clamp mode, and suction was used to break into the cell. If the initial access (Ra) to the cell was between 1 and 2.5 MΩ, the recording proceeded. </w:t>
      </w:r>
      <w:r w:rsidRPr="0097146F">
        <w:rPr>
          <w:color w:val="000000" w:themeColor="text1"/>
        </w:rPr>
        <w:t>To measure excitatory currents, picrotoxin (50 µM), a GABA</w:t>
      </w:r>
      <w:r w:rsidRPr="0097146F">
        <w:rPr>
          <w:color w:val="000000" w:themeColor="text1"/>
          <w:vertAlign w:val="subscript"/>
        </w:rPr>
        <w:t>A</w:t>
      </w:r>
      <w:r w:rsidRPr="0097146F">
        <w:rPr>
          <w:color w:val="000000" w:themeColor="text1"/>
        </w:rPr>
        <w:t xml:space="preserve"> antagonist, was included in all treatment solutions. Picrotoxin blocked inhibitory GABAergic currents, allowing for only excitatory, glutamatergic currents to be recorded. </w:t>
      </w:r>
    </w:p>
    <w:p w14:paraId="45387DEC" w14:textId="77777777" w:rsidR="00277C36" w:rsidRPr="0097146F" w:rsidRDefault="00277C36" w:rsidP="00277C36">
      <w:pPr>
        <w:spacing w:line="360" w:lineRule="auto"/>
        <w:rPr>
          <w:color w:val="000000" w:themeColor="text1"/>
        </w:rPr>
      </w:pPr>
    </w:p>
    <w:p w14:paraId="2AB21DC7" w14:textId="77777777" w:rsidR="00BB4F28" w:rsidRPr="00607D54" w:rsidRDefault="00277C36" w:rsidP="00190FB5">
      <w:pPr>
        <w:keepNext/>
        <w:spacing w:line="360" w:lineRule="auto"/>
        <w:rPr>
          <w:b/>
          <w:bCs/>
          <w:color w:val="EE0000"/>
        </w:rPr>
      </w:pPr>
      <w:r w:rsidRPr="00607D54">
        <w:rPr>
          <w:b/>
          <w:bCs/>
          <w:noProof/>
          <w:color w:val="EE0000"/>
        </w:rPr>
        <w:drawing>
          <wp:inline distT="0" distB="0" distL="0" distR="0" wp14:anchorId="08343FA8" wp14:editId="002E1415">
            <wp:extent cx="3301687" cy="2429691"/>
            <wp:effectExtent l="0" t="0" r="635" b="0"/>
            <wp:docPr id="8" name="Picture 7" descr="A close-up of a grey and pink cell&#10;&#10;AI-generated content may be incorrect.">
              <a:extLst xmlns:a="http://schemas.openxmlformats.org/drawingml/2006/main">
                <a:ext uri="{FF2B5EF4-FFF2-40B4-BE49-F238E27FC236}">
                  <a16:creationId xmlns:a16="http://schemas.microsoft.com/office/drawing/2014/main" id="{F8C70A1E-AABB-7553-53DA-7784C0D1CA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close-up of a grey and pink cell&#10;&#10;AI-generated content may be incorrect.">
                      <a:extLst>
                        <a:ext uri="{FF2B5EF4-FFF2-40B4-BE49-F238E27FC236}">
                          <a16:creationId xmlns:a16="http://schemas.microsoft.com/office/drawing/2014/main" id="{F8C70A1E-AABB-7553-53DA-7784C0D1CA42}"/>
                        </a:ext>
                      </a:extLst>
                    </pic:cNvPr>
                    <pic:cNvPicPr>
                      <a:picLocks noChangeAspect="1"/>
                    </pic:cNvPicPr>
                  </pic:nvPicPr>
                  <pic:blipFill rotWithShape="1">
                    <a:blip r:embed="rId7" cstate="print">
                      <a:extLst>
                        <a:ext uri="{28A0092B-C50C-407E-A947-70E740481C1C}">
                          <a14:useLocalDpi xmlns:a14="http://schemas.microsoft.com/office/drawing/2010/main" val="0"/>
                        </a:ext>
                      </a:extLst>
                    </a:blip>
                    <a:srcRect l="50037"/>
                    <a:stretch>
                      <a:fillRect/>
                    </a:stretch>
                  </pic:blipFill>
                  <pic:spPr bwMode="auto">
                    <a:xfrm>
                      <a:off x="0" y="0"/>
                      <a:ext cx="3324893" cy="2446768"/>
                    </a:xfrm>
                    <a:prstGeom prst="rect">
                      <a:avLst/>
                    </a:prstGeom>
                    <a:ln>
                      <a:noFill/>
                    </a:ln>
                    <a:extLst>
                      <a:ext uri="{53640926-AAD7-44D8-BBD7-CCE9431645EC}">
                        <a14:shadowObscured xmlns:a14="http://schemas.microsoft.com/office/drawing/2010/main"/>
                      </a:ext>
                    </a:extLst>
                  </pic:spPr>
                </pic:pic>
              </a:graphicData>
            </a:graphic>
          </wp:inline>
        </w:drawing>
      </w:r>
    </w:p>
    <w:p w14:paraId="2343A18D" w14:textId="1A00F7EB" w:rsidR="00277C36" w:rsidRPr="00607D54" w:rsidRDefault="00190FB5" w:rsidP="00190FB5">
      <w:pPr>
        <w:keepNext/>
        <w:spacing w:line="360" w:lineRule="auto"/>
        <w:rPr>
          <w:color w:val="EE0000"/>
        </w:rPr>
      </w:pPr>
      <w:bookmarkStart w:id="15" w:name="_Toc227760243"/>
      <w:r w:rsidRPr="00607D54">
        <w:rPr>
          <w:b/>
          <w:bCs/>
          <w:color w:val="EE0000"/>
        </w:rPr>
        <w:t xml:space="preserve">Figure </w:t>
      </w:r>
      <w:r w:rsidRPr="00607D54">
        <w:rPr>
          <w:b/>
          <w:bCs/>
          <w:color w:val="EE0000"/>
        </w:rPr>
        <w:fldChar w:fldCharType="begin"/>
      </w:r>
      <w:r w:rsidRPr="00607D54">
        <w:rPr>
          <w:b/>
          <w:bCs/>
          <w:color w:val="EE0000"/>
        </w:rPr>
        <w:instrText xml:space="preserve"> SEQ Figure \* ARABIC </w:instrText>
      </w:r>
      <w:r w:rsidRPr="00607D54">
        <w:rPr>
          <w:b/>
          <w:bCs/>
          <w:color w:val="EE0000"/>
        </w:rPr>
        <w:fldChar w:fldCharType="separate"/>
      </w:r>
      <w:r w:rsidR="004675E5" w:rsidRPr="00607D54">
        <w:rPr>
          <w:b/>
          <w:bCs/>
          <w:noProof/>
          <w:color w:val="EE0000"/>
        </w:rPr>
        <w:t>1</w:t>
      </w:r>
      <w:r w:rsidRPr="00607D54">
        <w:rPr>
          <w:b/>
          <w:bCs/>
          <w:color w:val="EE0000"/>
        </w:rPr>
        <w:fldChar w:fldCharType="end"/>
      </w:r>
      <w:r w:rsidR="00C174F5" w:rsidRPr="00607D54">
        <w:rPr>
          <w:b/>
          <w:bCs/>
          <w:color w:val="EE0000"/>
        </w:rPr>
        <w:t>.</w:t>
      </w:r>
      <w:r w:rsidRPr="00607D54">
        <w:rPr>
          <w:b/>
          <w:bCs/>
          <w:color w:val="EE0000"/>
        </w:rPr>
        <w:t xml:space="preserve"> Patch-clamp recording configuration of live neuron recording.</w:t>
      </w:r>
      <w:r w:rsidRPr="00607D54">
        <w:rPr>
          <w:b/>
          <w:bCs/>
          <w:i/>
          <w:iCs/>
          <w:color w:val="EE0000"/>
        </w:rPr>
        <w:t xml:space="preserve"> </w:t>
      </w:r>
      <w:r w:rsidR="004D182B" w:rsidRPr="00607D54">
        <w:rPr>
          <w:color w:val="EE0000"/>
        </w:rPr>
        <w:t>A</w:t>
      </w:r>
      <w:r w:rsidR="00277C36" w:rsidRPr="00607D54">
        <w:rPr>
          <w:color w:val="EE0000"/>
        </w:rPr>
        <w:t xml:space="preserve"> </w:t>
      </w:r>
      <w:r w:rsidR="004D182B" w:rsidRPr="00607D54">
        <w:rPr>
          <w:color w:val="EE0000"/>
        </w:rPr>
        <w:t xml:space="preserve">differential interference contrast image visualized at 40X magnification </w:t>
      </w:r>
      <w:r w:rsidR="00277C36" w:rsidRPr="00607D54">
        <w:rPr>
          <w:color w:val="EE0000"/>
        </w:rPr>
        <w:t>showing the stimulating microelectrode (l</w:t>
      </w:r>
      <w:r w:rsidR="004D182B" w:rsidRPr="00607D54">
        <w:rPr>
          <w:color w:val="EE0000"/>
        </w:rPr>
        <w:t>eft</w:t>
      </w:r>
      <w:r w:rsidR="00277C36" w:rsidRPr="00607D54">
        <w:rPr>
          <w:color w:val="EE0000"/>
        </w:rPr>
        <w:t>) stimulating DMH neuron</w:t>
      </w:r>
      <w:r w:rsidR="00FE53BF" w:rsidRPr="00607D54">
        <w:rPr>
          <w:color w:val="EE0000"/>
        </w:rPr>
        <w:t xml:space="preserve"> axons</w:t>
      </w:r>
      <w:r w:rsidR="00277C36" w:rsidRPr="00607D54">
        <w:rPr>
          <w:color w:val="EE0000"/>
        </w:rPr>
        <w:t xml:space="preserve"> in the surrounding tissue to release neurotransmitter, while the recording microelectrode (</w:t>
      </w:r>
      <w:r w:rsidR="004D182B" w:rsidRPr="00607D54">
        <w:rPr>
          <w:color w:val="EE0000"/>
        </w:rPr>
        <w:t>right</w:t>
      </w:r>
      <w:r w:rsidR="00277C36" w:rsidRPr="00607D54">
        <w:rPr>
          <w:color w:val="EE0000"/>
        </w:rPr>
        <w:t>) records from the target DMH neuron.</w:t>
      </w:r>
      <w:bookmarkEnd w:id="15"/>
      <w:r w:rsidR="00277C36" w:rsidRPr="00607D54">
        <w:rPr>
          <w:color w:val="EE0000"/>
        </w:rPr>
        <w:t xml:space="preserve"> </w:t>
      </w:r>
    </w:p>
    <w:p w14:paraId="74995764" w14:textId="77777777" w:rsidR="00277C36" w:rsidRPr="0097146F" w:rsidRDefault="00277C36" w:rsidP="0064560C">
      <w:pPr>
        <w:spacing w:line="360" w:lineRule="auto"/>
        <w:ind w:firstLine="720"/>
        <w:rPr>
          <w:color w:val="000000" w:themeColor="text1"/>
        </w:rPr>
      </w:pPr>
    </w:p>
    <w:p w14:paraId="39BA87DF" w14:textId="77777777" w:rsidR="00277C36" w:rsidRPr="0097146F" w:rsidRDefault="00277C36" w:rsidP="0064560C">
      <w:pPr>
        <w:spacing w:line="360" w:lineRule="auto"/>
        <w:ind w:firstLine="720"/>
        <w:rPr>
          <w:color w:val="000000" w:themeColor="text1"/>
        </w:rPr>
      </w:pPr>
      <w:r w:rsidRPr="0097146F">
        <w:rPr>
          <w:color w:val="000000" w:themeColor="text1"/>
        </w:rPr>
        <w:t xml:space="preserve">Electrophysiological signals were amplified using the Multiclamp700B amplifier (Molecular Devices) filtered at 1 kHz, digitized at 10 kHz using the Digidata 1550B system (Molecular Devices), and </w:t>
      </w:r>
      <w:proofErr w:type="spellStart"/>
      <w:r w:rsidRPr="0097146F">
        <w:rPr>
          <w:color w:val="000000" w:themeColor="text1"/>
        </w:rPr>
        <w:t>pCLAMP</w:t>
      </w:r>
      <w:proofErr w:type="spellEnd"/>
      <w:r w:rsidRPr="0097146F">
        <w:rPr>
          <w:color w:val="000000" w:themeColor="text1"/>
        </w:rPr>
        <w:t xml:space="preserve"> acquisition software (Version 11, Molecular Devices). </w:t>
      </w:r>
    </w:p>
    <w:p w14:paraId="43FB491B" w14:textId="77777777" w:rsidR="00277C36" w:rsidRPr="0097146F" w:rsidRDefault="00277C36" w:rsidP="0064560C">
      <w:pPr>
        <w:spacing w:line="360" w:lineRule="auto"/>
        <w:ind w:firstLine="720"/>
        <w:rPr>
          <w:color w:val="000000" w:themeColor="text1"/>
        </w:rPr>
      </w:pPr>
    </w:p>
    <w:p w14:paraId="1A307B82" w14:textId="77777777" w:rsidR="00277C36" w:rsidRPr="00607D54" w:rsidRDefault="00277C36" w:rsidP="0064560C">
      <w:pPr>
        <w:pStyle w:val="Heading2"/>
        <w:spacing w:line="360" w:lineRule="auto"/>
        <w:rPr>
          <w:rFonts w:ascii="Times New Roman" w:hAnsi="Times New Roman" w:cs="Times New Roman"/>
          <w:b/>
          <w:bCs/>
          <w:color w:val="EE0000"/>
          <w:sz w:val="24"/>
          <w:szCs w:val="24"/>
        </w:rPr>
      </w:pPr>
      <w:bookmarkStart w:id="16" w:name="_Toc227760220"/>
      <w:r w:rsidRPr="00607D54">
        <w:rPr>
          <w:rFonts w:ascii="Times New Roman" w:hAnsi="Times New Roman" w:cs="Times New Roman"/>
          <w:b/>
          <w:bCs/>
          <w:color w:val="EE0000"/>
          <w:sz w:val="24"/>
          <w:szCs w:val="24"/>
        </w:rPr>
        <w:t>2.5 Electrophysiological Measurements</w:t>
      </w:r>
      <w:bookmarkEnd w:id="16"/>
    </w:p>
    <w:p w14:paraId="50FEF6E1" w14:textId="0174F754" w:rsidR="00277C36" w:rsidRPr="00607D54" w:rsidRDefault="00277C36" w:rsidP="0064560C">
      <w:pPr>
        <w:spacing w:line="360" w:lineRule="auto"/>
        <w:ind w:firstLine="720"/>
        <w:rPr>
          <w:color w:val="EE0000"/>
        </w:rPr>
      </w:pPr>
      <w:r w:rsidRPr="00607D54">
        <w:rPr>
          <w:color w:val="EE0000"/>
        </w:rPr>
        <w:t>To determine the effects of acute and repeated stress on glutamate transmission in the DMH, the following parameters were measured: evoked current amplitude, paired</w:t>
      </w:r>
      <w:r w:rsidR="00A4614C" w:rsidRPr="00607D54">
        <w:rPr>
          <w:color w:val="EE0000"/>
        </w:rPr>
        <w:t xml:space="preserve"> </w:t>
      </w:r>
      <w:r w:rsidRPr="00607D54">
        <w:rPr>
          <w:color w:val="EE0000"/>
        </w:rPr>
        <w:t xml:space="preserve">pulse ratio, </w:t>
      </w:r>
      <w:r w:rsidR="00626529" w:rsidRPr="00607D54">
        <w:rPr>
          <w:color w:val="EE0000"/>
        </w:rPr>
        <w:t xml:space="preserve">and </w:t>
      </w:r>
      <w:r w:rsidRPr="00607D54">
        <w:rPr>
          <w:color w:val="EE0000"/>
        </w:rPr>
        <w:t>action potential frequency and amplitude.</w:t>
      </w:r>
    </w:p>
    <w:p w14:paraId="6051E89B" w14:textId="77777777" w:rsidR="00277C36" w:rsidRPr="0097146F" w:rsidRDefault="00277C36" w:rsidP="0064560C">
      <w:pPr>
        <w:pStyle w:val="Heading3"/>
        <w:spacing w:line="360" w:lineRule="auto"/>
        <w:rPr>
          <w:rFonts w:ascii="Times New Roman" w:hAnsi="Times New Roman" w:cs="Times New Roman"/>
          <w:b/>
          <w:bCs/>
          <w:color w:val="000000" w:themeColor="text1"/>
          <w:sz w:val="24"/>
          <w:szCs w:val="24"/>
        </w:rPr>
      </w:pPr>
      <w:bookmarkStart w:id="17" w:name="_Toc227760221"/>
      <w:r w:rsidRPr="0097146F">
        <w:rPr>
          <w:rFonts w:ascii="Times New Roman" w:hAnsi="Times New Roman" w:cs="Times New Roman"/>
          <w:b/>
          <w:bCs/>
          <w:color w:val="000000" w:themeColor="text1"/>
          <w:sz w:val="24"/>
          <w:szCs w:val="24"/>
        </w:rPr>
        <w:t>2.5.1 Evoked Currents</w:t>
      </w:r>
      <w:bookmarkEnd w:id="17"/>
      <w:r w:rsidRPr="0097146F">
        <w:rPr>
          <w:rFonts w:ascii="Times New Roman" w:hAnsi="Times New Roman" w:cs="Times New Roman"/>
          <w:b/>
          <w:bCs/>
          <w:color w:val="000000" w:themeColor="text1"/>
          <w:sz w:val="24"/>
          <w:szCs w:val="24"/>
        </w:rPr>
        <w:t xml:space="preserve"> </w:t>
      </w:r>
    </w:p>
    <w:p w14:paraId="41557E77" w14:textId="1E5B0501" w:rsidR="00277C36" w:rsidRPr="0097146F" w:rsidRDefault="00277C36" w:rsidP="0064560C">
      <w:pPr>
        <w:spacing w:line="360" w:lineRule="auto"/>
        <w:ind w:firstLine="720"/>
        <w:rPr>
          <w:color w:val="000000" w:themeColor="text1"/>
        </w:rPr>
      </w:pPr>
      <w:r w:rsidRPr="0097146F">
        <w:rPr>
          <w:color w:val="000000" w:themeColor="text1"/>
        </w:rPr>
        <w:t xml:space="preserve">In voltage-clamp mode, cells were held at -70mV. </w:t>
      </w:r>
      <w:r w:rsidR="00CF5477" w:rsidRPr="0097146F">
        <w:rPr>
          <w:color w:val="000000" w:themeColor="text1"/>
        </w:rPr>
        <w:t>Excitatory</w:t>
      </w:r>
      <w:r w:rsidRPr="0097146F">
        <w:rPr>
          <w:color w:val="000000" w:themeColor="text1"/>
        </w:rPr>
        <w:t xml:space="preserve"> postsynaptic currents (eEPSCs) were evoked by a stimulating microelectrode, at a frequency of 0.2 Hz, twice, 50 milliseconds apart, every 5 seconds for the duration of the recording.</w:t>
      </w:r>
      <w:r w:rsidR="00CF5477" w:rsidRPr="0097146F">
        <w:rPr>
          <w:color w:val="000000" w:themeColor="text1"/>
        </w:rPr>
        <w:t xml:space="preserve"> We use the first current </w:t>
      </w:r>
      <w:r w:rsidR="00BF5FEA" w:rsidRPr="0097146F">
        <w:rPr>
          <w:color w:val="000000" w:themeColor="text1"/>
        </w:rPr>
        <w:t xml:space="preserve">amplitude </w:t>
      </w:r>
      <w:r w:rsidR="00CF5477" w:rsidRPr="0097146F">
        <w:rPr>
          <w:color w:val="000000" w:themeColor="text1"/>
        </w:rPr>
        <w:t xml:space="preserve">in our </w:t>
      </w:r>
      <w:r w:rsidR="00BF5FEA" w:rsidRPr="0097146F">
        <w:rPr>
          <w:color w:val="000000" w:themeColor="text1"/>
        </w:rPr>
        <w:t xml:space="preserve">eEPSC </w:t>
      </w:r>
      <w:r w:rsidR="00CF5477" w:rsidRPr="0097146F">
        <w:rPr>
          <w:color w:val="000000" w:themeColor="text1"/>
        </w:rPr>
        <w:t>analysis.</w:t>
      </w:r>
      <w:r w:rsidRPr="0097146F">
        <w:rPr>
          <w:color w:val="000000" w:themeColor="text1"/>
        </w:rPr>
        <w:t xml:space="preserve"> </w:t>
      </w:r>
    </w:p>
    <w:p w14:paraId="07E17440" w14:textId="77777777" w:rsidR="00277C36" w:rsidRPr="0097146F" w:rsidRDefault="00277C36" w:rsidP="0064560C">
      <w:pPr>
        <w:pStyle w:val="Heading3"/>
        <w:spacing w:line="360" w:lineRule="auto"/>
        <w:rPr>
          <w:rFonts w:ascii="Times New Roman" w:hAnsi="Times New Roman" w:cs="Times New Roman"/>
          <w:b/>
          <w:bCs/>
          <w:color w:val="000000" w:themeColor="text1"/>
          <w:sz w:val="24"/>
          <w:szCs w:val="24"/>
        </w:rPr>
      </w:pPr>
      <w:bookmarkStart w:id="18" w:name="_Toc227760222"/>
      <w:r w:rsidRPr="0097146F">
        <w:rPr>
          <w:rFonts w:ascii="Times New Roman" w:hAnsi="Times New Roman" w:cs="Times New Roman"/>
          <w:b/>
          <w:bCs/>
          <w:color w:val="000000" w:themeColor="text1"/>
          <w:sz w:val="24"/>
          <w:szCs w:val="24"/>
        </w:rPr>
        <w:t>2.5.2 Paired Pulse Ratio</w:t>
      </w:r>
      <w:bookmarkEnd w:id="18"/>
      <w:r w:rsidRPr="0097146F">
        <w:rPr>
          <w:rFonts w:ascii="Times New Roman" w:hAnsi="Times New Roman" w:cs="Times New Roman"/>
          <w:b/>
          <w:bCs/>
          <w:color w:val="000000" w:themeColor="text1"/>
          <w:sz w:val="24"/>
          <w:szCs w:val="24"/>
        </w:rPr>
        <w:t xml:space="preserve"> </w:t>
      </w:r>
    </w:p>
    <w:p w14:paraId="6F3566A2" w14:textId="61A77E0A" w:rsidR="00277C36" w:rsidRPr="0097146F" w:rsidRDefault="00277C36" w:rsidP="0064560C">
      <w:pPr>
        <w:spacing w:line="360" w:lineRule="auto"/>
        <w:ind w:firstLine="720"/>
        <w:rPr>
          <w:color w:val="000000" w:themeColor="text1"/>
        </w:rPr>
      </w:pPr>
      <w:r w:rsidRPr="0097146F">
        <w:rPr>
          <w:color w:val="000000" w:themeColor="text1"/>
        </w:rPr>
        <w:t>The paired stimulation results in two currents</w:t>
      </w:r>
      <w:r w:rsidR="00CF5477" w:rsidRPr="0097146F">
        <w:rPr>
          <w:color w:val="000000" w:themeColor="text1"/>
        </w:rPr>
        <w:t xml:space="preserve">. </w:t>
      </w:r>
      <w:r w:rsidRPr="0097146F">
        <w:rPr>
          <w:color w:val="000000" w:themeColor="text1"/>
        </w:rPr>
        <w:t>The paired</w:t>
      </w:r>
      <w:r w:rsidR="00F318DA" w:rsidRPr="0097146F">
        <w:rPr>
          <w:color w:val="000000" w:themeColor="text1"/>
        </w:rPr>
        <w:t xml:space="preserve"> </w:t>
      </w:r>
      <w:r w:rsidRPr="0097146F">
        <w:rPr>
          <w:color w:val="000000" w:themeColor="text1"/>
        </w:rPr>
        <w:t xml:space="preserve">pulse ratio (PPR), calculated as the amplitude of the second peak divided by the first peak, was used to determine presynaptic release probability. The PPR is </w:t>
      </w:r>
      <w:r w:rsidR="00626529" w:rsidRPr="0097146F">
        <w:rPr>
          <w:color w:val="000000" w:themeColor="text1"/>
        </w:rPr>
        <w:t xml:space="preserve">typically </w:t>
      </w:r>
      <w:r w:rsidRPr="0097146F">
        <w:rPr>
          <w:color w:val="000000" w:themeColor="text1"/>
        </w:rPr>
        <w:t>inversely proportional to the probability of presynaptic release (Glasgow et al., 2019).</w:t>
      </w:r>
    </w:p>
    <w:p w14:paraId="6EAF3535" w14:textId="1ADD1A17" w:rsidR="00277C36" w:rsidRPr="00607D54" w:rsidRDefault="00277C36" w:rsidP="0064560C">
      <w:pPr>
        <w:pStyle w:val="Heading3"/>
        <w:spacing w:line="360" w:lineRule="auto"/>
        <w:rPr>
          <w:rFonts w:ascii="Times New Roman" w:hAnsi="Times New Roman" w:cs="Times New Roman"/>
          <w:b/>
          <w:bCs/>
          <w:color w:val="E97132" w:themeColor="accent2"/>
          <w:sz w:val="24"/>
          <w:szCs w:val="24"/>
        </w:rPr>
      </w:pPr>
      <w:bookmarkStart w:id="19" w:name="_Toc227760223"/>
      <w:r w:rsidRPr="00607D54">
        <w:rPr>
          <w:rFonts w:ascii="Times New Roman" w:hAnsi="Times New Roman" w:cs="Times New Roman"/>
          <w:b/>
          <w:bCs/>
          <w:color w:val="E97132" w:themeColor="accent2"/>
          <w:sz w:val="24"/>
          <w:szCs w:val="24"/>
        </w:rPr>
        <w:t xml:space="preserve">2.5.3 </w:t>
      </w:r>
      <w:r w:rsidR="00A50B6F" w:rsidRPr="00607D54">
        <w:rPr>
          <w:rFonts w:ascii="Times New Roman" w:hAnsi="Times New Roman" w:cs="Times New Roman"/>
          <w:b/>
          <w:bCs/>
          <w:color w:val="E97132" w:themeColor="accent2"/>
          <w:sz w:val="24"/>
          <w:szCs w:val="24"/>
        </w:rPr>
        <w:t xml:space="preserve">Inverse Squared </w:t>
      </w:r>
      <w:r w:rsidRPr="00607D54">
        <w:rPr>
          <w:rFonts w:ascii="Times New Roman" w:hAnsi="Times New Roman" w:cs="Times New Roman"/>
          <w:b/>
          <w:bCs/>
          <w:color w:val="E97132" w:themeColor="accent2"/>
          <w:sz w:val="24"/>
          <w:szCs w:val="24"/>
        </w:rPr>
        <w:t>Coefficient of Variation</w:t>
      </w:r>
      <w:bookmarkEnd w:id="19"/>
      <w:r w:rsidRPr="00607D54">
        <w:rPr>
          <w:rFonts w:ascii="Times New Roman" w:hAnsi="Times New Roman" w:cs="Times New Roman"/>
          <w:b/>
          <w:bCs/>
          <w:color w:val="E97132" w:themeColor="accent2"/>
          <w:sz w:val="24"/>
          <w:szCs w:val="24"/>
        </w:rPr>
        <w:t xml:space="preserve"> </w:t>
      </w:r>
    </w:p>
    <w:p w14:paraId="529922B8" w14:textId="0F6CB169" w:rsidR="00277C36" w:rsidRPr="00607D54" w:rsidRDefault="00277C36" w:rsidP="0064560C">
      <w:pPr>
        <w:spacing w:line="360" w:lineRule="auto"/>
        <w:ind w:firstLine="720"/>
        <w:rPr>
          <w:color w:val="E97132" w:themeColor="accent2"/>
        </w:rPr>
      </w:pPr>
      <w:r w:rsidRPr="00607D54">
        <w:rPr>
          <w:color w:val="E97132" w:themeColor="accent2"/>
        </w:rPr>
        <w:t>The coefficient of variation (CV) is calculated by dividing the standard deviation of the data by the mean, and the 1/CV</w:t>
      </w:r>
      <w:r w:rsidRPr="00607D54">
        <w:rPr>
          <w:color w:val="E97132" w:themeColor="accent2"/>
          <w:vertAlign w:val="superscript"/>
        </w:rPr>
        <w:t>2</w:t>
      </w:r>
      <w:r w:rsidRPr="00607D54">
        <w:rPr>
          <w:color w:val="E97132" w:themeColor="accent2"/>
        </w:rPr>
        <w:t xml:space="preserve"> is the result of squaring and taking the inverse of that result. 1/CV</w:t>
      </w:r>
      <w:r w:rsidRPr="00607D54">
        <w:rPr>
          <w:color w:val="E97132" w:themeColor="accent2"/>
          <w:vertAlign w:val="superscript"/>
        </w:rPr>
        <w:t>2</w:t>
      </w:r>
      <w:r w:rsidRPr="00607D54">
        <w:rPr>
          <w:color w:val="E97132" w:themeColor="accent2"/>
        </w:rPr>
        <w:t xml:space="preserve"> gives additional insight into mechanisms that may be driving changes in presynaptic release</w:t>
      </w:r>
      <w:r w:rsidR="002D49B5" w:rsidRPr="00607D54">
        <w:rPr>
          <w:color w:val="E97132" w:themeColor="accent2"/>
        </w:rPr>
        <w:t xml:space="preserve"> including quantal size and number of release sites</w:t>
      </w:r>
      <w:r w:rsidRPr="00607D54">
        <w:rPr>
          <w:color w:val="E97132" w:themeColor="accent2"/>
        </w:rPr>
        <w:t xml:space="preserve"> (Van </w:t>
      </w:r>
      <w:proofErr w:type="spellStart"/>
      <w:r w:rsidRPr="00607D54">
        <w:rPr>
          <w:color w:val="E97132" w:themeColor="accent2"/>
        </w:rPr>
        <w:t>Huijstee</w:t>
      </w:r>
      <w:proofErr w:type="spellEnd"/>
      <w:r w:rsidRPr="00607D54">
        <w:rPr>
          <w:color w:val="E97132" w:themeColor="accent2"/>
        </w:rPr>
        <w:t xml:space="preserve"> and </w:t>
      </w:r>
      <w:proofErr w:type="spellStart"/>
      <w:r w:rsidRPr="00607D54">
        <w:rPr>
          <w:color w:val="E97132" w:themeColor="accent2"/>
        </w:rPr>
        <w:t>Kessels</w:t>
      </w:r>
      <w:proofErr w:type="spellEnd"/>
      <w:r w:rsidRPr="00607D54">
        <w:rPr>
          <w:color w:val="E97132" w:themeColor="accent2"/>
        </w:rPr>
        <w:t>, 2020).</w:t>
      </w:r>
    </w:p>
    <w:p w14:paraId="57D5DF68" w14:textId="1069110A" w:rsidR="00277C36" w:rsidRPr="0097146F" w:rsidRDefault="00277C36" w:rsidP="0064560C">
      <w:pPr>
        <w:pStyle w:val="Heading3"/>
        <w:spacing w:line="360" w:lineRule="auto"/>
        <w:rPr>
          <w:rFonts w:ascii="Times New Roman" w:hAnsi="Times New Roman" w:cs="Times New Roman"/>
          <w:b/>
          <w:bCs/>
          <w:color w:val="000000" w:themeColor="text1"/>
          <w:sz w:val="24"/>
          <w:szCs w:val="24"/>
        </w:rPr>
      </w:pPr>
      <w:bookmarkStart w:id="20" w:name="_Toc227760224"/>
      <w:r w:rsidRPr="0097146F">
        <w:rPr>
          <w:rFonts w:ascii="Times New Roman" w:hAnsi="Times New Roman" w:cs="Times New Roman"/>
          <w:b/>
          <w:bCs/>
          <w:color w:val="000000" w:themeColor="text1"/>
          <w:sz w:val="24"/>
          <w:szCs w:val="24"/>
        </w:rPr>
        <w:t xml:space="preserve">2.5.4 High Frequency </w:t>
      </w:r>
      <w:r w:rsidR="00AA5A01" w:rsidRPr="0097146F">
        <w:rPr>
          <w:rFonts w:ascii="Times New Roman" w:hAnsi="Times New Roman" w:cs="Times New Roman"/>
          <w:b/>
          <w:bCs/>
          <w:color w:val="000000" w:themeColor="text1"/>
          <w:sz w:val="24"/>
          <w:szCs w:val="24"/>
        </w:rPr>
        <w:t>Stimulation</w:t>
      </w:r>
      <w:bookmarkEnd w:id="20"/>
      <w:r w:rsidRPr="0097146F">
        <w:rPr>
          <w:rFonts w:ascii="Times New Roman" w:hAnsi="Times New Roman" w:cs="Times New Roman"/>
          <w:b/>
          <w:bCs/>
          <w:color w:val="000000" w:themeColor="text1"/>
          <w:sz w:val="24"/>
          <w:szCs w:val="24"/>
        </w:rPr>
        <w:t xml:space="preserve"> </w:t>
      </w:r>
    </w:p>
    <w:p w14:paraId="42E88E92" w14:textId="36F58827" w:rsidR="00277C36" w:rsidRPr="0097146F" w:rsidRDefault="00277C36" w:rsidP="0064560C">
      <w:pPr>
        <w:spacing w:line="360" w:lineRule="auto"/>
        <w:ind w:firstLine="720"/>
        <w:rPr>
          <w:color w:val="000000" w:themeColor="text1"/>
        </w:rPr>
      </w:pPr>
      <w:r w:rsidRPr="0097146F">
        <w:rPr>
          <w:color w:val="000000" w:themeColor="text1"/>
        </w:rPr>
        <w:t>The eEPSCs were recorded for a 5-minute baseline period, then to study activity-dependent plasticity in the DMH, high</w:t>
      </w:r>
      <w:r w:rsidR="008D4CB3" w:rsidRPr="0097146F">
        <w:rPr>
          <w:color w:val="000000" w:themeColor="text1"/>
        </w:rPr>
        <w:t xml:space="preserve"> </w:t>
      </w:r>
      <w:r w:rsidRPr="0097146F">
        <w:rPr>
          <w:color w:val="000000" w:themeColor="text1"/>
        </w:rPr>
        <w:t xml:space="preserve">frequency stimulation (HFS) was applied at 100 Hz for 4 seconds, repeated twice, 20 seconds apart. This protocol has been previously used to determine the effect of stress on long-lasting changes at </w:t>
      </w:r>
      <w:r w:rsidR="006D2D93" w:rsidRPr="0097146F">
        <w:rPr>
          <w:color w:val="000000" w:themeColor="text1"/>
        </w:rPr>
        <w:t xml:space="preserve">DMH </w:t>
      </w:r>
      <w:r w:rsidRPr="0097146F">
        <w:rPr>
          <w:color w:val="000000" w:themeColor="text1"/>
        </w:rPr>
        <w:t xml:space="preserve">GABA synapses (Crosby et al., 2011). After HFS, eEPSCs were recorded for 25 minutes, for a total of 30 minutes. In a subset of experiments, recordings were also obtained in the presence of a </w:t>
      </w:r>
      <w:r w:rsidRPr="0097146F">
        <w:rPr>
          <w:color w:val="000000" w:themeColor="text1"/>
        </w:rPr>
        <w:lastRenderedPageBreak/>
        <w:t xml:space="preserve">CB1 receptor </w:t>
      </w:r>
      <w:r w:rsidR="003A1DE8" w:rsidRPr="0097146F">
        <w:rPr>
          <w:color w:val="000000" w:themeColor="text1"/>
        </w:rPr>
        <w:t>inverse agonist</w:t>
      </w:r>
      <w:r w:rsidRPr="0097146F">
        <w:rPr>
          <w:color w:val="000000" w:themeColor="text1"/>
        </w:rPr>
        <w:t xml:space="preserve"> (1-(2,4-Dichlorophenyl)-5-(4-iodophenyl)-4-methyl-N-(1-piperidyl)pyrazole-3-carboxamide; AM251; 5 µM)</w:t>
      </w:r>
      <w:r w:rsidR="00626529" w:rsidRPr="0097146F">
        <w:rPr>
          <w:color w:val="000000" w:themeColor="text1"/>
        </w:rPr>
        <w:t xml:space="preserve"> to block CB1 receptors</w:t>
      </w:r>
      <w:r w:rsidRPr="0097146F">
        <w:rPr>
          <w:color w:val="000000" w:themeColor="text1"/>
        </w:rPr>
        <w:t>.</w:t>
      </w:r>
    </w:p>
    <w:p w14:paraId="6EB23F31" w14:textId="77777777" w:rsidR="00277C36" w:rsidRPr="0097146F" w:rsidRDefault="00277C36" w:rsidP="0064560C">
      <w:pPr>
        <w:pStyle w:val="Heading3"/>
        <w:spacing w:line="360" w:lineRule="auto"/>
        <w:rPr>
          <w:rFonts w:ascii="Times New Roman" w:hAnsi="Times New Roman" w:cs="Times New Roman"/>
          <w:b/>
          <w:bCs/>
          <w:color w:val="000000" w:themeColor="text1"/>
          <w:sz w:val="24"/>
          <w:szCs w:val="24"/>
        </w:rPr>
      </w:pPr>
      <w:bookmarkStart w:id="21" w:name="_Toc227760225"/>
      <w:r w:rsidRPr="0097146F">
        <w:rPr>
          <w:rFonts w:ascii="Times New Roman" w:hAnsi="Times New Roman" w:cs="Times New Roman"/>
          <w:b/>
          <w:bCs/>
          <w:color w:val="000000" w:themeColor="text1"/>
          <w:sz w:val="24"/>
          <w:szCs w:val="24"/>
        </w:rPr>
        <w:t>2.5.5 Action Potentials</w:t>
      </w:r>
      <w:bookmarkEnd w:id="21"/>
    </w:p>
    <w:p w14:paraId="472F37EE" w14:textId="10039776" w:rsidR="00277C36" w:rsidRPr="0097146F" w:rsidRDefault="00277C36" w:rsidP="002E10CE">
      <w:pPr>
        <w:spacing w:line="360" w:lineRule="auto"/>
        <w:ind w:firstLine="720"/>
        <w:rPr>
          <w:color w:val="000000" w:themeColor="text1"/>
        </w:rPr>
      </w:pPr>
      <w:r w:rsidRPr="0097146F">
        <w:rPr>
          <w:color w:val="000000" w:themeColor="text1"/>
        </w:rPr>
        <w:t xml:space="preserve">Action potential data was collected </w:t>
      </w:r>
      <w:r w:rsidR="00626529" w:rsidRPr="0097146F">
        <w:rPr>
          <w:color w:val="000000" w:themeColor="text1"/>
        </w:rPr>
        <w:t xml:space="preserve">at the beginning of each </w:t>
      </w:r>
      <w:proofErr w:type="gramStart"/>
      <w:r w:rsidR="00626529" w:rsidRPr="0097146F">
        <w:rPr>
          <w:color w:val="000000" w:themeColor="text1"/>
        </w:rPr>
        <w:t>recording</w:t>
      </w:r>
      <w:r w:rsidRPr="0097146F">
        <w:rPr>
          <w:color w:val="000000" w:themeColor="text1"/>
        </w:rPr>
        <w:t>, and</w:t>
      </w:r>
      <w:proofErr w:type="gramEnd"/>
      <w:r w:rsidRPr="0097146F">
        <w:rPr>
          <w:color w:val="000000" w:themeColor="text1"/>
        </w:rPr>
        <w:t xml:space="preserve"> again </w:t>
      </w:r>
      <w:r w:rsidR="006B6E58" w:rsidRPr="0097146F">
        <w:rPr>
          <w:color w:val="000000" w:themeColor="text1"/>
        </w:rPr>
        <w:t xml:space="preserve">recording 30 minutes of </w:t>
      </w:r>
      <w:r w:rsidRPr="0097146F">
        <w:rPr>
          <w:color w:val="000000" w:themeColor="text1"/>
        </w:rPr>
        <w:t>eEPSCs  (see 2.5.1 Evoked). In current-clamp mode</w:t>
      </w:r>
      <w:r w:rsidR="006B6E58" w:rsidRPr="0097146F">
        <w:rPr>
          <w:color w:val="000000" w:themeColor="text1"/>
        </w:rPr>
        <w:t>,</w:t>
      </w:r>
      <w:r w:rsidRPr="0097146F">
        <w:rPr>
          <w:color w:val="000000" w:themeColor="text1"/>
        </w:rPr>
        <w:t xml:space="preserve"> the resting membrane potential (V</w:t>
      </w:r>
      <w:r w:rsidRPr="0097146F">
        <w:rPr>
          <w:color w:val="000000" w:themeColor="text1"/>
          <w:vertAlign w:val="subscript"/>
        </w:rPr>
        <w:t>m</w:t>
      </w:r>
      <w:r w:rsidRPr="0097146F">
        <w:rPr>
          <w:color w:val="000000" w:themeColor="text1"/>
        </w:rPr>
        <w:t>) was noted, and a current injection was applied until the V</w:t>
      </w:r>
      <w:r w:rsidRPr="0097146F">
        <w:rPr>
          <w:color w:val="000000" w:themeColor="text1"/>
          <w:vertAlign w:val="subscript"/>
        </w:rPr>
        <w:t>m</w:t>
      </w:r>
      <w:r w:rsidRPr="0097146F">
        <w:rPr>
          <w:color w:val="000000" w:themeColor="text1"/>
        </w:rPr>
        <w:t xml:space="preserve"> reached -70mV, and this current was noted. While holding at -70mV, a current-clamp steps protocol was utilized to assess action potential firing at a series of hyperpolarizing and depolarizing steps. The current clamp steps protocol stimulates the cell for 500 milliseconds with current injections that increase in magnitude </w:t>
      </w:r>
      <w:r w:rsidR="00922B85" w:rsidRPr="0097146F">
        <w:rPr>
          <w:color w:val="000000" w:themeColor="text1"/>
        </w:rPr>
        <w:t xml:space="preserve">by 10 </w:t>
      </w:r>
      <w:proofErr w:type="spellStart"/>
      <w:proofErr w:type="gramStart"/>
      <w:r w:rsidR="00922B85" w:rsidRPr="0097146F">
        <w:rPr>
          <w:color w:val="000000" w:themeColor="text1"/>
        </w:rPr>
        <w:t>pA</w:t>
      </w:r>
      <w:proofErr w:type="spellEnd"/>
      <w:proofErr w:type="gramEnd"/>
      <w:r w:rsidR="00922B85" w:rsidRPr="0097146F">
        <w:rPr>
          <w:color w:val="000000" w:themeColor="text1"/>
        </w:rPr>
        <w:t xml:space="preserve"> </w:t>
      </w:r>
      <w:r w:rsidRPr="0097146F">
        <w:rPr>
          <w:color w:val="000000" w:themeColor="text1"/>
        </w:rPr>
        <w:t xml:space="preserve">from -50 </w:t>
      </w:r>
      <w:proofErr w:type="spellStart"/>
      <w:r w:rsidRPr="0097146F">
        <w:rPr>
          <w:color w:val="000000" w:themeColor="text1"/>
        </w:rPr>
        <w:t>pA</w:t>
      </w:r>
      <w:proofErr w:type="spellEnd"/>
      <w:r w:rsidRPr="0097146F">
        <w:rPr>
          <w:color w:val="000000" w:themeColor="text1"/>
        </w:rPr>
        <w:t xml:space="preserve"> to 40 </w:t>
      </w:r>
      <w:proofErr w:type="spellStart"/>
      <w:r w:rsidRPr="0097146F">
        <w:rPr>
          <w:color w:val="000000" w:themeColor="text1"/>
        </w:rPr>
        <w:t>pA</w:t>
      </w:r>
      <w:proofErr w:type="spellEnd"/>
      <w:r w:rsidRPr="0097146F">
        <w:rPr>
          <w:color w:val="000000" w:themeColor="text1"/>
        </w:rPr>
        <w:t>, with 250 milliseconds between each step.</w:t>
      </w:r>
      <w:r w:rsidR="002E10CE" w:rsidRPr="0097146F">
        <w:rPr>
          <w:color w:val="000000" w:themeColor="text1"/>
        </w:rPr>
        <w:t xml:space="preserve"> Action potential frequency (Hz) per current injection was determined by counting the number of action potentials at each current injection.</w:t>
      </w:r>
    </w:p>
    <w:p w14:paraId="79F1A823" w14:textId="2CB27230" w:rsidR="00277C36" w:rsidRPr="0097146F" w:rsidRDefault="00277C36" w:rsidP="006B6E58">
      <w:pPr>
        <w:spacing w:line="360" w:lineRule="auto"/>
        <w:ind w:firstLine="720"/>
        <w:rPr>
          <w:color w:val="000000" w:themeColor="text1"/>
        </w:rPr>
      </w:pPr>
      <w:r w:rsidRPr="0097146F">
        <w:rPr>
          <w:color w:val="000000" w:themeColor="text1"/>
        </w:rPr>
        <w:t xml:space="preserve">The lowest current injection needed to elicit an action potential was used for action potential parameter analysis, and the first action potential of that current injection is used for threshold determination. Using the first derivative method (Farries et al., 2010), </w:t>
      </w:r>
      <w:r w:rsidR="00872AF6" w:rsidRPr="0097146F">
        <w:rPr>
          <w:color w:val="000000" w:themeColor="text1"/>
        </w:rPr>
        <w:t xml:space="preserve">action potential </w:t>
      </w:r>
      <w:r w:rsidRPr="0097146F">
        <w:rPr>
          <w:color w:val="000000" w:themeColor="text1"/>
        </w:rPr>
        <w:t>peak amplitude</w:t>
      </w:r>
      <w:r w:rsidR="00872AF6" w:rsidRPr="0097146F">
        <w:rPr>
          <w:color w:val="000000" w:themeColor="text1"/>
        </w:rPr>
        <w:t xml:space="preserve"> was determined.</w:t>
      </w:r>
    </w:p>
    <w:p w14:paraId="46CC524E" w14:textId="77777777" w:rsidR="00277C36" w:rsidRPr="0097146F" w:rsidRDefault="00277C36" w:rsidP="0064560C">
      <w:pPr>
        <w:pStyle w:val="Heading3"/>
        <w:spacing w:line="360" w:lineRule="auto"/>
        <w:rPr>
          <w:rFonts w:ascii="Times New Roman" w:hAnsi="Times New Roman" w:cs="Times New Roman"/>
          <w:b/>
          <w:bCs/>
          <w:color w:val="000000" w:themeColor="text1"/>
          <w:sz w:val="24"/>
          <w:szCs w:val="24"/>
        </w:rPr>
      </w:pPr>
      <w:bookmarkStart w:id="22" w:name="_Toc227760226"/>
      <w:r w:rsidRPr="0097146F">
        <w:rPr>
          <w:rFonts w:ascii="Times New Roman" w:hAnsi="Times New Roman" w:cs="Times New Roman"/>
          <w:b/>
          <w:bCs/>
          <w:color w:val="000000" w:themeColor="text1"/>
          <w:sz w:val="24"/>
          <w:szCs w:val="24"/>
        </w:rPr>
        <w:t>2.5.6 Membrane Properties</w:t>
      </w:r>
      <w:bookmarkEnd w:id="22"/>
    </w:p>
    <w:p w14:paraId="277E6376" w14:textId="570DA3E7" w:rsidR="00277C36" w:rsidRPr="0097146F" w:rsidRDefault="00277C36" w:rsidP="0064560C">
      <w:pPr>
        <w:spacing w:line="360" w:lineRule="auto"/>
        <w:ind w:firstLine="720"/>
        <w:rPr>
          <w:color w:val="000000" w:themeColor="text1"/>
        </w:rPr>
      </w:pPr>
      <w:r w:rsidRPr="0097146F">
        <w:rPr>
          <w:color w:val="000000" w:themeColor="text1"/>
        </w:rPr>
        <w:t>Using the membrane test</w:t>
      </w:r>
      <w:r w:rsidR="006B6E58" w:rsidRPr="0097146F">
        <w:rPr>
          <w:color w:val="000000" w:themeColor="text1"/>
        </w:rPr>
        <w:t xml:space="preserve"> in </w:t>
      </w:r>
      <w:proofErr w:type="spellStart"/>
      <w:r w:rsidR="006B6E58" w:rsidRPr="0097146F">
        <w:rPr>
          <w:color w:val="000000" w:themeColor="text1"/>
        </w:rPr>
        <w:t>Clampex</w:t>
      </w:r>
      <w:proofErr w:type="spellEnd"/>
      <w:r w:rsidRPr="0097146F">
        <w:rPr>
          <w:color w:val="000000" w:themeColor="text1"/>
        </w:rPr>
        <w:t>, after each 5-minute interval the capacitance (C</w:t>
      </w:r>
      <w:r w:rsidRPr="0097146F">
        <w:rPr>
          <w:color w:val="000000" w:themeColor="text1"/>
          <w:vertAlign w:val="subscript"/>
        </w:rPr>
        <w:t>m</w:t>
      </w:r>
      <w:r w:rsidRPr="0097146F">
        <w:rPr>
          <w:color w:val="000000" w:themeColor="text1"/>
        </w:rPr>
        <w:t>), membrane resistance (R</w:t>
      </w:r>
      <w:r w:rsidRPr="0097146F">
        <w:rPr>
          <w:color w:val="000000" w:themeColor="text1"/>
          <w:vertAlign w:val="subscript"/>
        </w:rPr>
        <w:t>m</w:t>
      </w:r>
      <w:r w:rsidRPr="0097146F">
        <w:rPr>
          <w:color w:val="000000" w:themeColor="text1"/>
        </w:rPr>
        <w:t>), cell access (R</w:t>
      </w:r>
      <w:r w:rsidRPr="0097146F">
        <w:rPr>
          <w:color w:val="000000" w:themeColor="text1"/>
          <w:vertAlign w:val="subscript"/>
        </w:rPr>
        <w:t>a</w:t>
      </w:r>
      <w:r w:rsidRPr="0097146F">
        <w:rPr>
          <w:color w:val="000000" w:themeColor="text1"/>
        </w:rPr>
        <w:t>), membrane time constant (Tau), and holding current (</w:t>
      </w:r>
      <w:proofErr w:type="spellStart"/>
      <w:r w:rsidRPr="0097146F">
        <w:rPr>
          <w:color w:val="000000" w:themeColor="text1"/>
        </w:rPr>
        <w:t>I</w:t>
      </w:r>
      <w:r w:rsidRPr="0097146F">
        <w:rPr>
          <w:color w:val="000000" w:themeColor="text1"/>
          <w:vertAlign w:val="subscript"/>
        </w:rPr>
        <w:t>hold</w:t>
      </w:r>
      <w:proofErr w:type="spellEnd"/>
      <w:r w:rsidRPr="0097146F">
        <w:rPr>
          <w:color w:val="000000" w:themeColor="text1"/>
        </w:rPr>
        <w:t xml:space="preserve">) were recorded. </w:t>
      </w:r>
    </w:p>
    <w:p w14:paraId="36BA79A3" w14:textId="77777777" w:rsidR="00277C36" w:rsidRPr="0097146F" w:rsidRDefault="00277C36" w:rsidP="0064560C">
      <w:pPr>
        <w:spacing w:line="360" w:lineRule="auto"/>
        <w:rPr>
          <w:color w:val="000000" w:themeColor="text1"/>
        </w:rPr>
      </w:pPr>
    </w:p>
    <w:p w14:paraId="2AD93EE7" w14:textId="77777777" w:rsidR="00277C36" w:rsidRPr="0097146F" w:rsidRDefault="00277C36" w:rsidP="0064560C">
      <w:pPr>
        <w:pStyle w:val="Heading2"/>
        <w:spacing w:line="360" w:lineRule="auto"/>
        <w:rPr>
          <w:rFonts w:ascii="Times New Roman" w:hAnsi="Times New Roman" w:cs="Times New Roman"/>
          <w:b/>
          <w:bCs/>
          <w:color w:val="000000" w:themeColor="text1"/>
          <w:sz w:val="24"/>
          <w:szCs w:val="24"/>
        </w:rPr>
      </w:pPr>
      <w:bookmarkStart w:id="23" w:name="_Toc227760227"/>
      <w:r w:rsidRPr="0097146F">
        <w:rPr>
          <w:rFonts w:ascii="Times New Roman" w:hAnsi="Times New Roman" w:cs="Times New Roman"/>
          <w:b/>
          <w:bCs/>
          <w:color w:val="000000" w:themeColor="text1"/>
          <w:sz w:val="24"/>
          <w:szCs w:val="24"/>
        </w:rPr>
        <w:t>2.6 Statistical and Data Analysis &amp; Software</w:t>
      </w:r>
      <w:bookmarkEnd w:id="23"/>
    </w:p>
    <w:p w14:paraId="6B4EF1D7" w14:textId="77777777" w:rsidR="00277C36" w:rsidRPr="0097146F" w:rsidRDefault="00277C36" w:rsidP="0064560C">
      <w:pPr>
        <w:spacing w:line="360" w:lineRule="auto"/>
        <w:ind w:firstLine="720"/>
        <w:rPr>
          <w:color w:val="000000" w:themeColor="text1"/>
        </w:rPr>
      </w:pPr>
      <w:r w:rsidRPr="0097146F">
        <w:rPr>
          <w:color w:val="000000" w:themeColor="text1"/>
        </w:rPr>
        <w:t xml:space="preserve">Data was analyzed using Clampfit (Version 11, Molecular Devices). Statistical analysis was performed using R Statistical Software (Version 4.5.2) in RStudio (Version 2026.01.0+392). Graphs were made using the theme from the package </w:t>
      </w:r>
      <w:proofErr w:type="spellStart"/>
      <w:r w:rsidRPr="0097146F">
        <w:rPr>
          <w:i/>
          <w:iCs/>
          <w:color w:val="000000" w:themeColor="text1"/>
        </w:rPr>
        <w:t>patchclampplotteR</w:t>
      </w:r>
      <w:proofErr w:type="spellEnd"/>
      <w:r w:rsidRPr="0097146F">
        <w:rPr>
          <w:color w:val="000000" w:themeColor="text1"/>
        </w:rPr>
        <w:t xml:space="preserve"> (Laureijs, 2025). Data was considered significantly different if the </w:t>
      </w:r>
      <w:r w:rsidRPr="0097146F">
        <w:rPr>
          <w:i/>
          <w:iCs/>
          <w:color w:val="000000" w:themeColor="text1"/>
        </w:rPr>
        <w:t>p</w:t>
      </w:r>
      <w:r w:rsidRPr="0097146F">
        <w:rPr>
          <w:color w:val="000000" w:themeColor="text1"/>
        </w:rPr>
        <w:t xml:space="preserve">-value was less than 0.05, unless otherwise stated. </w:t>
      </w:r>
    </w:p>
    <w:p w14:paraId="4EA0C1B6" w14:textId="1C1F6090" w:rsidR="00277C36" w:rsidRPr="0097146F" w:rsidRDefault="00277C36" w:rsidP="0064560C">
      <w:pPr>
        <w:spacing w:line="360" w:lineRule="auto"/>
        <w:ind w:firstLine="720"/>
        <w:rPr>
          <w:color w:val="000000" w:themeColor="text1"/>
        </w:rPr>
      </w:pPr>
      <w:r w:rsidRPr="0097146F">
        <w:rPr>
          <w:color w:val="000000" w:themeColor="text1"/>
        </w:rPr>
        <w:lastRenderedPageBreak/>
        <w:t>Repeated measures analyses were conducted using a linear mixed effects model with an autoregressive correlation structure, as assumptions of sphericity were not met. Log transformation allowed for assumptions of normality and homoscedasticity to be met. This model used the within-subject factor of time interval and between-subject factor of treatment group. The subject was neuron, a random factor. Subsequently, post hoc contrasts were performed to compare the time intervals to the baseline period, where relevant. PPR and 1/CV</w:t>
      </w:r>
      <w:r w:rsidRPr="0097146F">
        <w:rPr>
          <w:color w:val="000000" w:themeColor="text1"/>
          <w:vertAlign w:val="superscript"/>
        </w:rPr>
        <w:t>2</w:t>
      </w:r>
      <w:r w:rsidRPr="0097146F">
        <w:rPr>
          <w:color w:val="000000" w:themeColor="text1"/>
        </w:rPr>
        <w:t xml:space="preserve"> were calculated using </w:t>
      </w:r>
      <w:proofErr w:type="spellStart"/>
      <w:r w:rsidRPr="0097146F">
        <w:rPr>
          <w:i/>
          <w:iCs/>
          <w:color w:val="000000" w:themeColor="text1"/>
        </w:rPr>
        <w:t>patchclampplotteR</w:t>
      </w:r>
      <w:proofErr w:type="spellEnd"/>
      <w:r w:rsidRPr="0097146F">
        <w:rPr>
          <w:color w:val="000000" w:themeColor="text1"/>
        </w:rPr>
        <w:t xml:space="preserve"> (Laureijs, 2025).</w:t>
      </w:r>
    </w:p>
    <w:p w14:paraId="1F5AEFBC" w14:textId="58F37B56" w:rsidR="00FF2CE9" w:rsidRPr="0097146F" w:rsidRDefault="00FF2CE9" w:rsidP="0064560C">
      <w:pPr>
        <w:pStyle w:val="Heading1"/>
        <w:spacing w:line="360" w:lineRule="auto"/>
        <w:rPr>
          <w:rFonts w:ascii="Times New Roman" w:hAnsi="Times New Roman" w:cs="Times New Roman"/>
          <w:b/>
          <w:bCs/>
          <w:color w:val="000000" w:themeColor="text1"/>
          <w:sz w:val="24"/>
          <w:szCs w:val="24"/>
        </w:rPr>
      </w:pPr>
      <w:bookmarkStart w:id="24" w:name="_Toc227760228"/>
      <w:r w:rsidRPr="0097146F">
        <w:rPr>
          <w:rFonts w:ascii="Times New Roman" w:hAnsi="Times New Roman" w:cs="Times New Roman"/>
          <w:b/>
          <w:bCs/>
          <w:color w:val="000000" w:themeColor="text1"/>
          <w:sz w:val="24"/>
          <w:szCs w:val="24"/>
        </w:rPr>
        <w:t>Chapter 3: Results</w:t>
      </w:r>
      <w:bookmarkEnd w:id="24"/>
    </w:p>
    <w:p w14:paraId="7EABC520" w14:textId="2BCAD5E2" w:rsidR="00FF2CE9" w:rsidRPr="0097146F" w:rsidRDefault="00FF2CE9" w:rsidP="0064560C">
      <w:pPr>
        <w:pStyle w:val="Heading2"/>
        <w:spacing w:line="360" w:lineRule="auto"/>
        <w:rPr>
          <w:rFonts w:ascii="Times New Roman" w:hAnsi="Times New Roman" w:cs="Times New Roman"/>
          <w:b/>
          <w:bCs/>
          <w:color w:val="000000" w:themeColor="text1"/>
          <w:sz w:val="24"/>
          <w:szCs w:val="24"/>
        </w:rPr>
      </w:pPr>
      <w:bookmarkStart w:id="25" w:name="_Toc227760229"/>
      <w:r w:rsidRPr="0097146F">
        <w:rPr>
          <w:rFonts w:ascii="Times New Roman" w:hAnsi="Times New Roman" w:cs="Times New Roman"/>
          <w:b/>
          <w:bCs/>
          <w:color w:val="000000" w:themeColor="text1"/>
          <w:sz w:val="24"/>
          <w:szCs w:val="24"/>
        </w:rPr>
        <w:t xml:space="preserve">3.1 Acute stress </w:t>
      </w:r>
      <w:r w:rsidR="004F705F" w:rsidRPr="0097146F">
        <w:rPr>
          <w:rFonts w:ascii="Times New Roman" w:hAnsi="Times New Roman" w:cs="Times New Roman"/>
          <w:b/>
          <w:bCs/>
          <w:color w:val="000000" w:themeColor="text1"/>
          <w:sz w:val="24"/>
          <w:szCs w:val="24"/>
        </w:rPr>
        <w:t>increases</w:t>
      </w:r>
      <w:r w:rsidRPr="0097146F">
        <w:rPr>
          <w:rFonts w:ascii="Times New Roman" w:hAnsi="Times New Roman" w:cs="Times New Roman"/>
          <w:b/>
          <w:bCs/>
          <w:color w:val="000000" w:themeColor="text1"/>
          <w:sz w:val="24"/>
          <w:szCs w:val="24"/>
        </w:rPr>
        <w:t xml:space="preserve"> basal glutamatergic transmission</w:t>
      </w:r>
      <w:bookmarkEnd w:id="25"/>
      <w:r w:rsidRPr="0097146F">
        <w:rPr>
          <w:rFonts w:ascii="Times New Roman" w:hAnsi="Times New Roman" w:cs="Times New Roman"/>
          <w:b/>
          <w:bCs/>
          <w:color w:val="000000" w:themeColor="text1"/>
          <w:sz w:val="24"/>
          <w:szCs w:val="24"/>
        </w:rPr>
        <w:t xml:space="preserve"> </w:t>
      </w:r>
    </w:p>
    <w:p w14:paraId="1EB667EB" w14:textId="4F57ACBA" w:rsidR="00FF2CE9" w:rsidRPr="0097146F" w:rsidRDefault="00FF2CE9" w:rsidP="0064560C">
      <w:pPr>
        <w:spacing w:line="360" w:lineRule="auto"/>
        <w:ind w:firstLine="720"/>
        <w:rPr>
          <w:color w:val="000000" w:themeColor="text1"/>
        </w:rPr>
      </w:pPr>
      <w:r w:rsidRPr="0097146F">
        <w:rPr>
          <w:color w:val="000000" w:themeColor="text1"/>
        </w:rPr>
        <w:t>To determine if</w:t>
      </w:r>
      <w:r w:rsidR="00595253" w:rsidRPr="0097146F">
        <w:rPr>
          <w:color w:val="000000" w:themeColor="text1"/>
        </w:rPr>
        <w:t xml:space="preserve"> an acute</w:t>
      </w:r>
      <w:r w:rsidRPr="0097146F">
        <w:rPr>
          <w:color w:val="000000" w:themeColor="text1"/>
        </w:rPr>
        <w:t xml:space="preserve"> physical restraint </w:t>
      </w:r>
      <w:r w:rsidR="00461458" w:rsidRPr="0097146F">
        <w:rPr>
          <w:color w:val="000000" w:themeColor="text1"/>
        </w:rPr>
        <w:t xml:space="preserve">stress </w:t>
      </w:r>
      <w:r w:rsidRPr="0097146F">
        <w:rPr>
          <w:color w:val="000000" w:themeColor="text1"/>
        </w:rPr>
        <w:t>affects glutamate signalling in the DMH, recordings of DMH neurons in hypothalamic slices from female Sprague-Dawley rats were obtained (Fig</w:t>
      </w:r>
      <w:r w:rsidR="009F4D92" w:rsidRPr="0097146F">
        <w:rPr>
          <w:color w:val="000000" w:themeColor="text1"/>
        </w:rPr>
        <w:t xml:space="preserve">ure </w:t>
      </w:r>
      <w:r w:rsidR="00E31356" w:rsidRPr="0097146F">
        <w:rPr>
          <w:color w:val="000000" w:themeColor="text1"/>
        </w:rPr>
        <w:t>2</w:t>
      </w:r>
      <w:r w:rsidRPr="0097146F">
        <w:rPr>
          <w:color w:val="000000" w:themeColor="text1"/>
        </w:rPr>
        <w:t xml:space="preserve">). The amplitude of the evoked excitatory postsynaptic currents (eEPSC) was greater in acute stress (66.60125 ± 9.676361 </w:t>
      </w:r>
      <w:proofErr w:type="spellStart"/>
      <w:r w:rsidRPr="0097146F">
        <w:rPr>
          <w:color w:val="000000" w:themeColor="text1"/>
        </w:rPr>
        <w:t>pA</w:t>
      </w:r>
      <w:proofErr w:type="spellEnd"/>
      <w:r w:rsidRPr="0097146F">
        <w:rPr>
          <w:color w:val="000000" w:themeColor="text1"/>
        </w:rPr>
        <w:t xml:space="preserve">) than naïve (41.51900 ± 5.877376 </w:t>
      </w:r>
      <w:proofErr w:type="spellStart"/>
      <w:r w:rsidRPr="0097146F">
        <w:rPr>
          <w:color w:val="000000" w:themeColor="text1"/>
        </w:rPr>
        <w:t>pA</w:t>
      </w:r>
      <w:proofErr w:type="spellEnd"/>
      <w:r w:rsidRPr="0097146F">
        <w:rPr>
          <w:color w:val="000000" w:themeColor="text1"/>
        </w:rPr>
        <w:t>) neurons (</w:t>
      </w:r>
      <w:r w:rsidRPr="0097146F">
        <w:rPr>
          <w:i/>
          <w:iCs/>
          <w:color w:val="000000" w:themeColor="text1"/>
        </w:rPr>
        <w:t>t</w:t>
      </w:r>
      <w:r w:rsidRPr="0097146F">
        <w:rPr>
          <w:color w:val="000000" w:themeColor="text1"/>
        </w:rPr>
        <w:t xml:space="preserve"> = -2.3144; </w:t>
      </w:r>
      <w:proofErr w:type="spellStart"/>
      <w:r w:rsidRPr="0097146F">
        <w:rPr>
          <w:i/>
          <w:iCs/>
          <w:color w:val="000000" w:themeColor="text1"/>
        </w:rPr>
        <w:t>df</w:t>
      </w:r>
      <w:proofErr w:type="spellEnd"/>
      <w:r w:rsidRPr="0097146F">
        <w:rPr>
          <w:color w:val="000000" w:themeColor="text1"/>
        </w:rPr>
        <w:t xml:space="preserve"> = 16; </w:t>
      </w:r>
      <w:r w:rsidRPr="0097146F">
        <w:rPr>
          <w:i/>
          <w:iCs/>
          <w:color w:val="000000" w:themeColor="text1"/>
        </w:rPr>
        <w:t>p</w:t>
      </w:r>
      <w:r w:rsidRPr="0097146F">
        <w:rPr>
          <w:color w:val="000000" w:themeColor="text1"/>
        </w:rPr>
        <w:t xml:space="preserve"> = 0.03426; two sample </w:t>
      </w:r>
      <w:r w:rsidRPr="0097146F">
        <w:rPr>
          <w:i/>
          <w:iCs/>
          <w:color w:val="000000" w:themeColor="text1"/>
        </w:rPr>
        <w:t>t</w:t>
      </w:r>
      <w:r w:rsidRPr="0097146F">
        <w:rPr>
          <w:color w:val="000000" w:themeColor="text1"/>
        </w:rPr>
        <w:t>-test; Fig</w:t>
      </w:r>
      <w:r w:rsidR="009F4D92" w:rsidRPr="0097146F">
        <w:rPr>
          <w:color w:val="000000" w:themeColor="text1"/>
        </w:rPr>
        <w:t>ure</w:t>
      </w:r>
      <w:r w:rsidRPr="0097146F">
        <w:rPr>
          <w:color w:val="000000" w:themeColor="text1"/>
        </w:rPr>
        <w:t xml:space="preserve"> </w:t>
      </w:r>
      <w:r w:rsidR="00E31356" w:rsidRPr="0097146F">
        <w:rPr>
          <w:color w:val="000000" w:themeColor="text1"/>
        </w:rPr>
        <w:t>2</w:t>
      </w:r>
      <w:r w:rsidRPr="0097146F">
        <w:rPr>
          <w:color w:val="000000" w:themeColor="text1"/>
        </w:rPr>
        <w:t>A). However, this was not accompanied by a difference in the paired pulse ratio (PPR), an inverse measure of presynaptic neurotransmitter release probability, between naïve (1.02 ± 0.12) and acute stress (1.02 ± 0.10) neurons (</w:t>
      </w:r>
      <w:r w:rsidRPr="0097146F">
        <w:rPr>
          <w:i/>
          <w:iCs/>
          <w:color w:val="000000" w:themeColor="text1"/>
        </w:rPr>
        <w:t>t</w:t>
      </w:r>
      <w:r w:rsidRPr="0097146F">
        <w:rPr>
          <w:color w:val="000000" w:themeColor="text1"/>
        </w:rPr>
        <w:t xml:space="preserve"> = -1.7424; </w:t>
      </w:r>
      <w:proofErr w:type="spellStart"/>
      <w:r w:rsidRPr="0097146F">
        <w:rPr>
          <w:i/>
          <w:iCs/>
          <w:color w:val="000000" w:themeColor="text1"/>
        </w:rPr>
        <w:t>df</w:t>
      </w:r>
      <w:proofErr w:type="spellEnd"/>
      <w:r w:rsidRPr="0097146F">
        <w:rPr>
          <w:color w:val="000000" w:themeColor="text1"/>
        </w:rPr>
        <w:t xml:space="preserve"> = 34; </w:t>
      </w:r>
      <w:r w:rsidRPr="0097146F">
        <w:rPr>
          <w:i/>
          <w:iCs/>
          <w:color w:val="000000" w:themeColor="text1"/>
        </w:rPr>
        <w:t>p</w:t>
      </w:r>
      <w:r w:rsidRPr="0097146F">
        <w:rPr>
          <w:color w:val="000000" w:themeColor="text1"/>
        </w:rPr>
        <w:t xml:space="preserve"> = 0.09049; two sample </w:t>
      </w:r>
      <w:r w:rsidRPr="0097146F">
        <w:rPr>
          <w:i/>
          <w:iCs/>
          <w:color w:val="000000" w:themeColor="text1"/>
        </w:rPr>
        <w:t>t</w:t>
      </w:r>
      <w:r w:rsidRPr="0097146F">
        <w:rPr>
          <w:color w:val="000000" w:themeColor="text1"/>
        </w:rPr>
        <w:t>-test; Fig</w:t>
      </w:r>
      <w:r w:rsidR="009F4D92" w:rsidRPr="0097146F">
        <w:rPr>
          <w:color w:val="000000" w:themeColor="text1"/>
        </w:rPr>
        <w:t>ure</w:t>
      </w:r>
      <w:r w:rsidRPr="0097146F">
        <w:rPr>
          <w:color w:val="000000" w:themeColor="text1"/>
        </w:rPr>
        <w:t xml:space="preserve"> </w:t>
      </w:r>
      <w:r w:rsidR="00E31356" w:rsidRPr="0097146F">
        <w:rPr>
          <w:color w:val="000000" w:themeColor="text1"/>
        </w:rPr>
        <w:t>2</w:t>
      </w:r>
      <w:r w:rsidRPr="0097146F">
        <w:rPr>
          <w:color w:val="000000" w:themeColor="text1"/>
        </w:rPr>
        <w:t>B).</w:t>
      </w:r>
      <w:r w:rsidR="00DD565F" w:rsidRPr="0097146F">
        <w:rPr>
          <w:color w:val="000000" w:themeColor="text1"/>
        </w:rPr>
        <w:t xml:space="preserve"> This suggests that while there is enhanced glutamate transmission in DMH neurons, it is not likely a result of an increase in presynaptic glutamate release.</w:t>
      </w:r>
    </w:p>
    <w:p w14:paraId="56BD6F9F" w14:textId="77777777" w:rsidR="00FF2CE9" w:rsidRPr="0097146F" w:rsidRDefault="00FF2CE9" w:rsidP="00FF2CE9">
      <w:pPr>
        <w:rPr>
          <w:color w:val="000000" w:themeColor="text1"/>
        </w:rPr>
      </w:pPr>
    </w:p>
    <w:p w14:paraId="3C700B04" w14:textId="771CA489" w:rsidR="00FF2CE9" w:rsidRPr="0097146F" w:rsidRDefault="00090599" w:rsidP="00FF2CE9">
      <w:pPr>
        <w:rPr>
          <w:color w:val="000000" w:themeColor="text1"/>
        </w:rPr>
      </w:pPr>
      <w:r w:rsidRPr="0097146F">
        <w:rPr>
          <w:noProof/>
          <w:color w:val="000000" w:themeColor="text1"/>
        </w:rPr>
        <w:drawing>
          <wp:inline distT="0" distB="0" distL="0" distR="0" wp14:anchorId="20E107E5" wp14:editId="592B46D1">
            <wp:extent cx="5418636" cy="1932940"/>
            <wp:effectExtent l="0" t="0" r="4445" b="0"/>
            <wp:docPr id="15909409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40980" name="Picture 1590940980"/>
                    <pic:cNvPicPr/>
                  </pic:nvPicPr>
                  <pic:blipFill rotWithShape="1">
                    <a:blip r:embed="rId8" cstate="print">
                      <a:extLst>
                        <a:ext uri="{28A0092B-C50C-407E-A947-70E740481C1C}">
                          <a14:useLocalDpi xmlns:a14="http://schemas.microsoft.com/office/drawing/2010/main" val="0"/>
                        </a:ext>
                      </a:extLst>
                    </a:blip>
                    <a:srcRect l="994"/>
                    <a:stretch>
                      <a:fillRect/>
                    </a:stretch>
                  </pic:blipFill>
                  <pic:spPr bwMode="auto">
                    <a:xfrm>
                      <a:off x="0" y="0"/>
                      <a:ext cx="5418636" cy="1932940"/>
                    </a:xfrm>
                    <a:prstGeom prst="rect">
                      <a:avLst/>
                    </a:prstGeom>
                    <a:ln>
                      <a:noFill/>
                    </a:ln>
                    <a:extLst>
                      <a:ext uri="{53640926-AAD7-44D8-BBD7-CCE9431645EC}">
                        <a14:shadowObscured xmlns:a14="http://schemas.microsoft.com/office/drawing/2010/main"/>
                      </a:ext>
                    </a:extLst>
                  </pic:spPr>
                </pic:pic>
              </a:graphicData>
            </a:graphic>
          </wp:inline>
        </w:drawing>
      </w:r>
    </w:p>
    <w:p w14:paraId="316373A4" w14:textId="75F52564" w:rsidR="00FF2CE9" w:rsidRPr="0097146F" w:rsidRDefault="00C174F5" w:rsidP="0079043A">
      <w:pPr>
        <w:pStyle w:val="Caption"/>
        <w:rPr>
          <w:rFonts w:ascii="Times New Roman" w:hAnsi="Times New Roman" w:cs="Times New Roman"/>
          <w:b/>
          <w:bCs/>
          <w:i w:val="0"/>
          <w:iCs w:val="0"/>
          <w:color w:val="000000" w:themeColor="text1"/>
          <w:sz w:val="24"/>
          <w:szCs w:val="24"/>
        </w:rPr>
      </w:pPr>
      <w:bookmarkStart w:id="26" w:name="_Toc227760244"/>
      <w:r w:rsidRPr="0097146F">
        <w:rPr>
          <w:rFonts w:ascii="Times New Roman" w:hAnsi="Times New Roman" w:cs="Times New Roman"/>
          <w:b/>
          <w:bCs/>
          <w:i w:val="0"/>
          <w:iCs w:val="0"/>
          <w:color w:val="000000" w:themeColor="text1"/>
          <w:sz w:val="24"/>
          <w:szCs w:val="24"/>
        </w:rPr>
        <w:t xml:space="preserve">Figure </w:t>
      </w:r>
      <w:r w:rsidRPr="0097146F">
        <w:rPr>
          <w:rFonts w:ascii="Times New Roman" w:hAnsi="Times New Roman" w:cs="Times New Roman"/>
          <w:b/>
          <w:bCs/>
          <w:i w:val="0"/>
          <w:iCs w:val="0"/>
          <w:color w:val="000000" w:themeColor="text1"/>
          <w:sz w:val="24"/>
          <w:szCs w:val="24"/>
        </w:rPr>
        <w:fldChar w:fldCharType="begin"/>
      </w:r>
      <w:r w:rsidRPr="0097146F">
        <w:rPr>
          <w:rFonts w:ascii="Times New Roman" w:hAnsi="Times New Roman" w:cs="Times New Roman"/>
          <w:b/>
          <w:bCs/>
          <w:i w:val="0"/>
          <w:iCs w:val="0"/>
          <w:color w:val="000000" w:themeColor="text1"/>
          <w:sz w:val="24"/>
          <w:szCs w:val="24"/>
        </w:rPr>
        <w:instrText xml:space="preserve"> SEQ Figure \* ARABIC </w:instrText>
      </w:r>
      <w:r w:rsidRPr="0097146F">
        <w:rPr>
          <w:rFonts w:ascii="Times New Roman" w:hAnsi="Times New Roman" w:cs="Times New Roman"/>
          <w:b/>
          <w:bCs/>
          <w:i w:val="0"/>
          <w:iCs w:val="0"/>
          <w:color w:val="000000" w:themeColor="text1"/>
          <w:sz w:val="24"/>
          <w:szCs w:val="24"/>
        </w:rPr>
        <w:fldChar w:fldCharType="separate"/>
      </w:r>
      <w:r w:rsidR="004675E5" w:rsidRPr="0097146F">
        <w:rPr>
          <w:rFonts w:ascii="Times New Roman" w:hAnsi="Times New Roman" w:cs="Times New Roman"/>
          <w:b/>
          <w:bCs/>
          <w:i w:val="0"/>
          <w:iCs w:val="0"/>
          <w:noProof/>
          <w:color w:val="000000" w:themeColor="text1"/>
          <w:sz w:val="24"/>
          <w:szCs w:val="24"/>
        </w:rPr>
        <w:t>2</w:t>
      </w:r>
      <w:r w:rsidRPr="0097146F">
        <w:rPr>
          <w:rFonts w:ascii="Times New Roman" w:hAnsi="Times New Roman" w:cs="Times New Roman"/>
          <w:b/>
          <w:bCs/>
          <w:i w:val="0"/>
          <w:iCs w:val="0"/>
          <w:color w:val="000000" w:themeColor="text1"/>
          <w:sz w:val="24"/>
          <w:szCs w:val="24"/>
        </w:rPr>
        <w:fldChar w:fldCharType="end"/>
      </w:r>
      <w:r w:rsidRPr="0097146F">
        <w:rPr>
          <w:rFonts w:ascii="Times New Roman" w:hAnsi="Times New Roman" w:cs="Times New Roman"/>
          <w:b/>
          <w:bCs/>
          <w:i w:val="0"/>
          <w:iCs w:val="0"/>
          <w:color w:val="000000" w:themeColor="text1"/>
          <w:sz w:val="24"/>
          <w:szCs w:val="24"/>
        </w:rPr>
        <w:t>. Acute stress increases basal glutamate current amplitude, independent of presynaptic glutamate release.</w:t>
      </w:r>
      <w:r w:rsidR="0079043A" w:rsidRPr="0097146F">
        <w:rPr>
          <w:rFonts w:ascii="Times New Roman" w:hAnsi="Times New Roman" w:cs="Times New Roman"/>
          <w:b/>
          <w:bCs/>
          <w:i w:val="0"/>
          <w:iCs w:val="0"/>
          <w:color w:val="000000" w:themeColor="text1"/>
          <w:sz w:val="24"/>
          <w:szCs w:val="24"/>
        </w:rPr>
        <w:t xml:space="preserve"> </w:t>
      </w:r>
      <w:r w:rsidR="00FF2CE9" w:rsidRPr="0097146F">
        <w:rPr>
          <w:rFonts w:ascii="Times New Roman" w:hAnsi="Times New Roman" w:cs="Times New Roman"/>
          <w:i w:val="0"/>
          <w:iCs w:val="0"/>
          <w:color w:val="000000" w:themeColor="text1"/>
          <w:sz w:val="24"/>
          <w:szCs w:val="24"/>
        </w:rPr>
        <w:t xml:space="preserve">Each point represents the mean </w:t>
      </w:r>
      <w:r w:rsidR="00FF2CE9" w:rsidRPr="0097146F">
        <w:rPr>
          <w:rFonts w:ascii="Times New Roman" w:hAnsi="Times New Roman" w:cs="Times New Roman"/>
          <w:b/>
          <w:bCs/>
          <w:i w:val="0"/>
          <w:iCs w:val="0"/>
          <w:color w:val="000000" w:themeColor="text1"/>
          <w:sz w:val="24"/>
          <w:szCs w:val="24"/>
        </w:rPr>
        <w:t>A</w:t>
      </w:r>
      <w:r w:rsidR="000E459D"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evoked excitatory </w:t>
      </w:r>
      <w:r w:rsidR="00FF2CE9" w:rsidRPr="0097146F">
        <w:rPr>
          <w:rFonts w:ascii="Times New Roman" w:hAnsi="Times New Roman" w:cs="Times New Roman"/>
          <w:i w:val="0"/>
          <w:iCs w:val="0"/>
          <w:color w:val="000000" w:themeColor="text1"/>
          <w:sz w:val="24"/>
          <w:szCs w:val="24"/>
        </w:rPr>
        <w:lastRenderedPageBreak/>
        <w:t xml:space="preserve">postsynaptic current amplitude (eEPSC) or </w:t>
      </w:r>
      <w:r w:rsidR="00FF2CE9" w:rsidRPr="0097146F">
        <w:rPr>
          <w:rFonts w:ascii="Times New Roman" w:hAnsi="Times New Roman" w:cs="Times New Roman"/>
          <w:b/>
          <w:bCs/>
          <w:i w:val="0"/>
          <w:iCs w:val="0"/>
          <w:color w:val="000000" w:themeColor="text1"/>
          <w:sz w:val="24"/>
          <w:szCs w:val="24"/>
        </w:rPr>
        <w:t>B</w:t>
      </w:r>
      <w:r w:rsidR="000E459D"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paired pulse ratio (PPR) of a single neuron</w:t>
      </w:r>
      <w:r w:rsidR="00E975FA" w:rsidRPr="0097146F">
        <w:rPr>
          <w:rFonts w:ascii="Times New Roman" w:hAnsi="Times New Roman" w:cs="Times New Roman"/>
          <w:i w:val="0"/>
          <w:iCs w:val="0"/>
          <w:color w:val="000000" w:themeColor="text1"/>
          <w:sz w:val="24"/>
          <w:szCs w:val="24"/>
        </w:rPr>
        <w:t xml:space="preserve"> (naïve: </w:t>
      </w:r>
      <w:r w:rsidR="00E975FA" w:rsidRPr="0097146F">
        <w:rPr>
          <w:rFonts w:ascii="Times New Roman" w:hAnsi="Times New Roman" w:cs="Times New Roman"/>
          <w:color w:val="000000" w:themeColor="text1"/>
          <w:sz w:val="24"/>
          <w:szCs w:val="24"/>
        </w:rPr>
        <w:t>n</w:t>
      </w:r>
      <w:r w:rsidR="00E975FA" w:rsidRPr="0097146F">
        <w:rPr>
          <w:rFonts w:ascii="Times New Roman" w:hAnsi="Times New Roman" w:cs="Times New Roman"/>
          <w:i w:val="0"/>
          <w:iCs w:val="0"/>
          <w:color w:val="000000" w:themeColor="text1"/>
          <w:sz w:val="24"/>
          <w:szCs w:val="24"/>
        </w:rPr>
        <w:t xml:space="preserve"> = 10, acute: </w:t>
      </w:r>
      <w:r w:rsidR="00E975FA" w:rsidRPr="0097146F">
        <w:rPr>
          <w:rFonts w:ascii="Times New Roman" w:hAnsi="Times New Roman" w:cs="Times New Roman"/>
          <w:color w:val="000000" w:themeColor="text1"/>
          <w:sz w:val="24"/>
          <w:szCs w:val="24"/>
        </w:rPr>
        <w:t>n</w:t>
      </w:r>
      <w:r w:rsidR="00E975FA" w:rsidRPr="0097146F">
        <w:rPr>
          <w:rFonts w:ascii="Times New Roman" w:hAnsi="Times New Roman" w:cs="Times New Roman"/>
          <w:i w:val="0"/>
          <w:iCs w:val="0"/>
          <w:color w:val="000000" w:themeColor="text1"/>
          <w:sz w:val="24"/>
          <w:szCs w:val="24"/>
        </w:rPr>
        <w:t xml:space="preserve"> = 8) </w:t>
      </w:r>
      <w:r w:rsidR="00FF2CE9" w:rsidRPr="0097146F">
        <w:rPr>
          <w:rFonts w:ascii="Times New Roman" w:hAnsi="Times New Roman" w:cs="Times New Roman"/>
          <w:i w:val="0"/>
          <w:iCs w:val="0"/>
          <w:color w:val="000000" w:themeColor="text1"/>
          <w:sz w:val="24"/>
          <w:szCs w:val="24"/>
        </w:rPr>
        <w:t xml:space="preserve">averaged over the baseline period (0-to-5 minutes). The horizontal line represents the median, the box represents the 25th to 75th percentile, and the vertical lines represent the upper and lower 25th percentiles. The asterisks indicate a statistically significant difference between groups (two sample </w:t>
      </w:r>
      <w:r w:rsidR="00FF2CE9" w:rsidRPr="0097146F">
        <w:rPr>
          <w:rFonts w:ascii="Times New Roman" w:hAnsi="Times New Roman" w:cs="Times New Roman"/>
          <w:color w:val="000000" w:themeColor="text1"/>
          <w:sz w:val="24"/>
          <w:szCs w:val="24"/>
        </w:rPr>
        <w:t>t</w:t>
      </w:r>
      <w:r w:rsidR="00FF2CE9" w:rsidRPr="0097146F">
        <w:rPr>
          <w:rFonts w:ascii="Times New Roman" w:hAnsi="Times New Roman" w:cs="Times New Roman"/>
          <w:i w:val="0"/>
          <w:iCs w:val="0"/>
          <w:color w:val="000000" w:themeColor="text1"/>
          <w:sz w:val="24"/>
          <w:szCs w:val="24"/>
        </w:rPr>
        <w:t xml:space="preserve">-test; * = </w:t>
      </w:r>
      <w:r w:rsidR="00FF2CE9" w:rsidRPr="0097146F">
        <w:rPr>
          <w:rFonts w:ascii="Times New Roman" w:hAnsi="Times New Roman" w:cs="Times New Roman"/>
          <w:color w:val="000000" w:themeColor="text1"/>
          <w:sz w:val="24"/>
          <w:szCs w:val="24"/>
        </w:rPr>
        <w:t>p</w:t>
      </w:r>
      <w:r w:rsidR="00FF2CE9" w:rsidRPr="0097146F">
        <w:rPr>
          <w:rFonts w:ascii="Times New Roman" w:hAnsi="Times New Roman" w:cs="Times New Roman"/>
          <w:i w:val="0"/>
          <w:iCs w:val="0"/>
          <w:color w:val="000000" w:themeColor="text1"/>
          <w:sz w:val="24"/>
          <w:szCs w:val="24"/>
        </w:rPr>
        <w:t xml:space="preserve"> &lt; 0.05</w:t>
      </w:r>
      <w:r w:rsidR="00894DEC" w:rsidRPr="0097146F">
        <w:rPr>
          <w:rFonts w:ascii="Times New Roman" w:hAnsi="Times New Roman" w:cs="Times New Roman"/>
          <w:i w:val="0"/>
          <w:iCs w:val="0"/>
          <w:color w:val="000000" w:themeColor="text1"/>
          <w:sz w:val="24"/>
          <w:szCs w:val="24"/>
        </w:rPr>
        <w:t>, ns = not significant</w:t>
      </w:r>
      <w:r w:rsidR="00FF2CE9" w:rsidRPr="0097146F">
        <w:rPr>
          <w:rFonts w:ascii="Times New Roman" w:hAnsi="Times New Roman" w:cs="Times New Roman"/>
          <w:i w:val="0"/>
          <w:iCs w:val="0"/>
          <w:color w:val="000000" w:themeColor="text1"/>
          <w:sz w:val="24"/>
          <w:szCs w:val="24"/>
        </w:rPr>
        <w:t>).</w:t>
      </w:r>
      <w:bookmarkEnd w:id="26"/>
    </w:p>
    <w:p w14:paraId="2C83A352" w14:textId="77777777" w:rsidR="00595253" w:rsidRPr="0097146F" w:rsidRDefault="00595253" w:rsidP="00FF2CE9">
      <w:pPr>
        <w:rPr>
          <w:color w:val="000000" w:themeColor="text1"/>
        </w:rPr>
      </w:pPr>
    </w:p>
    <w:p w14:paraId="0678B783" w14:textId="1BF7EE81" w:rsidR="00193843" w:rsidRPr="0097146F" w:rsidRDefault="00595253" w:rsidP="0064560C">
      <w:pPr>
        <w:spacing w:line="360" w:lineRule="auto"/>
        <w:ind w:firstLine="720"/>
        <w:rPr>
          <w:color w:val="000000" w:themeColor="text1"/>
        </w:rPr>
      </w:pPr>
      <w:r w:rsidRPr="0097146F">
        <w:rPr>
          <w:color w:val="000000" w:themeColor="text1"/>
        </w:rPr>
        <w:t xml:space="preserve">To determine if </w:t>
      </w:r>
      <w:r w:rsidR="00193843" w:rsidRPr="0097146F">
        <w:rPr>
          <w:color w:val="000000" w:themeColor="text1"/>
        </w:rPr>
        <w:t xml:space="preserve">the acute </w:t>
      </w:r>
      <w:r w:rsidRPr="0097146F">
        <w:rPr>
          <w:color w:val="000000" w:themeColor="text1"/>
        </w:rPr>
        <w:t xml:space="preserve">physical restraint affects </w:t>
      </w:r>
      <w:r w:rsidR="00193843" w:rsidRPr="0097146F">
        <w:rPr>
          <w:color w:val="000000" w:themeColor="text1"/>
        </w:rPr>
        <w:t xml:space="preserve">passive membrane properties of </w:t>
      </w:r>
      <w:r w:rsidRPr="0097146F">
        <w:rPr>
          <w:color w:val="000000" w:themeColor="text1"/>
        </w:rPr>
        <w:t>DMH</w:t>
      </w:r>
      <w:r w:rsidR="00193843" w:rsidRPr="0097146F">
        <w:rPr>
          <w:color w:val="000000" w:themeColor="text1"/>
        </w:rPr>
        <w:t xml:space="preserve"> neurons</w:t>
      </w:r>
      <w:r w:rsidRPr="0097146F">
        <w:rPr>
          <w:color w:val="000000" w:themeColor="text1"/>
        </w:rPr>
        <w:t>,</w:t>
      </w:r>
      <w:r w:rsidR="007D550E" w:rsidRPr="0097146F">
        <w:rPr>
          <w:color w:val="000000" w:themeColor="text1"/>
        </w:rPr>
        <w:t xml:space="preserve"> the membrane capacitance and resting membrane potential of acute stress </w:t>
      </w:r>
      <w:r w:rsidR="00257A48" w:rsidRPr="0097146F">
        <w:rPr>
          <w:color w:val="000000" w:themeColor="text1"/>
        </w:rPr>
        <w:t>neurons</w:t>
      </w:r>
      <w:r w:rsidR="007D550E" w:rsidRPr="0097146F">
        <w:rPr>
          <w:color w:val="000000" w:themeColor="text1"/>
        </w:rPr>
        <w:t xml:space="preserve"> were compared to th</w:t>
      </w:r>
      <w:r w:rsidR="00EE3DB1" w:rsidRPr="0097146F">
        <w:rPr>
          <w:color w:val="000000" w:themeColor="text1"/>
        </w:rPr>
        <w:t xml:space="preserve">ose of </w:t>
      </w:r>
      <w:r w:rsidR="007D550E" w:rsidRPr="0097146F">
        <w:rPr>
          <w:color w:val="000000" w:themeColor="text1"/>
        </w:rPr>
        <w:t>naïve</w:t>
      </w:r>
      <w:r w:rsidR="00EE3DB1" w:rsidRPr="0097146F">
        <w:rPr>
          <w:color w:val="000000" w:themeColor="text1"/>
        </w:rPr>
        <w:t xml:space="preserve"> neurons</w:t>
      </w:r>
      <w:r w:rsidR="007D550E" w:rsidRPr="0097146F">
        <w:rPr>
          <w:color w:val="000000" w:themeColor="text1"/>
        </w:rPr>
        <w:t xml:space="preserve"> (Fig</w:t>
      </w:r>
      <w:r w:rsidR="009F4D92" w:rsidRPr="0097146F">
        <w:rPr>
          <w:color w:val="000000" w:themeColor="text1"/>
        </w:rPr>
        <w:t xml:space="preserve">ure </w:t>
      </w:r>
      <w:r w:rsidR="00E31356" w:rsidRPr="0097146F">
        <w:rPr>
          <w:color w:val="000000" w:themeColor="text1"/>
        </w:rPr>
        <w:t>3</w:t>
      </w:r>
      <w:r w:rsidR="007D550E" w:rsidRPr="0097146F">
        <w:rPr>
          <w:color w:val="000000" w:themeColor="text1"/>
        </w:rPr>
        <w:t>).</w:t>
      </w:r>
      <w:r w:rsidR="007B36E9" w:rsidRPr="0097146F">
        <w:rPr>
          <w:color w:val="000000" w:themeColor="text1"/>
        </w:rPr>
        <w:t xml:space="preserve"> There was no difference in membrane capacitance (Fig</w:t>
      </w:r>
      <w:r w:rsidR="009F4D92" w:rsidRPr="0097146F">
        <w:rPr>
          <w:color w:val="000000" w:themeColor="text1"/>
        </w:rPr>
        <w:t>ure</w:t>
      </w:r>
      <w:r w:rsidR="007B36E9" w:rsidRPr="0097146F">
        <w:rPr>
          <w:color w:val="000000" w:themeColor="text1"/>
        </w:rPr>
        <w:t xml:space="preserve"> </w:t>
      </w:r>
      <w:r w:rsidR="00E31356" w:rsidRPr="0097146F">
        <w:rPr>
          <w:color w:val="000000" w:themeColor="text1"/>
        </w:rPr>
        <w:t>3</w:t>
      </w:r>
      <w:r w:rsidR="007B36E9" w:rsidRPr="0097146F">
        <w:rPr>
          <w:color w:val="000000" w:themeColor="text1"/>
        </w:rPr>
        <w:t xml:space="preserve">A), which is </w:t>
      </w:r>
      <w:r w:rsidR="00057264" w:rsidRPr="0097146F">
        <w:rPr>
          <w:color w:val="000000" w:themeColor="text1"/>
        </w:rPr>
        <w:t xml:space="preserve">the ability of the neuron to store charge, </w:t>
      </w:r>
      <w:r w:rsidR="007B36E9" w:rsidRPr="0097146F">
        <w:rPr>
          <w:color w:val="000000" w:themeColor="text1"/>
        </w:rPr>
        <w:t>proportional to neuron size, nor in resting membrane potential (Fig</w:t>
      </w:r>
      <w:r w:rsidR="009F4D92" w:rsidRPr="0097146F">
        <w:rPr>
          <w:color w:val="000000" w:themeColor="text1"/>
        </w:rPr>
        <w:t>ure</w:t>
      </w:r>
      <w:r w:rsidR="007B36E9" w:rsidRPr="0097146F">
        <w:rPr>
          <w:color w:val="000000" w:themeColor="text1"/>
        </w:rPr>
        <w:t xml:space="preserve"> </w:t>
      </w:r>
      <w:r w:rsidR="00E31356" w:rsidRPr="0097146F">
        <w:rPr>
          <w:color w:val="000000" w:themeColor="text1"/>
        </w:rPr>
        <w:t>3</w:t>
      </w:r>
      <w:r w:rsidR="007B36E9" w:rsidRPr="0097146F">
        <w:rPr>
          <w:color w:val="000000" w:themeColor="text1"/>
        </w:rPr>
        <w:t>B), which determines intrinsic excitability.</w:t>
      </w:r>
    </w:p>
    <w:p w14:paraId="1614FE43" w14:textId="46A2D5EF" w:rsidR="00595253" w:rsidRPr="0097146F" w:rsidRDefault="00595253" w:rsidP="00595253">
      <w:pPr>
        <w:spacing w:line="360" w:lineRule="auto"/>
        <w:ind w:firstLine="720"/>
        <w:rPr>
          <w:color w:val="000000" w:themeColor="text1"/>
        </w:rPr>
      </w:pPr>
      <w:r w:rsidRPr="0097146F">
        <w:rPr>
          <w:color w:val="000000" w:themeColor="text1"/>
        </w:rPr>
        <w:t xml:space="preserve"> </w:t>
      </w:r>
    </w:p>
    <w:p w14:paraId="46FB439F" w14:textId="503B8766" w:rsidR="00034AA1" w:rsidRPr="0097146F" w:rsidRDefault="008C286E" w:rsidP="00FF2CE9">
      <w:pPr>
        <w:rPr>
          <w:b/>
          <w:bCs/>
          <w:color w:val="000000" w:themeColor="text1"/>
        </w:rPr>
      </w:pPr>
      <w:r w:rsidRPr="0097146F">
        <w:rPr>
          <w:b/>
          <w:bCs/>
          <w:noProof/>
          <w:color w:val="000000" w:themeColor="text1"/>
        </w:rPr>
        <w:drawing>
          <wp:inline distT="0" distB="0" distL="0" distR="0" wp14:anchorId="09D57A6C" wp14:editId="41677B93">
            <wp:extent cx="5473065" cy="1932305"/>
            <wp:effectExtent l="0" t="0" r="635" b="0"/>
            <wp:docPr id="4998980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98005" name="Picture 4998980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73065" cy="1932305"/>
                    </a:xfrm>
                    <a:prstGeom prst="rect">
                      <a:avLst/>
                    </a:prstGeom>
                  </pic:spPr>
                </pic:pic>
              </a:graphicData>
            </a:graphic>
          </wp:inline>
        </w:drawing>
      </w:r>
    </w:p>
    <w:p w14:paraId="06331ACC" w14:textId="0D266F29" w:rsidR="00FF2CE9" w:rsidRPr="0097146F" w:rsidRDefault="00034AA1" w:rsidP="00034AA1">
      <w:pPr>
        <w:pStyle w:val="Caption"/>
        <w:rPr>
          <w:rFonts w:ascii="Times New Roman" w:hAnsi="Times New Roman" w:cs="Times New Roman"/>
          <w:b/>
          <w:bCs/>
          <w:color w:val="000000" w:themeColor="text1"/>
          <w:sz w:val="24"/>
          <w:szCs w:val="24"/>
        </w:rPr>
      </w:pPr>
      <w:bookmarkStart w:id="27" w:name="_Toc227760245"/>
      <w:r w:rsidRPr="0097146F">
        <w:rPr>
          <w:rFonts w:ascii="Times New Roman" w:hAnsi="Times New Roman" w:cs="Times New Roman"/>
          <w:b/>
          <w:bCs/>
          <w:i w:val="0"/>
          <w:iCs w:val="0"/>
          <w:color w:val="000000" w:themeColor="text1"/>
          <w:sz w:val="24"/>
          <w:szCs w:val="24"/>
        </w:rPr>
        <w:t xml:space="preserve">Figure </w:t>
      </w:r>
      <w:r w:rsidRPr="0097146F">
        <w:rPr>
          <w:rFonts w:ascii="Times New Roman" w:hAnsi="Times New Roman" w:cs="Times New Roman"/>
          <w:b/>
          <w:bCs/>
          <w:i w:val="0"/>
          <w:iCs w:val="0"/>
          <w:color w:val="000000" w:themeColor="text1"/>
          <w:sz w:val="24"/>
          <w:szCs w:val="24"/>
        </w:rPr>
        <w:fldChar w:fldCharType="begin"/>
      </w:r>
      <w:r w:rsidRPr="0097146F">
        <w:rPr>
          <w:rFonts w:ascii="Times New Roman" w:hAnsi="Times New Roman" w:cs="Times New Roman"/>
          <w:b/>
          <w:bCs/>
          <w:i w:val="0"/>
          <w:iCs w:val="0"/>
          <w:color w:val="000000" w:themeColor="text1"/>
          <w:sz w:val="24"/>
          <w:szCs w:val="24"/>
        </w:rPr>
        <w:instrText xml:space="preserve"> SEQ Figure \* ARABIC </w:instrText>
      </w:r>
      <w:r w:rsidRPr="0097146F">
        <w:rPr>
          <w:rFonts w:ascii="Times New Roman" w:hAnsi="Times New Roman" w:cs="Times New Roman"/>
          <w:b/>
          <w:bCs/>
          <w:i w:val="0"/>
          <w:iCs w:val="0"/>
          <w:color w:val="000000" w:themeColor="text1"/>
          <w:sz w:val="24"/>
          <w:szCs w:val="24"/>
        </w:rPr>
        <w:fldChar w:fldCharType="separate"/>
      </w:r>
      <w:r w:rsidR="004675E5" w:rsidRPr="0097146F">
        <w:rPr>
          <w:rFonts w:ascii="Times New Roman" w:hAnsi="Times New Roman" w:cs="Times New Roman"/>
          <w:b/>
          <w:bCs/>
          <w:i w:val="0"/>
          <w:iCs w:val="0"/>
          <w:noProof/>
          <w:color w:val="000000" w:themeColor="text1"/>
          <w:sz w:val="24"/>
          <w:szCs w:val="24"/>
        </w:rPr>
        <w:t>3</w:t>
      </w:r>
      <w:r w:rsidRPr="0097146F">
        <w:rPr>
          <w:rFonts w:ascii="Times New Roman" w:hAnsi="Times New Roman" w:cs="Times New Roman"/>
          <w:b/>
          <w:bCs/>
          <w:i w:val="0"/>
          <w:iCs w:val="0"/>
          <w:color w:val="000000" w:themeColor="text1"/>
          <w:sz w:val="24"/>
          <w:szCs w:val="24"/>
        </w:rPr>
        <w:fldChar w:fldCharType="end"/>
      </w:r>
      <w:r w:rsidRPr="0097146F">
        <w:rPr>
          <w:rFonts w:ascii="Times New Roman" w:hAnsi="Times New Roman" w:cs="Times New Roman"/>
          <w:b/>
          <w:bCs/>
          <w:i w:val="0"/>
          <w:iCs w:val="0"/>
          <w:color w:val="000000" w:themeColor="text1"/>
          <w:sz w:val="24"/>
          <w:szCs w:val="24"/>
        </w:rPr>
        <w:t>. Acute stress does not change basal neuron size or excitability.</w:t>
      </w:r>
      <w:r w:rsidRPr="0097146F">
        <w:rPr>
          <w:rFonts w:ascii="Times New Roman" w:hAnsi="Times New Roman" w:cs="Times New Roman"/>
          <w:b/>
          <w:bCs/>
          <w:color w:val="000000" w:themeColor="text1"/>
          <w:sz w:val="24"/>
          <w:szCs w:val="24"/>
        </w:rPr>
        <w:t xml:space="preserve"> </w:t>
      </w:r>
      <w:r w:rsidR="00FF2CE9" w:rsidRPr="0097146F">
        <w:rPr>
          <w:rFonts w:ascii="Times New Roman" w:hAnsi="Times New Roman" w:cs="Times New Roman"/>
          <w:i w:val="0"/>
          <w:iCs w:val="0"/>
          <w:color w:val="000000" w:themeColor="text1"/>
          <w:sz w:val="24"/>
          <w:szCs w:val="24"/>
        </w:rPr>
        <w:t xml:space="preserve">Each point represents the mean </w:t>
      </w:r>
      <w:r w:rsidR="00FF2CE9" w:rsidRPr="0097146F">
        <w:rPr>
          <w:rFonts w:ascii="Times New Roman" w:hAnsi="Times New Roman" w:cs="Times New Roman"/>
          <w:b/>
          <w:bCs/>
          <w:i w:val="0"/>
          <w:iCs w:val="0"/>
          <w:color w:val="000000" w:themeColor="text1"/>
          <w:sz w:val="24"/>
          <w:szCs w:val="24"/>
        </w:rPr>
        <w:t>A</w:t>
      </w:r>
      <w:r w:rsidR="0048247D"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membrane capacitance or </w:t>
      </w:r>
      <w:r w:rsidR="00FF2CE9" w:rsidRPr="0097146F">
        <w:rPr>
          <w:rFonts w:ascii="Times New Roman" w:hAnsi="Times New Roman" w:cs="Times New Roman"/>
          <w:b/>
          <w:bCs/>
          <w:i w:val="0"/>
          <w:iCs w:val="0"/>
          <w:color w:val="000000" w:themeColor="text1"/>
          <w:sz w:val="24"/>
          <w:szCs w:val="24"/>
        </w:rPr>
        <w:t>B</w:t>
      </w:r>
      <w:r w:rsidR="0048247D"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resting membrane potential of a single neuron</w:t>
      </w:r>
      <w:r w:rsidR="00032EF6" w:rsidRPr="0097146F">
        <w:rPr>
          <w:rFonts w:ascii="Times New Roman" w:hAnsi="Times New Roman" w:cs="Times New Roman"/>
          <w:i w:val="0"/>
          <w:iCs w:val="0"/>
          <w:color w:val="000000" w:themeColor="text1"/>
          <w:sz w:val="24"/>
          <w:szCs w:val="24"/>
        </w:rPr>
        <w:t xml:space="preserve"> (naïve: </w:t>
      </w:r>
      <w:r w:rsidR="00032EF6" w:rsidRPr="0097146F">
        <w:rPr>
          <w:rFonts w:ascii="Times New Roman" w:hAnsi="Times New Roman" w:cs="Times New Roman"/>
          <w:color w:val="000000" w:themeColor="text1"/>
          <w:sz w:val="24"/>
          <w:szCs w:val="24"/>
        </w:rPr>
        <w:t>n</w:t>
      </w:r>
      <w:r w:rsidR="00032EF6" w:rsidRPr="0097146F">
        <w:rPr>
          <w:rFonts w:ascii="Times New Roman" w:hAnsi="Times New Roman" w:cs="Times New Roman"/>
          <w:i w:val="0"/>
          <w:iCs w:val="0"/>
          <w:color w:val="000000" w:themeColor="text1"/>
          <w:sz w:val="24"/>
          <w:szCs w:val="24"/>
        </w:rPr>
        <w:t xml:space="preserve"> = 10, acute: </w:t>
      </w:r>
      <w:r w:rsidR="00032EF6" w:rsidRPr="0097146F">
        <w:rPr>
          <w:rFonts w:ascii="Times New Roman" w:hAnsi="Times New Roman" w:cs="Times New Roman"/>
          <w:color w:val="000000" w:themeColor="text1"/>
          <w:sz w:val="24"/>
          <w:szCs w:val="24"/>
        </w:rPr>
        <w:t>n</w:t>
      </w:r>
      <w:r w:rsidR="00032EF6" w:rsidRPr="0097146F">
        <w:rPr>
          <w:rFonts w:ascii="Times New Roman" w:hAnsi="Times New Roman" w:cs="Times New Roman"/>
          <w:i w:val="0"/>
          <w:iCs w:val="0"/>
          <w:color w:val="000000" w:themeColor="text1"/>
          <w:sz w:val="24"/>
          <w:szCs w:val="24"/>
        </w:rPr>
        <w:t xml:space="preserve"> = 8)</w:t>
      </w:r>
      <w:r w:rsidR="00FF2CE9" w:rsidRPr="0097146F">
        <w:rPr>
          <w:rFonts w:ascii="Times New Roman" w:hAnsi="Times New Roman" w:cs="Times New Roman"/>
          <w:i w:val="0"/>
          <w:iCs w:val="0"/>
          <w:color w:val="000000" w:themeColor="text1"/>
          <w:sz w:val="24"/>
          <w:szCs w:val="24"/>
        </w:rPr>
        <w:t xml:space="preserve">. The horizontal line represents the median, the box represents the 25th to 75th percentile, and the vertical lines represent the upper and lower 25th percentiles. </w:t>
      </w:r>
      <w:r w:rsidR="00894DEC" w:rsidRPr="0097146F">
        <w:rPr>
          <w:rFonts w:ascii="Times New Roman" w:hAnsi="Times New Roman" w:cs="Times New Roman"/>
          <w:i w:val="0"/>
          <w:iCs w:val="0"/>
          <w:color w:val="000000" w:themeColor="text1"/>
          <w:sz w:val="24"/>
          <w:szCs w:val="24"/>
        </w:rPr>
        <w:t>ns = not significant.</w:t>
      </w:r>
      <w:bookmarkEnd w:id="27"/>
    </w:p>
    <w:p w14:paraId="7197B2B6" w14:textId="77777777" w:rsidR="00FF2CE9" w:rsidRPr="0097146F" w:rsidRDefault="00FF2CE9" w:rsidP="00FF2CE9">
      <w:pPr>
        <w:rPr>
          <w:i/>
          <w:iCs/>
          <w:color w:val="000000" w:themeColor="text1"/>
        </w:rPr>
      </w:pPr>
    </w:p>
    <w:p w14:paraId="63AFEF92" w14:textId="77777777" w:rsidR="00FF2CE9" w:rsidRPr="0097146F" w:rsidRDefault="00FF2CE9" w:rsidP="009E6851">
      <w:pPr>
        <w:pStyle w:val="Heading2"/>
        <w:spacing w:line="360" w:lineRule="auto"/>
        <w:rPr>
          <w:rFonts w:ascii="Times New Roman" w:hAnsi="Times New Roman" w:cs="Times New Roman"/>
          <w:b/>
          <w:bCs/>
          <w:color w:val="000000" w:themeColor="text1"/>
          <w:sz w:val="24"/>
          <w:szCs w:val="24"/>
        </w:rPr>
      </w:pPr>
      <w:bookmarkStart w:id="28" w:name="_Toc227760230"/>
      <w:r w:rsidRPr="0097146F">
        <w:rPr>
          <w:rFonts w:ascii="Times New Roman" w:hAnsi="Times New Roman" w:cs="Times New Roman"/>
          <w:b/>
          <w:bCs/>
          <w:color w:val="000000" w:themeColor="text1"/>
          <w:sz w:val="24"/>
          <w:szCs w:val="24"/>
        </w:rPr>
        <w:t>3.2 Acute stress results in long-term depression in response to high frequency stimulation</w:t>
      </w:r>
      <w:bookmarkEnd w:id="28"/>
    </w:p>
    <w:p w14:paraId="0F3C4540" w14:textId="77777777" w:rsidR="00A838C9" w:rsidRPr="0097146F" w:rsidRDefault="00FF2CE9" w:rsidP="00A838C9">
      <w:pPr>
        <w:spacing w:line="360" w:lineRule="auto"/>
        <w:ind w:firstLine="720"/>
        <w:rPr>
          <w:color w:val="000000" w:themeColor="text1"/>
        </w:rPr>
      </w:pPr>
      <w:r w:rsidRPr="0097146F">
        <w:rPr>
          <w:color w:val="000000" w:themeColor="text1"/>
        </w:rPr>
        <w:t>To determine whether stress alters the ability of DMH synapses to undergo activity-dependent plasticity, high</w:t>
      </w:r>
      <w:r w:rsidR="00253DE9" w:rsidRPr="0097146F">
        <w:rPr>
          <w:color w:val="000000" w:themeColor="text1"/>
        </w:rPr>
        <w:t xml:space="preserve"> </w:t>
      </w:r>
      <w:r w:rsidRPr="0097146F">
        <w:rPr>
          <w:color w:val="000000" w:themeColor="text1"/>
        </w:rPr>
        <w:t xml:space="preserve">frequency stimulation (HFS) was applied to determine the effects on glutamate synapses (Table 1). </w:t>
      </w:r>
      <w:r w:rsidR="00A838C9" w:rsidRPr="0097146F">
        <w:rPr>
          <w:color w:val="000000" w:themeColor="text1"/>
        </w:rPr>
        <w:t>Because a significant interaction of group and time was detected, main effects were not directly interpreted. Instead, the effect of time within each group was examined using group-specific models (Table 2).</w:t>
      </w:r>
    </w:p>
    <w:p w14:paraId="4AC00FE1" w14:textId="16395270" w:rsidR="00FF2CE9" w:rsidRPr="0097146F" w:rsidRDefault="00FF2CE9" w:rsidP="00A838C9">
      <w:pPr>
        <w:spacing w:line="360" w:lineRule="auto"/>
        <w:ind w:firstLine="720"/>
        <w:rPr>
          <w:color w:val="000000" w:themeColor="text1"/>
        </w:rPr>
      </w:pPr>
    </w:p>
    <w:p w14:paraId="4196C2AA" w14:textId="77777777" w:rsidR="006C6F82" w:rsidRPr="0097146F" w:rsidRDefault="006C6F82" w:rsidP="00FF2CE9">
      <w:pPr>
        <w:spacing w:line="360" w:lineRule="auto"/>
        <w:ind w:firstLine="720"/>
        <w:rPr>
          <w:color w:val="000000" w:themeColor="text1"/>
        </w:rPr>
      </w:pPr>
    </w:p>
    <w:p w14:paraId="452E039A" w14:textId="0DE2A0CD" w:rsidR="00FF2CE9" w:rsidRPr="0097146F" w:rsidRDefault="00FF2CE9" w:rsidP="009E6851">
      <w:pPr>
        <w:spacing w:line="360" w:lineRule="auto"/>
        <w:ind w:firstLine="720"/>
        <w:rPr>
          <w:color w:val="000000" w:themeColor="text1"/>
        </w:rPr>
      </w:pPr>
      <w:r w:rsidRPr="0097146F">
        <w:rPr>
          <w:color w:val="000000" w:themeColor="text1"/>
        </w:rPr>
        <w:t xml:space="preserve">In naïve </w:t>
      </w:r>
      <w:r w:rsidR="00795E51" w:rsidRPr="0097146F">
        <w:rPr>
          <w:color w:val="000000" w:themeColor="text1"/>
        </w:rPr>
        <w:t>neurons</w:t>
      </w:r>
      <w:r w:rsidRPr="0097146F">
        <w:rPr>
          <w:color w:val="000000" w:themeColor="text1"/>
        </w:rPr>
        <w:t xml:space="preserve">, there was no change in </w:t>
      </w:r>
      <w:r w:rsidR="00D90185" w:rsidRPr="0097146F">
        <w:rPr>
          <w:color w:val="000000" w:themeColor="text1"/>
        </w:rPr>
        <w:t xml:space="preserve">eEPSC </w:t>
      </w:r>
      <w:r w:rsidRPr="0097146F">
        <w:rPr>
          <w:color w:val="000000" w:themeColor="text1"/>
        </w:rPr>
        <w:t>amplitude</w:t>
      </w:r>
      <w:r w:rsidR="00E05095" w:rsidRPr="0097146F">
        <w:rPr>
          <w:color w:val="000000" w:themeColor="text1"/>
        </w:rPr>
        <w:t xml:space="preserve">, relative to baseline, </w:t>
      </w:r>
      <w:r w:rsidRPr="0097146F">
        <w:rPr>
          <w:color w:val="000000" w:themeColor="text1"/>
        </w:rPr>
        <w:t xml:space="preserve">following HFS at any time interval (final amplitude 109.98 ± 9.38% of baseline; linear mixed model; </w:t>
      </w:r>
      <w:proofErr w:type="spellStart"/>
      <w:r w:rsidRPr="0097146F">
        <w:rPr>
          <w:i/>
          <w:iCs/>
          <w:color w:val="000000" w:themeColor="text1"/>
        </w:rPr>
        <w:t>df</w:t>
      </w:r>
      <w:proofErr w:type="spellEnd"/>
      <w:r w:rsidRPr="0097146F">
        <w:rPr>
          <w:color w:val="000000" w:themeColor="text1"/>
        </w:rPr>
        <w:t xml:space="preserve"> = 5, 45; </w:t>
      </w:r>
      <w:r w:rsidRPr="0097146F">
        <w:rPr>
          <w:i/>
          <w:iCs/>
          <w:color w:val="000000" w:themeColor="text1"/>
        </w:rPr>
        <w:t>F</w:t>
      </w:r>
      <w:r w:rsidRPr="0097146F">
        <w:rPr>
          <w:color w:val="000000" w:themeColor="text1"/>
        </w:rPr>
        <w:t xml:space="preserve"> = 2.0259; </w:t>
      </w:r>
      <w:r w:rsidRPr="0097146F">
        <w:rPr>
          <w:i/>
          <w:iCs/>
          <w:color w:val="000000" w:themeColor="text1"/>
        </w:rPr>
        <w:t>p</w:t>
      </w:r>
      <w:r w:rsidRPr="0097146F">
        <w:rPr>
          <w:color w:val="000000" w:themeColor="text1"/>
        </w:rPr>
        <w:t xml:space="preserve"> = 0.093; Fig</w:t>
      </w:r>
      <w:r w:rsidR="009F4D92" w:rsidRPr="0097146F">
        <w:rPr>
          <w:color w:val="000000" w:themeColor="text1"/>
        </w:rPr>
        <w:t xml:space="preserve">ure </w:t>
      </w:r>
      <w:r w:rsidR="00E31356" w:rsidRPr="0097146F">
        <w:rPr>
          <w:color w:val="000000" w:themeColor="text1"/>
        </w:rPr>
        <w:t>4</w:t>
      </w:r>
      <w:r w:rsidRPr="0097146F">
        <w:rPr>
          <w:color w:val="000000" w:themeColor="text1"/>
        </w:rPr>
        <w:t xml:space="preserve">). </w:t>
      </w:r>
    </w:p>
    <w:p w14:paraId="114D151F" w14:textId="77777777" w:rsidR="00FF2CE9" w:rsidRPr="0097146F" w:rsidRDefault="00FF2CE9" w:rsidP="009E6851">
      <w:pPr>
        <w:spacing w:line="360" w:lineRule="auto"/>
        <w:ind w:firstLine="720"/>
        <w:rPr>
          <w:color w:val="000000" w:themeColor="text1"/>
        </w:rPr>
      </w:pPr>
    </w:p>
    <w:p w14:paraId="5530087F" w14:textId="77777777" w:rsidR="00FF2CE9" w:rsidRPr="0097146F" w:rsidRDefault="00FF2CE9" w:rsidP="00FF2CE9">
      <w:pPr>
        <w:rPr>
          <w:color w:val="000000" w:themeColor="text1"/>
        </w:rPr>
      </w:pPr>
    </w:p>
    <w:p w14:paraId="2EC2DFDB" w14:textId="3D7A9160" w:rsidR="00FF2CE9" w:rsidRPr="0097146F" w:rsidRDefault="00FF2CE9" w:rsidP="00FF2CE9">
      <w:pPr>
        <w:jc w:val="center"/>
        <w:rPr>
          <w:color w:val="000000" w:themeColor="text1"/>
        </w:rPr>
      </w:pPr>
    </w:p>
    <w:p w14:paraId="2C0767DA" w14:textId="45C6A471" w:rsidR="004C751F" w:rsidRPr="0097146F" w:rsidRDefault="00E8463C" w:rsidP="00090599">
      <w:pPr>
        <w:rPr>
          <w:color w:val="000000" w:themeColor="text1"/>
        </w:rPr>
      </w:pPr>
      <w:r w:rsidRPr="0097146F">
        <w:rPr>
          <w:noProof/>
          <w:color w:val="000000" w:themeColor="text1"/>
          <w14:ligatures w14:val="standardContextual"/>
        </w:rPr>
        <w:drawing>
          <wp:inline distT="0" distB="0" distL="0" distR="0" wp14:anchorId="79E4038D" wp14:editId="5D02E242">
            <wp:extent cx="3975324" cy="5174166"/>
            <wp:effectExtent l="0" t="0" r="0" b="0"/>
            <wp:docPr id="199847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73628" name="Picture 1998473628"/>
                    <pic:cNvPicPr/>
                  </pic:nvPicPr>
                  <pic:blipFill rotWithShape="1">
                    <a:blip r:embed="rId10">
                      <a:extLst>
                        <a:ext uri="{28A0092B-C50C-407E-A947-70E740481C1C}">
                          <a14:useLocalDpi xmlns:a14="http://schemas.microsoft.com/office/drawing/2010/main" val="0"/>
                        </a:ext>
                      </a:extLst>
                    </a:blip>
                    <a:srcRect l="2445" t="818" r="4101" b="1567"/>
                    <a:stretch>
                      <a:fillRect/>
                    </a:stretch>
                  </pic:blipFill>
                  <pic:spPr bwMode="auto">
                    <a:xfrm>
                      <a:off x="0" y="0"/>
                      <a:ext cx="4064728" cy="5290532"/>
                    </a:xfrm>
                    <a:prstGeom prst="rect">
                      <a:avLst/>
                    </a:prstGeom>
                    <a:ln>
                      <a:noFill/>
                    </a:ln>
                    <a:extLst>
                      <a:ext uri="{53640926-AAD7-44D8-BBD7-CCE9431645EC}">
                        <a14:shadowObscured xmlns:a14="http://schemas.microsoft.com/office/drawing/2010/main"/>
                      </a:ext>
                    </a:extLst>
                  </pic:spPr>
                </pic:pic>
              </a:graphicData>
            </a:graphic>
          </wp:inline>
        </w:drawing>
      </w:r>
    </w:p>
    <w:p w14:paraId="37B97C3D" w14:textId="4B547AC2" w:rsidR="00FF2CE9" w:rsidRPr="0097146F" w:rsidRDefault="00960F1C" w:rsidP="009E6851">
      <w:pPr>
        <w:pStyle w:val="Caption"/>
        <w:rPr>
          <w:rFonts w:ascii="Times New Roman" w:hAnsi="Times New Roman" w:cs="Times New Roman"/>
          <w:b/>
          <w:bCs/>
          <w:i w:val="0"/>
          <w:iCs w:val="0"/>
          <w:color w:val="000000" w:themeColor="text1"/>
          <w:sz w:val="24"/>
          <w:szCs w:val="24"/>
        </w:rPr>
      </w:pPr>
      <w:bookmarkStart w:id="29" w:name="_Toc227760246"/>
      <w:r w:rsidRPr="0097146F">
        <w:rPr>
          <w:rFonts w:ascii="Times New Roman" w:hAnsi="Times New Roman" w:cs="Times New Roman"/>
          <w:b/>
          <w:bCs/>
          <w:i w:val="0"/>
          <w:iCs w:val="0"/>
          <w:color w:val="000000" w:themeColor="text1"/>
          <w:sz w:val="24"/>
          <w:szCs w:val="24"/>
        </w:rPr>
        <w:t xml:space="preserve">Figure </w:t>
      </w:r>
      <w:r w:rsidRPr="0097146F">
        <w:rPr>
          <w:rFonts w:ascii="Times New Roman" w:hAnsi="Times New Roman" w:cs="Times New Roman"/>
          <w:b/>
          <w:bCs/>
          <w:i w:val="0"/>
          <w:iCs w:val="0"/>
          <w:color w:val="000000" w:themeColor="text1"/>
          <w:sz w:val="24"/>
          <w:szCs w:val="24"/>
        </w:rPr>
        <w:fldChar w:fldCharType="begin"/>
      </w:r>
      <w:r w:rsidRPr="0097146F">
        <w:rPr>
          <w:rFonts w:ascii="Times New Roman" w:hAnsi="Times New Roman" w:cs="Times New Roman"/>
          <w:b/>
          <w:bCs/>
          <w:i w:val="0"/>
          <w:iCs w:val="0"/>
          <w:color w:val="000000" w:themeColor="text1"/>
          <w:sz w:val="24"/>
          <w:szCs w:val="24"/>
        </w:rPr>
        <w:instrText xml:space="preserve"> SEQ Figure \* ARABIC </w:instrText>
      </w:r>
      <w:r w:rsidRPr="0097146F">
        <w:rPr>
          <w:rFonts w:ascii="Times New Roman" w:hAnsi="Times New Roman" w:cs="Times New Roman"/>
          <w:b/>
          <w:bCs/>
          <w:i w:val="0"/>
          <w:iCs w:val="0"/>
          <w:color w:val="000000" w:themeColor="text1"/>
          <w:sz w:val="24"/>
          <w:szCs w:val="24"/>
        </w:rPr>
        <w:fldChar w:fldCharType="separate"/>
      </w:r>
      <w:r w:rsidR="004675E5" w:rsidRPr="0097146F">
        <w:rPr>
          <w:rFonts w:ascii="Times New Roman" w:hAnsi="Times New Roman" w:cs="Times New Roman"/>
          <w:b/>
          <w:bCs/>
          <w:i w:val="0"/>
          <w:iCs w:val="0"/>
          <w:noProof/>
          <w:color w:val="000000" w:themeColor="text1"/>
          <w:sz w:val="24"/>
          <w:szCs w:val="24"/>
        </w:rPr>
        <w:t>4</w:t>
      </w:r>
      <w:r w:rsidRPr="0097146F">
        <w:rPr>
          <w:rFonts w:ascii="Times New Roman" w:hAnsi="Times New Roman" w:cs="Times New Roman"/>
          <w:b/>
          <w:bCs/>
          <w:i w:val="0"/>
          <w:iCs w:val="0"/>
          <w:color w:val="000000" w:themeColor="text1"/>
          <w:sz w:val="24"/>
          <w:szCs w:val="24"/>
        </w:rPr>
        <w:fldChar w:fldCharType="end"/>
      </w:r>
      <w:r w:rsidRPr="0097146F">
        <w:rPr>
          <w:rFonts w:ascii="Times New Roman" w:hAnsi="Times New Roman" w:cs="Times New Roman"/>
          <w:b/>
          <w:bCs/>
          <w:i w:val="0"/>
          <w:iCs w:val="0"/>
          <w:color w:val="000000" w:themeColor="text1"/>
          <w:sz w:val="24"/>
          <w:szCs w:val="24"/>
        </w:rPr>
        <w:t xml:space="preserve">. High frequency stimulation (HFS) has no effect on evoked excitatory postsynaptic current (eEPSC) amplitude in naïve neurons. </w:t>
      </w:r>
      <w:r w:rsidR="00FF2CE9" w:rsidRPr="0097146F">
        <w:rPr>
          <w:rFonts w:ascii="Times New Roman" w:hAnsi="Times New Roman" w:cs="Times New Roman"/>
          <w:b/>
          <w:bCs/>
          <w:i w:val="0"/>
          <w:iCs w:val="0"/>
          <w:color w:val="000000" w:themeColor="text1"/>
          <w:sz w:val="24"/>
          <w:szCs w:val="24"/>
        </w:rPr>
        <w:t>A</w:t>
      </w:r>
      <w:r w:rsidR="000460E6" w:rsidRPr="0097146F">
        <w:rPr>
          <w:rFonts w:ascii="Times New Roman" w:hAnsi="Times New Roman" w:cs="Times New Roman"/>
          <w:b/>
          <w:bCs/>
          <w:i w:val="0"/>
          <w:iCs w:val="0"/>
          <w:color w:val="000000" w:themeColor="text1"/>
          <w:sz w:val="24"/>
          <w:szCs w:val="24"/>
        </w:rPr>
        <w:t xml:space="preserve">. </w:t>
      </w:r>
      <w:r w:rsidR="00FF2CE9" w:rsidRPr="0097146F">
        <w:rPr>
          <w:rFonts w:ascii="Times New Roman" w:hAnsi="Times New Roman" w:cs="Times New Roman"/>
          <w:i w:val="0"/>
          <w:iCs w:val="0"/>
          <w:color w:val="000000" w:themeColor="text1"/>
          <w:sz w:val="24"/>
          <w:szCs w:val="24"/>
        </w:rPr>
        <w:t>Representative traces consisting of eEPSC</w:t>
      </w:r>
      <w:r w:rsidR="001A0F5B" w:rsidRPr="0097146F">
        <w:rPr>
          <w:rFonts w:ascii="Times New Roman" w:hAnsi="Times New Roman" w:cs="Times New Roman"/>
          <w:i w:val="0"/>
          <w:iCs w:val="0"/>
          <w:color w:val="000000" w:themeColor="text1"/>
          <w:sz w:val="24"/>
          <w:szCs w:val="24"/>
        </w:rPr>
        <w:t>s</w:t>
      </w:r>
      <w:r w:rsidR="00FF2CE9" w:rsidRPr="0097146F">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w:t>
      </w:r>
      <w:proofErr w:type="spellStart"/>
      <w:r w:rsidR="00FF2CE9" w:rsidRPr="0097146F">
        <w:rPr>
          <w:rFonts w:ascii="Times New Roman" w:hAnsi="Times New Roman" w:cs="Times New Roman"/>
          <w:i w:val="0"/>
          <w:iCs w:val="0"/>
          <w:color w:val="000000" w:themeColor="text1"/>
          <w:sz w:val="24"/>
          <w:szCs w:val="24"/>
        </w:rPr>
        <w:t>pA</w:t>
      </w:r>
      <w:proofErr w:type="spellEnd"/>
      <w:r w:rsidR="00FF2CE9" w:rsidRPr="0097146F">
        <w:rPr>
          <w:rFonts w:ascii="Times New Roman" w:hAnsi="Times New Roman" w:cs="Times New Roman"/>
          <w:i w:val="0"/>
          <w:iCs w:val="0"/>
          <w:color w:val="000000" w:themeColor="text1"/>
          <w:sz w:val="24"/>
          <w:szCs w:val="24"/>
        </w:rPr>
        <w:t xml:space="preserve">/10 msec, and </w:t>
      </w:r>
      <w:r w:rsidR="00FF2CE9" w:rsidRPr="0097146F">
        <w:rPr>
          <w:rFonts w:ascii="Times New Roman" w:hAnsi="Times New Roman" w:cs="Times New Roman"/>
          <w:b/>
          <w:bCs/>
          <w:i w:val="0"/>
          <w:iCs w:val="0"/>
          <w:color w:val="000000" w:themeColor="text1"/>
          <w:sz w:val="24"/>
          <w:szCs w:val="24"/>
        </w:rPr>
        <w:t>B</w:t>
      </w:r>
      <w:r w:rsidR="00201BA3"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a representative recording from one neuron. </w:t>
      </w:r>
      <w:r w:rsidR="00FF2CE9" w:rsidRPr="0097146F">
        <w:rPr>
          <w:rFonts w:ascii="Times New Roman" w:hAnsi="Times New Roman" w:cs="Times New Roman"/>
          <w:b/>
          <w:bCs/>
          <w:i w:val="0"/>
          <w:iCs w:val="0"/>
          <w:color w:val="000000" w:themeColor="text1"/>
          <w:sz w:val="24"/>
          <w:szCs w:val="24"/>
        </w:rPr>
        <w:t>C</w:t>
      </w:r>
      <w:r w:rsidR="00A57357"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w:t>
      </w:r>
      <w:r w:rsidR="00FF2CE9" w:rsidRPr="0097146F">
        <w:rPr>
          <w:rFonts w:ascii="Times New Roman" w:hAnsi="Times New Roman" w:cs="Times New Roman"/>
          <w:i w:val="0"/>
          <w:iCs w:val="0"/>
          <w:color w:val="000000" w:themeColor="text1"/>
          <w:sz w:val="24"/>
          <w:szCs w:val="24"/>
        </w:rPr>
        <w:lastRenderedPageBreak/>
        <w:t>Summary data in which each point represents the eEPSC amplitude</w:t>
      </w:r>
      <w:r w:rsidR="00A57357" w:rsidRPr="0097146F">
        <w:rPr>
          <w:rFonts w:ascii="Times New Roman" w:hAnsi="Times New Roman" w:cs="Times New Roman"/>
          <w:i w:val="0"/>
          <w:iCs w:val="0"/>
          <w:color w:val="000000" w:themeColor="text1"/>
          <w:sz w:val="24"/>
          <w:szCs w:val="24"/>
        </w:rPr>
        <w:t xml:space="preserve"> per minute</w:t>
      </w:r>
      <w:r w:rsidR="00FF2CE9" w:rsidRPr="0097146F">
        <w:rPr>
          <w:rFonts w:ascii="Times New Roman" w:hAnsi="Times New Roman" w:cs="Times New Roman"/>
          <w:i w:val="0"/>
          <w:iCs w:val="0"/>
          <w:color w:val="000000" w:themeColor="text1"/>
          <w:sz w:val="24"/>
          <w:szCs w:val="24"/>
        </w:rPr>
        <w:t xml:space="preserve"> ± standard error across all neurons and </w:t>
      </w:r>
      <w:r w:rsidR="00FF2CE9" w:rsidRPr="0097146F">
        <w:rPr>
          <w:rFonts w:ascii="Times New Roman" w:hAnsi="Times New Roman" w:cs="Times New Roman"/>
          <w:color w:val="000000" w:themeColor="text1"/>
          <w:sz w:val="24"/>
          <w:szCs w:val="24"/>
        </w:rPr>
        <w:t>n</w:t>
      </w:r>
      <w:r w:rsidR="00FF2CE9" w:rsidRPr="0097146F">
        <w:rPr>
          <w:rFonts w:ascii="Times New Roman" w:hAnsi="Times New Roman" w:cs="Times New Roman"/>
          <w:i w:val="0"/>
          <w:iCs w:val="0"/>
          <w:color w:val="000000" w:themeColor="text1"/>
          <w:sz w:val="24"/>
          <w:szCs w:val="24"/>
        </w:rPr>
        <w:t xml:space="preserve"> represents the number of unique neurons.</w:t>
      </w:r>
      <w:bookmarkEnd w:id="29"/>
      <w:r w:rsidR="00FF2CE9" w:rsidRPr="0097146F">
        <w:rPr>
          <w:rFonts w:ascii="Times New Roman" w:hAnsi="Times New Roman" w:cs="Times New Roman"/>
          <w:color w:val="000000" w:themeColor="text1"/>
          <w:sz w:val="24"/>
          <w:szCs w:val="24"/>
        </w:rPr>
        <w:t xml:space="preserve"> </w:t>
      </w:r>
    </w:p>
    <w:p w14:paraId="53D599C2" w14:textId="77777777" w:rsidR="00DD42E0" w:rsidRPr="0097146F" w:rsidRDefault="00DD42E0" w:rsidP="009E6851">
      <w:pPr>
        <w:spacing w:line="360" w:lineRule="auto"/>
        <w:ind w:firstLine="720"/>
        <w:rPr>
          <w:color w:val="000000" w:themeColor="text1"/>
        </w:rPr>
      </w:pPr>
    </w:p>
    <w:p w14:paraId="61DFF8B0" w14:textId="408BF227" w:rsidR="00FF2CE9" w:rsidRPr="0097146F" w:rsidRDefault="00FF2CE9" w:rsidP="009E6851">
      <w:pPr>
        <w:spacing w:line="360" w:lineRule="auto"/>
        <w:ind w:firstLine="720"/>
        <w:rPr>
          <w:color w:val="000000" w:themeColor="text1"/>
        </w:rPr>
      </w:pPr>
      <w:r w:rsidRPr="0097146F">
        <w:rPr>
          <w:color w:val="000000" w:themeColor="text1"/>
        </w:rPr>
        <w:t xml:space="preserve">Additionally, neither the paired pulse ratio (PPR) (1.02 ± 0.12 at baseline to 1.00 ± 0.12 post-HFS; </w:t>
      </w:r>
      <w:r w:rsidRPr="0097146F">
        <w:rPr>
          <w:i/>
          <w:iCs/>
          <w:color w:val="000000" w:themeColor="text1"/>
        </w:rPr>
        <w:t>n</w:t>
      </w:r>
      <w:r w:rsidRPr="0097146F">
        <w:rPr>
          <w:color w:val="000000" w:themeColor="text1"/>
        </w:rPr>
        <w:t xml:space="preserve"> = 10; t = -0.28857; </w:t>
      </w:r>
      <w:proofErr w:type="spellStart"/>
      <w:r w:rsidRPr="0097146F">
        <w:rPr>
          <w:i/>
          <w:iCs/>
          <w:color w:val="000000" w:themeColor="text1"/>
        </w:rPr>
        <w:t>df</w:t>
      </w:r>
      <w:proofErr w:type="spellEnd"/>
      <w:r w:rsidRPr="0097146F">
        <w:rPr>
          <w:color w:val="000000" w:themeColor="text1"/>
        </w:rPr>
        <w:t xml:space="preserve"> = 9; </w:t>
      </w:r>
      <w:r w:rsidRPr="0097146F">
        <w:rPr>
          <w:i/>
          <w:iCs/>
          <w:color w:val="000000" w:themeColor="text1"/>
        </w:rPr>
        <w:t>p</w:t>
      </w:r>
      <w:r w:rsidRPr="0097146F">
        <w:rPr>
          <w:color w:val="000000" w:themeColor="text1"/>
        </w:rPr>
        <w:t xml:space="preserve"> = 0.7794; paired </w:t>
      </w:r>
      <w:r w:rsidRPr="0097146F">
        <w:rPr>
          <w:i/>
          <w:iCs/>
          <w:color w:val="000000" w:themeColor="text1"/>
        </w:rPr>
        <w:t>t</w:t>
      </w:r>
      <w:r w:rsidRPr="0097146F">
        <w:rPr>
          <w:color w:val="000000" w:themeColor="text1"/>
        </w:rPr>
        <w:t>-test; Fig</w:t>
      </w:r>
      <w:r w:rsidR="009F4D92" w:rsidRPr="0097146F">
        <w:rPr>
          <w:color w:val="000000" w:themeColor="text1"/>
        </w:rPr>
        <w:t xml:space="preserve">ure </w:t>
      </w:r>
      <w:r w:rsidR="00E31356" w:rsidRPr="0097146F">
        <w:rPr>
          <w:color w:val="000000" w:themeColor="text1"/>
        </w:rPr>
        <w:t>5</w:t>
      </w:r>
      <w:r w:rsidRPr="0097146F">
        <w:rPr>
          <w:color w:val="000000" w:themeColor="text1"/>
        </w:rPr>
        <w:t xml:space="preserve">A) nor the </w:t>
      </w:r>
      <w:r w:rsidR="00A50B6F" w:rsidRPr="0097146F">
        <w:rPr>
          <w:color w:val="000000" w:themeColor="text1"/>
        </w:rPr>
        <w:t xml:space="preserve">inverse squared </w:t>
      </w:r>
      <w:r w:rsidRPr="0097146F">
        <w:rPr>
          <w:color w:val="000000" w:themeColor="text1"/>
        </w:rPr>
        <w:t>coefficient of variation (</w:t>
      </w:r>
      <w:r w:rsidRPr="0097146F">
        <w:rPr>
          <w:i/>
          <w:iCs/>
          <w:color w:val="000000" w:themeColor="text1"/>
        </w:rPr>
        <w:t>t</w:t>
      </w:r>
      <w:r w:rsidRPr="0097146F">
        <w:rPr>
          <w:color w:val="000000" w:themeColor="text1"/>
        </w:rPr>
        <w:t xml:space="preserve"> = -2.0771; </w:t>
      </w:r>
      <w:proofErr w:type="spellStart"/>
      <w:r w:rsidRPr="0097146F">
        <w:rPr>
          <w:i/>
          <w:iCs/>
          <w:color w:val="000000" w:themeColor="text1"/>
        </w:rPr>
        <w:t>df</w:t>
      </w:r>
      <w:proofErr w:type="spellEnd"/>
      <w:r w:rsidRPr="0097146F">
        <w:rPr>
          <w:color w:val="000000" w:themeColor="text1"/>
        </w:rPr>
        <w:t xml:space="preserve"> = 9; </w:t>
      </w:r>
      <w:r w:rsidRPr="0097146F">
        <w:rPr>
          <w:i/>
          <w:iCs/>
          <w:color w:val="000000" w:themeColor="text1"/>
        </w:rPr>
        <w:t>p</w:t>
      </w:r>
      <w:r w:rsidRPr="0097146F">
        <w:rPr>
          <w:color w:val="000000" w:themeColor="text1"/>
        </w:rPr>
        <w:t xml:space="preserve"> = 0.06758; paired </w:t>
      </w:r>
      <w:r w:rsidRPr="0097146F">
        <w:rPr>
          <w:i/>
          <w:iCs/>
          <w:color w:val="000000" w:themeColor="text1"/>
        </w:rPr>
        <w:t>t</w:t>
      </w:r>
      <w:r w:rsidRPr="0097146F">
        <w:rPr>
          <w:color w:val="000000" w:themeColor="text1"/>
        </w:rPr>
        <w:t>-test; Fig</w:t>
      </w:r>
      <w:r w:rsidR="009F4D92" w:rsidRPr="0097146F">
        <w:rPr>
          <w:color w:val="000000" w:themeColor="text1"/>
        </w:rPr>
        <w:t>ure</w:t>
      </w:r>
      <w:r w:rsidRPr="0097146F">
        <w:rPr>
          <w:color w:val="000000" w:themeColor="text1"/>
        </w:rPr>
        <w:t xml:space="preserve"> </w:t>
      </w:r>
      <w:r w:rsidR="00E31356" w:rsidRPr="0097146F">
        <w:rPr>
          <w:color w:val="000000" w:themeColor="text1"/>
        </w:rPr>
        <w:t>5</w:t>
      </w:r>
      <w:r w:rsidRPr="0097146F">
        <w:rPr>
          <w:color w:val="000000" w:themeColor="text1"/>
        </w:rPr>
        <w:t>B) changed over time in naïve neurons.</w:t>
      </w:r>
      <w:r w:rsidR="000C05FD" w:rsidRPr="0097146F">
        <w:rPr>
          <w:color w:val="000000" w:themeColor="text1"/>
        </w:rPr>
        <w:t xml:space="preserve"> Th</w:t>
      </w:r>
      <w:r w:rsidR="00E64CB4" w:rsidRPr="0097146F">
        <w:rPr>
          <w:color w:val="000000" w:themeColor="text1"/>
        </w:rPr>
        <w:t xml:space="preserve">ese findings suggest </w:t>
      </w:r>
      <w:r w:rsidR="000C05FD" w:rsidRPr="0097146F">
        <w:rPr>
          <w:color w:val="000000" w:themeColor="text1"/>
        </w:rPr>
        <w:t xml:space="preserve">no </w:t>
      </w:r>
      <w:r w:rsidR="00E64CB4" w:rsidRPr="0097146F">
        <w:rPr>
          <w:color w:val="000000" w:themeColor="text1"/>
        </w:rPr>
        <w:t xml:space="preserve">detectable </w:t>
      </w:r>
      <w:r w:rsidR="000C05FD" w:rsidRPr="0097146F">
        <w:rPr>
          <w:color w:val="000000" w:themeColor="text1"/>
        </w:rPr>
        <w:t>change in presynaptic release probability, quantal size, or number of release sites,</w:t>
      </w:r>
      <w:r w:rsidR="00516218" w:rsidRPr="0097146F">
        <w:rPr>
          <w:color w:val="000000" w:themeColor="text1"/>
        </w:rPr>
        <w:t xml:space="preserve"> which is</w:t>
      </w:r>
      <w:r w:rsidR="000C05FD" w:rsidRPr="0097146F">
        <w:rPr>
          <w:color w:val="000000" w:themeColor="text1"/>
        </w:rPr>
        <w:t xml:space="preserve"> consistent with the lack of current amplitude change.</w:t>
      </w:r>
    </w:p>
    <w:p w14:paraId="6854718B" w14:textId="77777777" w:rsidR="00FF2CE9" w:rsidRPr="0097146F" w:rsidRDefault="00FF2CE9" w:rsidP="00FF2CE9">
      <w:pPr>
        <w:rPr>
          <w:color w:val="000000" w:themeColor="text1"/>
        </w:rPr>
      </w:pPr>
    </w:p>
    <w:p w14:paraId="0A94DA22" w14:textId="77777777" w:rsidR="00FF2CE9" w:rsidRPr="0097146F" w:rsidRDefault="00FF2CE9" w:rsidP="00090599">
      <w:pPr>
        <w:jc w:val="both"/>
        <w:rPr>
          <w:color w:val="000000" w:themeColor="text1"/>
        </w:rPr>
      </w:pPr>
      <w:r w:rsidRPr="0097146F">
        <w:rPr>
          <w:noProof/>
          <w:color w:val="000000" w:themeColor="text1"/>
        </w:rPr>
        <w:drawing>
          <wp:inline distT="0" distB="0" distL="0" distR="0" wp14:anchorId="45ABC399" wp14:editId="35A4882F">
            <wp:extent cx="5552538" cy="1986886"/>
            <wp:effectExtent l="0" t="0" r="0" b="0"/>
            <wp:docPr id="14023593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96419" name="Picture 2063896419"/>
                    <pic:cNvPicPr/>
                  </pic:nvPicPr>
                  <pic:blipFill rotWithShape="1">
                    <a:blip r:embed="rId11" cstate="print">
                      <a:extLst>
                        <a:ext uri="{28A0092B-C50C-407E-A947-70E740481C1C}">
                          <a14:useLocalDpi xmlns:a14="http://schemas.microsoft.com/office/drawing/2010/main" val="0"/>
                        </a:ext>
                      </a:extLst>
                    </a:blip>
                    <a:srcRect l="4100"/>
                    <a:stretch>
                      <a:fillRect/>
                    </a:stretch>
                  </pic:blipFill>
                  <pic:spPr bwMode="auto">
                    <a:xfrm>
                      <a:off x="0" y="0"/>
                      <a:ext cx="5553029" cy="1987062"/>
                    </a:xfrm>
                    <a:prstGeom prst="rect">
                      <a:avLst/>
                    </a:prstGeom>
                    <a:ln>
                      <a:noFill/>
                    </a:ln>
                    <a:extLst>
                      <a:ext uri="{53640926-AAD7-44D8-BBD7-CCE9431645EC}">
                        <a14:shadowObscured xmlns:a14="http://schemas.microsoft.com/office/drawing/2010/main"/>
                      </a:ext>
                    </a:extLst>
                  </pic:spPr>
                </pic:pic>
              </a:graphicData>
            </a:graphic>
          </wp:inline>
        </w:drawing>
      </w:r>
    </w:p>
    <w:p w14:paraId="0B810EC4" w14:textId="057AEF15" w:rsidR="00FF2CE9" w:rsidRPr="0097146F" w:rsidRDefault="00AA6995" w:rsidP="00AA6995">
      <w:pPr>
        <w:pStyle w:val="Caption"/>
        <w:rPr>
          <w:rFonts w:ascii="Times New Roman" w:hAnsi="Times New Roman" w:cs="Times New Roman"/>
          <w:b/>
          <w:bCs/>
          <w:i w:val="0"/>
          <w:iCs w:val="0"/>
          <w:color w:val="000000" w:themeColor="text1"/>
          <w:sz w:val="24"/>
          <w:szCs w:val="24"/>
        </w:rPr>
      </w:pPr>
      <w:bookmarkStart w:id="30" w:name="_Toc227760247"/>
      <w:r w:rsidRPr="0097146F">
        <w:rPr>
          <w:rFonts w:ascii="Times New Roman" w:hAnsi="Times New Roman" w:cs="Times New Roman"/>
          <w:b/>
          <w:bCs/>
          <w:i w:val="0"/>
          <w:iCs w:val="0"/>
          <w:color w:val="000000" w:themeColor="text1"/>
          <w:sz w:val="24"/>
          <w:szCs w:val="24"/>
        </w:rPr>
        <w:t xml:space="preserve">Figure </w:t>
      </w:r>
      <w:r w:rsidRPr="0097146F">
        <w:rPr>
          <w:rFonts w:ascii="Times New Roman" w:hAnsi="Times New Roman" w:cs="Times New Roman"/>
          <w:b/>
          <w:bCs/>
          <w:i w:val="0"/>
          <w:iCs w:val="0"/>
          <w:color w:val="000000" w:themeColor="text1"/>
          <w:sz w:val="24"/>
          <w:szCs w:val="24"/>
        </w:rPr>
        <w:fldChar w:fldCharType="begin"/>
      </w:r>
      <w:r w:rsidRPr="0097146F">
        <w:rPr>
          <w:rFonts w:ascii="Times New Roman" w:hAnsi="Times New Roman" w:cs="Times New Roman"/>
          <w:b/>
          <w:bCs/>
          <w:i w:val="0"/>
          <w:iCs w:val="0"/>
          <w:color w:val="000000" w:themeColor="text1"/>
          <w:sz w:val="24"/>
          <w:szCs w:val="24"/>
        </w:rPr>
        <w:instrText xml:space="preserve"> SEQ Figure \* ARABIC </w:instrText>
      </w:r>
      <w:r w:rsidRPr="0097146F">
        <w:rPr>
          <w:rFonts w:ascii="Times New Roman" w:hAnsi="Times New Roman" w:cs="Times New Roman"/>
          <w:b/>
          <w:bCs/>
          <w:i w:val="0"/>
          <w:iCs w:val="0"/>
          <w:color w:val="000000" w:themeColor="text1"/>
          <w:sz w:val="24"/>
          <w:szCs w:val="24"/>
        </w:rPr>
        <w:fldChar w:fldCharType="separate"/>
      </w:r>
      <w:r w:rsidR="004675E5" w:rsidRPr="0097146F">
        <w:rPr>
          <w:rFonts w:ascii="Times New Roman" w:hAnsi="Times New Roman" w:cs="Times New Roman"/>
          <w:b/>
          <w:bCs/>
          <w:i w:val="0"/>
          <w:iCs w:val="0"/>
          <w:noProof/>
          <w:color w:val="000000" w:themeColor="text1"/>
          <w:sz w:val="24"/>
          <w:szCs w:val="24"/>
        </w:rPr>
        <w:t>5</w:t>
      </w:r>
      <w:r w:rsidRPr="0097146F">
        <w:rPr>
          <w:rFonts w:ascii="Times New Roman" w:hAnsi="Times New Roman" w:cs="Times New Roman"/>
          <w:b/>
          <w:bCs/>
          <w:i w:val="0"/>
          <w:iCs w:val="0"/>
          <w:color w:val="000000" w:themeColor="text1"/>
          <w:sz w:val="24"/>
          <w:szCs w:val="24"/>
        </w:rPr>
        <w:fldChar w:fldCharType="end"/>
      </w:r>
      <w:r w:rsidRPr="0097146F">
        <w:rPr>
          <w:rFonts w:ascii="Times New Roman" w:hAnsi="Times New Roman" w:cs="Times New Roman"/>
          <w:b/>
          <w:bCs/>
          <w:i w:val="0"/>
          <w:iCs w:val="0"/>
          <w:color w:val="000000" w:themeColor="text1"/>
          <w:sz w:val="24"/>
          <w:szCs w:val="24"/>
        </w:rPr>
        <w:t xml:space="preserve">. The paired pulse ratio (PPR) and inverse squared coefficient of variation did not change significantly after high frequency stimulation (HFS) in naïve neurons. </w:t>
      </w:r>
      <w:r w:rsidR="00FF2CE9" w:rsidRPr="0097146F">
        <w:rPr>
          <w:rFonts w:ascii="Times New Roman" w:hAnsi="Times New Roman" w:cs="Times New Roman"/>
          <w:i w:val="0"/>
          <w:iCs w:val="0"/>
          <w:color w:val="000000" w:themeColor="text1"/>
          <w:sz w:val="24"/>
          <w:szCs w:val="24"/>
        </w:rPr>
        <w:t xml:space="preserve">Each grey point </w:t>
      </w:r>
      <w:r w:rsidR="006B71DA" w:rsidRPr="0097146F">
        <w:rPr>
          <w:rFonts w:ascii="Times New Roman" w:hAnsi="Times New Roman" w:cs="Times New Roman"/>
          <w:i w:val="0"/>
          <w:iCs w:val="0"/>
          <w:color w:val="000000" w:themeColor="text1"/>
          <w:sz w:val="24"/>
          <w:szCs w:val="24"/>
        </w:rPr>
        <w:t>(</w:t>
      </w:r>
      <w:r w:rsidR="006B71DA" w:rsidRPr="0097146F">
        <w:rPr>
          <w:rFonts w:ascii="Times New Roman" w:hAnsi="Times New Roman" w:cs="Times New Roman"/>
          <w:color w:val="000000" w:themeColor="text1"/>
          <w:sz w:val="24"/>
          <w:szCs w:val="24"/>
        </w:rPr>
        <w:t>n</w:t>
      </w:r>
      <w:r w:rsidR="006B71DA" w:rsidRPr="0097146F">
        <w:rPr>
          <w:rFonts w:ascii="Times New Roman" w:hAnsi="Times New Roman" w:cs="Times New Roman"/>
          <w:i w:val="0"/>
          <w:iCs w:val="0"/>
          <w:color w:val="000000" w:themeColor="text1"/>
          <w:sz w:val="24"/>
          <w:szCs w:val="24"/>
        </w:rPr>
        <w:t xml:space="preserve"> = 10) </w:t>
      </w:r>
      <w:r w:rsidR="00FF2CE9" w:rsidRPr="0097146F">
        <w:rPr>
          <w:rFonts w:ascii="Times New Roman" w:hAnsi="Times New Roman" w:cs="Times New Roman"/>
          <w:i w:val="0"/>
          <w:iCs w:val="0"/>
          <w:color w:val="000000" w:themeColor="text1"/>
          <w:sz w:val="24"/>
          <w:szCs w:val="24"/>
        </w:rPr>
        <w:t xml:space="preserve">represents the mean </w:t>
      </w:r>
      <w:r w:rsidR="00FF2CE9" w:rsidRPr="0097146F">
        <w:rPr>
          <w:rFonts w:ascii="Times New Roman" w:hAnsi="Times New Roman" w:cs="Times New Roman"/>
          <w:b/>
          <w:bCs/>
          <w:i w:val="0"/>
          <w:iCs w:val="0"/>
          <w:color w:val="000000" w:themeColor="text1"/>
          <w:sz w:val="24"/>
          <w:szCs w:val="24"/>
        </w:rPr>
        <w:t>A</w:t>
      </w:r>
      <w:r w:rsidR="00967159"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PPR or </w:t>
      </w:r>
      <w:r w:rsidR="00FF2CE9" w:rsidRPr="0097146F">
        <w:rPr>
          <w:rFonts w:ascii="Times New Roman" w:hAnsi="Times New Roman" w:cs="Times New Roman"/>
          <w:b/>
          <w:bCs/>
          <w:i w:val="0"/>
          <w:iCs w:val="0"/>
          <w:color w:val="000000" w:themeColor="text1"/>
          <w:sz w:val="24"/>
          <w:szCs w:val="24"/>
        </w:rPr>
        <w:t>B</w:t>
      </w:r>
      <w:r w:rsidR="00967159"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w:t>
      </w:r>
      <w:r w:rsidR="00A50B6F" w:rsidRPr="0097146F">
        <w:rPr>
          <w:rFonts w:ascii="Times New Roman" w:hAnsi="Times New Roman" w:cs="Times New Roman"/>
          <w:i w:val="0"/>
          <w:iCs w:val="0"/>
          <w:color w:val="000000" w:themeColor="text1"/>
          <w:sz w:val="24"/>
          <w:szCs w:val="24"/>
        </w:rPr>
        <w:t>inverse squared</w:t>
      </w:r>
      <w:r w:rsidR="00A50B6F" w:rsidRPr="0097146F">
        <w:rPr>
          <w:rFonts w:ascii="Times New Roman" w:hAnsi="Times New Roman" w:cs="Times New Roman"/>
          <w:b/>
          <w:bCs/>
          <w:i w:val="0"/>
          <w:iCs w:val="0"/>
          <w:color w:val="000000" w:themeColor="text1"/>
          <w:sz w:val="24"/>
          <w:szCs w:val="24"/>
        </w:rPr>
        <w:t xml:space="preserve"> </w:t>
      </w:r>
      <w:r w:rsidR="00FF2CE9" w:rsidRPr="0097146F">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97146F">
        <w:rPr>
          <w:rFonts w:ascii="Times New Roman" w:hAnsi="Times New Roman" w:cs="Times New Roman"/>
          <w:i w:val="0"/>
          <w:iCs w:val="0"/>
          <w:color w:val="000000" w:themeColor="text1"/>
          <w:sz w:val="24"/>
          <w:szCs w:val="24"/>
        </w:rPr>
        <w:t>inverse squared</w:t>
      </w:r>
      <w:r w:rsidR="00A50B6F" w:rsidRPr="0097146F">
        <w:rPr>
          <w:rFonts w:ascii="Times New Roman" w:hAnsi="Times New Roman" w:cs="Times New Roman"/>
          <w:b/>
          <w:bCs/>
          <w:i w:val="0"/>
          <w:iCs w:val="0"/>
          <w:color w:val="000000" w:themeColor="text1"/>
          <w:sz w:val="24"/>
          <w:szCs w:val="24"/>
        </w:rPr>
        <w:t xml:space="preserve"> </w:t>
      </w:r>
      <w:r w:rsidR="00FF2CE9" w:rsidRPr="0097146F">
        <w:rPr>
          <w:rFonts w:ascii="Times New Roman" w:hAnsi="Times New Roman" w:cs="Times New Roman"/>
          <w:i w:val="0"/>
          <w:iCs w:val="0"/>
          <w:color w:val="000000" w:themeColor="text1"/>
          <w:sz w:val="24"/>
          <w:szCs w:val="24"/>
        </w:rPr>
        <w:t>coefficient of variation ± standard error for the group.</w:t>
      </w:r>
      <w:r w:rsidR="00867ABC" w:rsidRPr="0097146F">
        <w:rPr>
          <w:rFonts w:ascii="Times New Roman" w:hAnsi="Times New Roman" w:cs="Times New Roman"/>
          <w:i w:val="0"/>
          <w:iCs w:val="0"/>
          <w:color w:val="000000" w:themeColor="text1"/>
          <w:sz w:val="24"/>
          <w:szCs w:val="24"/>
        </w:rPr>
        <w:t xml:space="preserve"> ns = not </w:t>
      </w:r>
      <w:r w:rsidR="00C74FC8" w:rsidRPr="0097146F">
        <w:rPr>
          <w:rFonts w:ascii="Times New Roman" w:hAnsi="Times New Roman" w:cs="Times New Roman"/>
          <w:i w:val="0"/>
          <w:iCs w:val="0"/>
          <w:color w:val="000000" w:themeColor="text1"/>
          <w:sz w:val="24"/>
          <w:szCs w:val="24"/>
        </w:rPr>
        <w:t>significant</w:t>
      </w:r>
      <w:r w:rsidR="00867ABC" w:rsidRPr="0097146F">
        <w:rPr>
          <w:rFonts w:ascii="Times New Roman" w:hAnsi="Times New Roman" w:cs="Times New Roman"/>
          <w:i w:val="0"/>
          <w:iCs w:val="0"/>
          <w:color w:val="000000" w:themeColor="text1"/>
          <w:sz w:val="24"/>
          <w:szCs w:val="24"/>
        </w:rPr>
        <w:t>.</w:t>
      </w:r>
      <w:bookmarkEnd w:id="30"/>
    </w:p>
    <w:p w14:paraId="71202275" w14:textId="77777777" w:rsidR="00FF2CE9" w:rsidRPr="0097146F" w:rsidRDefault="00FF2CE9" w:rsidP="00FF2CE9">
      <w:pPr>
        <w:rPr>
          <w:color w:val="000000" w:themeColor="text1"/>
        </w:rPr>
      </w:pPr>
    </w:p>
    <w:p w14:paraId="78D6D79D" w14:textId="06BE16FB" w:rsidR="00FF2CE9" w:rsidRPr="0097146F" w:rsidRDefault="00FF2CE9" w:rsidP="009E6851">
      <w:pPr>
        <w:spacing w:line="360" w:lineRule="auto"/>
        <w:ind w:firstLine="720"/>
        <w:rPr>
          <w:color w:val="000000" w:themeColor="text1"/>
        </w:rPr>
      </w:pPr>
      <w:r w:rsidRPr="0097146F">
        <w:rPr>
          <w:color w:val="000000" w:themeColor="text1"/>
        </w:rPr>
        <w:t>To determine if stress alters neuronal excitability, a current clamp steps protocol was performed before and after HFS. Further, action potential frequency at various current injections was compared between the baseline and post-HFS periods (Table 3). While there was a</w:t>
      </w:r>
      <w:r w:rsidR="00691585" w:rsidRPr="0097146F">
        <w:rPr>
          <w:color w:val="000000" w:themeColor="text1"/>
        </w:rPr>
        <w:t xml:space="preserve"> </w:t>
      </w:r>
      <w:r w:rsidR="00C90C00" w:rsidRPr="0097146F">
        <w:rPr>
          <w:color w:val="000000" w:themeColor="text1"/>
        </w:rPr>
        <w:t>significant o</w:t>
      </w:r>
      <w:r w:rsidRPr="0097146F">
        <w:rPr>
          <w:color w:val="000000" w:themeColor="text1"/>
        </w:rPr>
        <w:t xml:space="preserve">verall </w:t>
      </w:r>
      <w:r w:rsidR="00691585" w:rsidRPr="0097146F">
        <w:rPr>
          <w:color w:val="000000" w:themeColor="text1"/>
        </w:rPr>
        <w:t>effect on</w:t>
      </w:r>
      <w:r w:rsidRPr="0097146F">
        <w:rPr>
          <w:color w:val="000000" w:themeColor="text1"/>
        </w:rPr>
        <w:t xml:space="preserve"> action potential frequency post-HFS compared to baseline, this was not significant in naïve neurons (</w:t>
      </w:r>
      <w:proofErr w:type="spellStart"/>
      <w:r w:rsidRPr="0097146F">
        <w:rPr>
          <w:i/>
          <w:iCs/>
          <w:color w:val="000000" w:themeColor="text1"/>
        </w:rPr>
        <w:t>df</w:t>
      </w:r>
      <w:proofErr w:type="spellEnd"/>
      <w:r w:rsidRPr="0097146F">
        <w:rPr>
          <w:color w:val="000000" w:themeColor="text1"/>
        </w:rPr>
        <w:t xml:space="preserve"> = 1, 56; </w:t>
      </w:r>
      <w:r w:rsidRPr="0097146F">
        <w:rPr>
          <w:i/>
          <w:iCs/>
          <w:color w:val="000000" w:themeColor="text1"/>
        </w:rPr>
        <w:t>F</w:t>
      </w:r>
      <w:r w:rsidRPr="0097146F">
        <w:rPr>
          <w:color w:val="000000" w:themeColor="text1"/>
        </w:rPr>
        <w:t xml:space="preserve"> = 2.074709; </w:t>
      </w:r>
      <w:r w:rsidRPr="0097146F">
        <w:rPr>
          <w:i/>
          <w:iCs/>
          <w:color w:val="000000" w:themeColor="text1"/>
        </w:rPr>
        <w:t>p</w:t>
      </w:r>
      <w:r w:rsidRPr="0097146F">
        <w:rPr>
          <w:color w:val="000000" w:themeColor="text1"/>
        </w:rPr>
        <w:t xml:space="preserve"> = 0.1553; Table 4</w:t>
      </w:r>
      <w:r w:rsidR="0066206E" w:rsidRPr="0097146F">
        <w:rPr>
          <w:color w:val="000000" w:themeColor="text1"/>
        </w:rPr>
        <w:t>; Fig</w:t>
      </w:r>
      <w:r w:rsidR="009F4D92" w:rsidRPr="0097146F">
        <w:rPr>
          <w:color w:val="000000" w:themeColor="text1"/>
        </w:rPr>
        <w:t xml:space="preserve">ure </w:t>
      </w:r>
      <w:r w:rsidR="0066206E" w:rsidRPr="0097146F">
        <w:rPr>
          <w:color w:val="000000" w:themeColor="text1"/>
        </w:rPr>
        <w:t>6A</w:t>
      </w:r>
      <w:r w:rsidRPr="0097146F">
        <w:rPr>
          <w:color w:val="000000" w:themeColor="text1"/>
        </w:rPr>
        <w:t>).</w:t>
      </w:r>
      <w:r w:rsidR="00D76247" w:rsidRPr="0097146F">
        <w:rPr>
          <w:color w:val="000000" w:themeColor="text1"/>
        </w:rPr>
        <w:t xml:space="preserve"> Action potential peak amplitude did not decrease following HFS in naïve neurons (</w:t>
      </w:r>
      <w:r w:rsidR="00D76247" w:rsidRPr="0097146F">
        <w:rPr>
          <w:i/>
          <w:iCs/>
          <w:color w:val="000000" w:themeColor="text1"/>
        </w:rPr>
        <w:t>n</w:t>
      </w:r>
      <w:r w:rsidR="00D76247" w:rsidRPr="0097146F">
        <w:rPr>
          <w:color w:val="000000" w:themeColor="text1"/>
        </w:rPr>
        <w:t xml:space="preserve"> = 3; </w:t>
      </w:r>
      <w:r w:rsidR="00D76247" w:rsidRPr="0097146F">
        <w:rPr>
          <w:i/>
          <w:iCs/>
          <w:color w:val="000000" w:themeColor="text1"/>
        </w:rPr>
        <w:t>t</w:t>
      </w:r>
      <w:r w:rsidR="00D76247" w:rsidRPr="0097146F">
        <w:rPr>
          <w:color w:val="000000" w:themeColor="text1"/>
        </w:rPr>
        <w:t xml:space="preserve"> = 3.7555; </w:t>
      </w:r>
      <w:proofErr w:type="spellStart"/>
      <w:r w:rsidR="00D76247" w:rsidRPr="0097146F">
        <w:rPr>
          <w:i/>
          <w:iCs/>
          <w:color w:val="000000" w:themeColor="text1"/>
        </w:rPr>
        <w:t>df</w:t>
      </w:r>
      <w:proofErr w:type="spellEnd"/>
      <w:r w:rsidR="00D76247" w:rsidRPr="0097146F">
        <w:rPr>
          <w:color w:val="000000" w:themeColor="text1"/>
        </w:rPr>
        <w:t xml:space="preserve"> = 2; </w:t>
      </w:r>
      <w:r w:rsidR="00D76247" w:rsidRPr="0097146F">
        <w:rPr>
          <w:i/>
          <w:iCs/>
          <w:color w:val="000000" w:themeColor="text1"/>
        </w:rPr>
        <w:t>p</w:t>
      </w:r>
      <w:r w:rsidR="00D76247" w:rsidRPr="0097146F">
        <w:rPr>
          <w:color w:val="000000" w:themeColor="text1"/>
        </w:rPr>
        <w:t xml:space="preserve"> = 0.06416; paired </w:t>
      </w:r>
      <w:r w:rsidR="00D76247" w:rsidRPr="0097146F">
        <w:rPr>
          <w:i/>
          <w:iCs/>
          <w:color w:val="000000" w:themeColor="text1"/>
        </w:rPr>
        <w:t>t</w:t>
      </w:r>
      <w:r w:rsidR="00D76247" w:rsidRPr="0097146F">
        <w:rPr>
          <w:color w:val="000000" w:themeColor="text1"/>
        </w:rPr>
        <w:t>-test; Fig</w:t>
      </w:r>
      <w:r w:rsidR="009F4D92" w:rsidRPr="0097146F">
        <w:rPr>
          <w:color w:val="000000" w:themeColor="text1"/>
        </w:rPr>
        <w:t xml:space="preserve">ure </w:t>
      </w:r>
      <w:r w:rsidR="00D76247" w:rsidRPr="0097146F">
        <w:rPr>
          <w:color w:val="000000" w:themeColor="text1"/>
        </w:rPr>
        <w:t>6B).</w:t>
      </w:r>
    </w:p>
    <w:p w14:paraId="651A9EA4" w14:textId="77777777" w:rsidR="00FF2CE9" w:rsidRPr="0097146F" w:rsidRDefault="00FF2CE9" w:rsidP="00FF2CE9">
      <w:pPr>
        <w:ind w:firstLine="720"/>
        <w:rPr>
          <w:color w:val="000000" w:themeColor="text1"/>
        </w:rPr>
      </w:pPr>
    </w:p>
    <w:p w14:paraId="5A1140D2" w14:textId="77777777" w:rsidR="00FF2CE9" w:rsidRPr="0097146F" w:rsidRDefault="00FF2CE9" w:rsidP="00A838C9">
      <w:pPr>
        <w:rPr>
          <w:color w:val="000000" w:themeColor="text1"/>
        </w:rPr>
      </w:pPr>
    </w:p>
    <w:p w14:paraId="62F08BE8" w14:textId="77777777" w:rsidR="00FF2CE9" w:rsidRPr="0097146F" w:rsidRDefault="00FF2CE9" w:rsidP="00FF2CE9">
      <w:pPr>
        <w:rPr>
          <w:color w:val="000000" w:themeColor="text1"/>
        </w:rPr>
      </w:pPr>
    </w:p>
    <w:p w14:paraId="41343865" w14:textId="5F5E887B" w:rsidR="00FF2CE9" w:rsidRPr="0097146F" w:rsidRDefault="00FF2CE9" w:rsidP="00FF2CE9">
      <w:pPr>
        <w:jc w:val="center"/>
        <w:rPr>
          <w:color w:val="000000" w:themeColor="text1"/>
        </w:rPr>
      </w:pPr>
    </w:p>
    <w:p w14:paraId="562E5E47" w14:textId="664F9794" w:rsidR="008B322C" w:rsidRPr="0097146F" w:rsidRDefault="009A00C8" w:rsidP="00090599">
      <w:pPr>
        <w:rPr>
          <w:color w:val="000000" w:themeColor="text1"/>
        </w:rPr>
      </w:pPr>
      <w:r w:rsidRPr="0097146F">
        <w:rPr>
          <w:noProof/>
          <w:color w:val="000000" w:themeColor="text1"/>
        </w:rPr>
        <w:drawing>
          <wp:inline distT="0" distB="0" distL="0" distR="0" wp14:anchorId="1676ED79" wp14:editId="594BB4D3">
            <wp:extent cx="3618338" cy="4751294"/>
            <wp:effectExtent l="0" t="0" r="1270" b="0"/>
            <wp:docPr id="1959170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70833" name="Picture 1959170833"/>
                    <pic:cNvPicPr/>
                  </pic:nvPicPr>
                  <pic:blipFill rotWithShape="1">
                    <a:blip r:embed="rId12" cstate="print">
                      <a:extLst>
                        <a:ext uri="{28A0092B-C50C-407E-A947-70E740481C1C}">
                          <a14:useLocalDpi xmlns:a14="http://schemas.microsoft.com/office/drawing/2010/main" val="0"/>
                        </a:ext>
                      </a:extLst>
                    </a:blip>
                    <a:srcRect l="2004" r="4655"/>
                    <a:stretch>
                      <a:fillRect/>
                    </a:stretch>
                  </pic:blipFill>
                  <pic:spPr bwMode="auto">
                    <a:xfrm>
                      <a:off x="0" y="0"/>
                      <a:ext cx="3690055" cy="4845466"/>
                    </a:xfrm>
                    <a:prstGeom prst="rect">
                      <a:avLst/>
                    </a:prstGeom>
                    <a:ln>
                      <a:noFill/>
                    </a:ln>
                    <a:extLst>
                      <a:ext uri="{53640926-AAD7-44D8-BBD7-CCE9431645EC}">
                        <a14:shadowObscured xmlns:a14="http://schemas.microsoft.com/office/drawing/2010/main"/>
                      </a:ext>
                    </a:extLst>
                  </pic:spPr>
                </pic:pic>
              </a:graphicData>
            </a:graphic>
          </wp:inline>
        </w:drawing>
      </w:r>
    </w:p>
    <w:p w14:paraId="0B6450DD" w14:textId="1AB84295" w:rsidR="00FF2CE9" w:rsidRPr="0097146F" w:rsidRDefault="00A56726" w:rsidP="00A56726">
      <w:pPr>
        <w:pStyle w:val="Caption"/>
        <w:rPr>
          <w:rFonts w:ascii="Times New Roman" w:hAnsi="Times New Roman" w:cs="Times New Roman"/>
          <w:b/>
          <w:bCs/>
          <w:i w:val="0"/>
          <w:iCs w:val="0"/>
          <w:color w:val="000000" w:themeColor="text1"/>
          <w:sz w:val="24"/>
          <w:szCs w:val="24"/>
        </w:rPr>
      </w:pPr>
      <w:bookmarkStart w:id="31" w:name="_Toc227760248"/>
      <w:r w:rsidRPr="0097146F">
        <w:rPr>
          <w:rFonts w:ascii="Times New Roman" w:hAnsi="Times New Roman" w:cs="Times New Roman"/>
          <w:b/>
          <w:bCs/>
          <w:i w:val="0"/>
          <w:iCs w:val="0"/>
          <w:color w:val="000000" w:themeColor="text1"/>
          <w:sz w:val="24"/>
          <w:szCs w:val="24"/>
        </w:rPr>
        <w:t xml:space="preserve">Figure </w:t>
      </w:r>
      <w:r w:rsidRPr="0097146F">
        <w:rPr>
          <w:rFonts w:ascii="Times New Roman" w:hAnsi="Times New Roman" w:cs="Times New Roman"/>
          <w:b/>
          <w:bCs/>
          <w:i w:val="0"/>
          <w:iCs w:val="0"/>
          <w:color w:val="000000" w:themeColor="text1"/>
          <w:sz w:val="24"/>
          <w:szCs w:val="24"/>
        </w:rPr>
        <w:fldChar w:fldCharType="begin"/>
      </w:r>
      <w:r w:rsidRPr="0097146F">
        <w:rPr>
          <w:rFonts w:ascii="Times New Roman" w:hAnsi="Times New Roman" w:cs="Times New Roman"/>
          <w:b/>
          <w:bCs/>
          <w:i w:val="0"/>
          <w:iCs w:val="0"/>
          <w:color w:val="000000" w:themeColor="text1"/>
          <w:sz w:val="24"/>
          <w:szCs w:val="24"/>
        </w:rPr>
        <w:instrText xml:space="preserve"> SEQ Figure \* ARABIC </w:instrText>
      </w:r>
      <w:r w:rsidRPr="0097146F">
        <w:rPr>
          <w:rFonts w:ascii="Times New Roman" w:hAnsi="Times New Roman" w:cs="Times New Roman"/>
          <w:b/>
          <w:bCs/>
          <w:i w:val="0"/>
          <w:iCs w:val="0"/>
          <w:color w:val="000000" w:themeColor="text1"/>
          <w:sz w:val="24"/>
          <w:szCs w:val="24"/>
        </w:rPr>
        <w:fldChar w:fldCharType="separate"/>
      </w:r>
      <w:r w:rsidR="004675E5" w:rsidRPr="0097146F">
        <w:rPr>
          <w:rFonts w:ascii="Times New Roman" w:hAnsi="Times New Roman" w:cs="Times New Roman"/>
          <w:b/>
          <w:bCs/>
          <w:i w:val="0"/>
          <w:iCs w:val="0"/>
          <w:noProof/>
          <w:color w:val="000000" w:themeColor="text1"/>
          <w:sz w:val="24"/>
          <w:szCs w:val="24"/>
        </w:rPr>
        <w:t>6</w:t>
      </w:r>
      <w:r w:rsidRPr="0097146F">
        <w:rPr>
          <w:rFonts w:ascii="Times New Roman" w:hAnsi="Times New Roman" w:cs="Times New Roman"/>
          <w:b/>
          <w:bCs/>
          <w:i w:val="0"/>
          <w:iCs w:val="0"/>
          <w:color w:val="000000" w:themeColor="text1"/>
          <w:sz w:val="24"/>
          <w:szCs w:val="24"/>
        </w:rPr>
        <w:fldChar w:fldCharType="end"/>
      </w:r>
      <w:r w:rsidRPr="0097146F">
        <w:rPr>
          <w:rFonts w:ascii="Times New Roman" w:hAnsi="Times New Roman" w:cs="Times New Roman"/>
          <w:b/>
          <w:bCs/>
          <w:i w:val="0"/>
          <w:iCs w:val="0"/>
          <w:color w:val="000000" w:themeColor="text1"/>
          <w:sz w:val="24"/>
          <w:szCs w:val="24"/>
        </w:rPr>
        <w:t>. Action potential (AP) frequency and peak amplitude did not change significantly after high frequency stimulation (HFS) in naïve neurons.</w:t>
      </w:r>
      <w:r w:rsidRPr="0097146F">
        <w:rPr>
          <w:rFonts w:ascii="Times New Roman" w:hAnsi="Times New Roman" w:cs="Times New Roman"/>
          <w:color w:val="000000" w:themeColor="text1"/>
          <w:sz w:val="24"/>
          <w:szCs w:val="24"/>
        </w:rPr>
        <w:t xml:space="preserve"> </w:t>
      </w:r>
      <w:r w:rsidR="008C7E84" w:rsidRPr="0097146F">
        <w:rPr>
          <w:rFonts w:ascii="Times New Roman" w:hAnsi="Times New Roman" w:cs="Times New Roman"/>
          <w:b/>
          <w:bCs/>
          <w:i w:val="0"/>
          <w:iCs w:val="0"/>
          <w:color w:val="000000" w:themeColor="text1"/>
          <w:sz w:val="24"/>
          <w:szCs w:val="24"/>
        </w:rPr>
        <w:t>A</w:t>
      </w:r>
      <w:r w:rsidR="00E7376D" w:rsidRPr="0097146F">
        <w:rPr>
          <w:rFonts w:ascii="Times New Roman" w:hAnsi="Times New Roman" w:cs="Times New Roman"/>
          <w:b/>
          <w:bCs/>
          <w:i w:val="0"/>
          <w:iCs w:val="0"/>
          <w:color w:val="000000" w:themeColor="text1"/>
          <w:sz w:val="24"/>
          <w:szCs w:val="24"/>
        </w:rPr>
        <w:t>.</w:t>
      </w:r>
      <w:r w:rsidR="008C7E84" w:rsidRPr="0097146F">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w:t>
      </w:r>
      <w:proofErr w:type="spellStart"/>
      <w:r w:rsidR="008C7E84" w:rsidRPr="0097146F">
        <w:rPr>
          <w:rFonts w:ascii="Times New Roman" w:hAnsi="Times New Roman" w:cs="Times New Roman"/>
          <w:i w:val="0"/>
          <w:iCs w:val="0"/>
          <w:color w:val="000000" w:themeColor="text1"/>
          <w:sz w:val="24"/>
          <w:szCs w:val="24"/>
        </w:rPr>
        <w:t>pA</w:t>
      </w:r>
      <w:proofErr w:type="spellEnd"/>
      <w:r w:rsidR="008C7E84" w:rsidRPr="0097146F">
        <w:rPr>
          <w:rFonts w:ascii="Times New Roman" w:hAnsi="Times New Roman" w:cs="Times New Roman"/>
          <w:i w:val="0"/>
          <w:iCs w:val="0"/>
          <w:color w:val="000000" w:themeColor="text1"/>
          <w:sz w:val="24"/>
          <w:szCs w:val="24"/>
        </w:rPr>
        <w:t xml:space="preserve">, and </w:t>
      </w:r>
      <w:r w:rsidR="008C7E84" w:rsidRPr="0097146F">
        <w:rPr>
          <w:rFonts w:ascii="Times New Roman" w:hAnsi="Times New Roman" w:cs="Times New Roman"/>
          <w:color w:val="000000" w:themeColor="text1"/>
          <w:sz w:val="24"/>
          <w:szCs w:val="24"/>
        </w:rPr>
        <w:t>n</w:t>
      </w:r>
      <w:r w:rsidR="008C7E84" w:rsidRPr="0097146F">
        <w:rPr>
          <w:rFonts w:ascii="Times New Roman" w:hAnsi="Times New Roman" w:cs="Times New Roman"/>
          <w:i w:val="0"/>
          <w:iCs w:val="0"/>
          <w:color w:val="000000" w:themeColor="text1"/>
          <w:sz w:val="24"/>
          <w:szCs w:val="24"/>
        </w:rPr>
        <w:t xml:space="preserve"> represents the number of unique neurons. </w:t>
      </w:r>
      <w:r w:rsidR="008C7E84" w:rsidRPr="0097146F">
        <w:rPr>
          <w:rFonts w:ascii="Times New Roman" w:hAnsi="Times New Roman" w:cs="Times New Roman"/>
          <w:b/>
          <w:bCs/>
          <w:i w:val="0"/>
          <w:iCs w:val="0"/>
          <w:color w:val="000000" w:themeColor="text1"/>
          <w:sz w:val="24"/>
          <w:szCs w:val="24"/>
        </w:rPr>
        <w:t>B</w:t>
      </w:r>
      <w:r w:rsidR="00E7376D" w:rsidRPr="0097146F">
        <w:rPr>
          <w:rFonts w:ascii="Times New Roman" w:hAnsi="Times New Roman" w:cs="Times New Roman"/>
          <w:b/>
          <w:bCs/>
          <w:i w:val="0"/>
          <w:iCs w:val="0"/>
          <w:color w:val="000000" w:themeColor="text1"/>
          <w:sz w:val="24"/>
          <w:szCs w:val="24"/>
        </w:rPr>
        <w:t>.</w:t>
      </w:r>
      <w:r w:rsidR="008C7E84" w:rsidRPr="0097146F">
        <w:rPr>
          <w:rFonts w:ascii="Times New Roman" w:hAnsi="Times New Roman" w:cs="Times New Roman"/>
          <w:i w:val="0"/>
          <w:iCs w:val="0"/>
          <w:color w:val="000000" w:themeColor="text1"/>
          <w:sz w:val="24"/>
          <w:szCs w:val="24"/>
        </w:rPr>
        <w:t xml:space="preserve"> </w:t>
      </w:r>
      <w:r w:rsidR="00FF2CE9" w:rsidRPr="0097146F">
        <w:rPr>
          <w:rFonts w:ascii="Times New Roman" w:hAnsi="Times New Roman" w:cs="Times New Roman"/>
          <w:i w:val="0"/>
          <w:iCs w:val="0"/>
          <w:color w:val="000000" w:themeColor="text1"/>
          <w:sz w:val="24"/>
          <w:szCs w:val="24"/>
        </w:rPr>
        <w:t xml:space="preserve">Each grey point </w:t>
      </w:r>
      <w:r w:rsidR="00801937" w:rsidRPr="0097146F">
        <w:rPr>
          <w:rFonts w:ascii="Times New Roman" w:hAnsi="Times New Roman" w:cs="Times New Roman"/>
          <w:i w:val="0"/>
          <w:iCs w:val="0"/>
          <w:color w:val="000000" w:themeColor="text1"/>
          <w:sz w:val="24"/>
          <w:szCs w:val="24"/>
        </w:rPr>
        <w:t>(</w:t>
      </w:r>
      <w:r w:rsidR="00801937" w:rsidRPr="0097146F">
        <w:rPr>
          <w:rFonts w:ascii="Times New Roman" w:hAnsi="Times New Roman" w:cs="Times New Roman"/>
          <w:color w:val="000000" w:themeColor="text1"/>
          <w:sz w:val="24"/>
          <w:szCs w:val="24"/>
        </w:rPr>
        <w:t>n</w:t>
      </w:r>
      <w:r w:rsidR="00801937" w:rsidRPr="0097146F">
        <w:rPr>
          <w:rFonts w:ascii="Times New Roman" w:hAnsi="Times New Roman" w:cs="Times New Roman"/>
          <w:i w:val="0"/>
          <w:iCs w:val="0"/>
          <w:color w:val="000000" w:themeColor="text1"/>
          <w:sz w:val="24"/>
          <w:szCs w:val="24"/>
        </w:rPr>
        <w:t xml:space="preserve"> = 3</w:t>
      </w:r>
      <w:r w:rsidR="008C7E84" w:rsidRPr="0097146F">
        <w:rPr>
          <w:rFonts w:ascii="Times New Roman" w:hAnsi="Times New Roman" w:cs="Times New Roman"/>
          <w:i w:val="0"/>
          <w:iCs w:val="0"/>
          <w:color w:val="000000" w:themeColor="text1"/>
          <w:sz w:val="24"/>
          <w:szCs w:val="24"/>
        </w:rPr>
        <w:t>, neurons that fired action potentials at both states</w:t>
      </w:r>
      <w:r w:rsidR="00801937" w:rsidRPr="0097146F">
        <w:rPr>
          <w:rFonts w:ascii="Times New Roman" w:hAnsi="Times New Roman" w:cs="Times New Roman"/>
          <w:i w:val="0"/>
          <w:iCs w:val="0"/>
          <w:color w:val="000000" w:themeColor="text1"/>
          <w:sz w:val="24"/>
          <w:szCs w:val="24"/>
        </w:rPr>
        <w:t xml:space="preserve">) </w:t>
      </w:r>
      <w:r w:rsidR="00FF2CE9" w:rsidRPr="0097146F">
        <w:rPr>
          <w:rFonts w:ascii="Times New Roman" w:hAnsi="Times New Roman" w:cs="Times New Roman"/>
          <w:i w:val="0"/>
          <w:iCs w:val="0"/>
          <w:color w:val="000000" w:themeColor="text1"/>
          <w:sz w:val="24"/>
          <w:szCs w:val="24"/>
        </w:rPr>
        <w:t>represents the mean AP peak amplitude of a single neuron averaged over the baseline period (0-to-5 minutes) or the final period (25-to-30 minutes). The coloured line represents the mean AP peak amplitude ± standard error for the group.</w:t>
      </w:r>
      <w:r w:rsidR="00C74FC8" w:rsidRPr="0097146F">
        <w:rPr>
          <w:rFonts w:ascii="Times New Roman" w:hAnsi="Times New Roman" w:cs="Times New Roman"/>
          <w:i w:val="0"/>
          <w:iCs w:val="0"/>
          <w:color w:val="000000" w:themeColor="text1"/>
          <w:sz w:val="24"/>
          <w:szCs w:val="24"/>
        </w:rPr>
        <w:t xml:space="preserve"> ns = not significant.</w:t>
      </w:r>
      <w:bookmarkEnd w:id="31"/>
    </w:p>
    <w:p w14:paraId="227EDD6B" w14:textId="77777777" w:rsidR="00FF2CE9" w:rsidRPr="0097146F" w:rsidRDefault="00FF2CE9" w:rsidP="00FF2CE9">
      <w:pPr>
        <w:rPr>
          <w:color w:val="000000" w:themeColor="text1"/>
        </w:rPr>
      </w:pPr>
    </w:p>
    <w:p w14:paraId="78010F02" w14:textId="77777777" w:rsidR="00FF2CE9" w:rsidRPr="0097146F" w:rsidRDefault="00FF2CE9" w:rsidP="00FF2CE9">
      <w:pPr>
        <w:ind w:firstLine="720"/>
        <w:rPr>
          <w:color w:val="000000" w:themeColor="text1"/>
        </w:rPr>
      </w:pPr>
    </w:p>
    <w:p w14:paraId="34A88163" w14:textId="3F78920D" w:rsidR="002A5164" w:rsidRPr="0097146F" w:rsidRDefault="00FF2CE9" w:rsidP="002A5164">
      <w:pPr>
        <w:spacing w:line="360" w:lineRule="auto"/>
        <w:ind w:firstLine="720"/>
        <w:rPr>
          <w:color w:val="000000" w:themeColor="text1"/>
        </w:rPr>
      </w:pPr>
      <w:r w:rsidRPr="0097146F">
        <w:rPr>
          <w:color w:val="000000" w:themeColor="text1"/>
        </w:rPr>
        <w:t>In neurons from animals exposed to acute stress, HFS elicited a significant long-term depression (LTD) in the strength of glutamate synapses when compared to baseline (</w:t>
      </w:r>
      <w:proofErr w:type="spellStart"/>
      <w:r w:rsidRPr="0097146F">
        <w:rPr>
          <w:i/>
          <w:iCs/>
          <w:color w:val="000000" w:themeColor="text1"/>
        </w:rPr>
        <w:t>df</w:t>
      </w:r>
      <w:proofErr w:type="spellEnd"/>
      <w:r w:rsidRPr="0097146F">
        <w:rPr>
          <w:color w:val="000000" w:themeColor="text1"/>
        </w:rPr>
        <w:t xml:space="preserve"> = 5, 35; </w:t>
      </w:r>
      <w:r w:rsidRPr="0097146F">
        <w:rPr>
          <w:i/>
          <w:iCs/>
          <w:color w:val="000000" w:themeColor="text1"/>
        </w:rPr>
        <w:t>F</w:t>
      </w:r>
      <w:r w:rsidRPr="0097146F">
        <w:rPr>
          <w:color w:val="000000" w:themeColor="text1"/>
        </w:rPr>
        <w:t xml:space="preserve"> = 7.3222; </w:t>
      </w:r>
      <w:r w:rsidRPr="0097146F">
        <w:rPr>
          <w:i/>
          <w:iCs/>
          <w:color w:val="000000" w:themeColor="text1"/>
        </w:rPr>
        <w:t>p</w:t>
      </w:r>
      <w:r w:rsidRPr="0097146F">
        <w:rPr>
          <w:color w:val="000000" w:themeColor="text1"/>
        </w:rPr>
        <w:t xml:space="preserve"> = 0.0001; linear mixed model). Post hoc contrasts revealed that </w:t>
      </w:r>
      <w:r w:rsidRPr="0097146F">
        <w:rPr>
          <w:color w:val="000000" w:themeColor="text1"/>
        </w:rPr>
        <w:lastRenderedPageBreak/>
        <w:t>eEPSC amplitude was significantly reduced relative to baseline during the 20-to-25 (</w:t>
      </w:r>
      <w:r w:rsidRPr="0097146F">
        <w:rPr>
          <w:i/>
          <w:iCs/>
          <w:color w:val="000000" w:themeColor="text1"/>
        </w:rPr>
        <w:t>F</w:t>
      </w:r>
      <w:r w:rsidRPr="0097146F">
        <w:rPr>
          <w:color w:val="000000" w:themeColor="text1"/>
        </w:rPr>
        <w:t xml:space="preserve"> = 14.491; </w:t>
      </w:r>
      <w:r w:rsidRPr="0097146F">
        <w:rPr>
          <w:i/>
          <w:iCs/>
          <w:color w:val="000000" w:themeColor="text1"/>
        </w:rPr>
        <w:t>p</w:t>
      </w:r>
      <w:r w:rsidRPr="0097146F">
        <w:rPr>
          <w:color w:val="000000" w:themeColor="text1"/>
        </w:rPr>
        <w:t xml:space="preserve"> = 0.0066564; evaluated against α = 0.01; Fig</w:t>
      </w:r>
      <w:r w:rsidR="009F4D92" w:rsidRPr="0097146F">
        <w:rPr>
          <w:color w:val="000000" w:themeColor="text1"/>
        </w:rPr>
        <w:t xml:space="preserve">ure </w:t>
      </w:r>
      <w:r w:rsidR="00E31356" w:rsidRPr="0097146F">
        <w:rPr>
          <w:color w:val="000000" w:themeColor="text1"/>
        </w:rPr>
        <w:t>7</w:t>
      </w:r>
      <w:r w:rsidRPr="0097146F">
        <w:rPr>
          <w:color w:val="000000" w:themeColor="text1"/>
        </w:rPr>
        <w:t>) and 25-to-30-minute periods (</w:t>
      </w:r>
      <w:r w:rsidRPr="0097146F">
        <w:rPr>
          <w:i/>
          <w:iCs/>
          <w:color w:val="000000" w:themeColor="text1"/>
        </w:rPr>
        <w:t>F</w:t>
      </w:r>
      <w:r w:rsidRPr="0097146F">
        <w:rPr>
          <w:color w:val="000000" w:themeColor="text1"/>
        </w:rPr>
        <w:t xml:space="preserve"> = 14.930; </w:t>
      </w:r>
      <w:r w:rsidRPr="0097146F">
        <w:rPr>
          <w:i/>
          <w:iCs/>
          <w:color w:val="000000" w:themeColor="text1"/>
        </w:rPr>
        <w:t>p</w:t>
      </w:r>
      <w:r w:rsidRPr="0097146F">
        <w:rPr>
          <w:color w:val="000000" w:themeColor="text1"/>
        </w:rPr>
        <w:t xml:space="preserve"> = 0.00618; evaluated against α = 0.01; Fig</w:t>
      </w:r>
      <w:r w:rsidR="009F4D92" w:rsidRPr="0097146F">
        <w:rPr>
          <w:color w:val="000000" w:themeColor="text1"/>
        </w:rPr>
        <w:t>ure</w:t>
      </w:r>
      <w:r w:rsidRPr="0097146F">
        <w:rPr>
          <w:color w:val="000000" w:themeColor="text1"/>
        </w:rPr>
        <w:t xml:space="preserve"> </w:t>
      </w:r>
      <w:r w:rsidR="00E31356" w:rsidRPr="0097146F">
        <w:rPr>
          <w:color w:val="000000" w:themeColor="text1"/>
        </w:rPr>
        <w:t>7</w:t>
      </w:r>
      <w:r w:rsidRPr="0097146F">
        <w:rPr>
          <w:color w:val="000000" w:themeColor="text1"/>
        </w:rPr>
        <w:t>), with a final amplitude of 42.67 ± 11.37% of baseline.</w:t>
      </w:r>
    </w:p>
    <w:p w14:paraId="1B76D0BA" w14:textId="77777777" w:rsidR="00FF2CE9" w:rsidRPr="0097146F" w:rsidRDefault="00FF2CE9" w:rsidP="00FF2CE9">
      <w:pPr>
        <w:ind w:firstLine="720"/>
        <w:rPr>
          <w:color w:val="000000" w:themeColor="text1"/>
        </w:rPr>
      </w:pPr>
    </w:p>
    <w:p w14:paraId="3832285E" w14:textId="77777777" w:rsidR="00FF2CE9" w:rsidRPr="0097146F" w:rsidRDefault="00FF2CE9" w:rsidP="00FF2CE9">
      <w:pPr>
        <w:rPr>
          <w:color w:val="000000" w:themeColor="text1"/>
        </w:rPr>
      </w:pPr>
    </w:p>
    <w:p w14:paraId="77436BD9" w14:textId="488DE2BF" w:rsidR="00FF2CE9" w:rsidRPr="0097146F" w:rsidRDefault="00E8463C" w:rsidP="00090599">
      <w:pPr>
        <w:rPr>
          <w:color w:val="000000" w:themeColor="text1"/>
        </w:rPr>
      </w:pPr>
      <w:r w:rsidRPr="0097146F">
        <w:rPr>
          <w:noProof/>
          <w:color w:val="000000" w:themeColor="text1"/>
          <w14:ligatures w14:val="standardContextual"/>
        </w:rPr>
        <w:drawing>
          <wp:inline distT="0" distB="0" distL="0" distR="0" wp14:anchorId="0C33CC80" wp14:editId="2F25864D">
            <wp:extent cx="3979208" cy="5519854"/>
            <wp:effectExtent l="0" t="0" r="0" b="5080"/>
            <wp:docPr id="47020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0674" name="Picture 47020674"/>
                    <pic:cNvPicPr/>
                  </pic:nvPicPr>
                  <pic:blipFill rotWithShape="1">
                    <a:blip r:embed="rId13">
                      <a:extLst>
                        <a:ext uri="{28A0092B-C50C-407E-A947-70E740481C1C}">
                          <a14:useLocalDpi xmlns:a14="http://schemas.microsoft.com/office/drawing/2010/main" val="0"/>
                        </a:ext>
                      </a:extLst>
                    </a:blip>
                    <a:srcRect l="1740" t="1053" r="1"/>
                    <a:stretch>
                      <a:fillRect/>
                    </a:stretch>
                  </pic:blipFill>
                  <pic:spPr bwMode="auto">
                    <a:xfrm>
                      <a:off x="0" y="0"/>
                      <a:ext cx="4056871" cy="5627585"/>
                    </a:xfrm>
                    <a:prstGeom prst="rect">
                      <a:avLst/>
                    </a:prstGeom>
                    <a:ln>
                      <a:noFill/>
                    </a:ln>
                    <a:extLst>
                      <a:ext uri="{53640926-AAD7-44D8-BBD7-CCE9431645EC}">
                        <a14:shadowObscured xmlns:a14="http://schemas.microsoft.com/office/drawing/2010/main"/>
                      </a:ext>
                    </a:extLst>
                  </pic:spPr>
                </pic:pic>
              </a:graphicData>
            </a:graphic>
          </wp:inline>
        </w:drawing>
      </w:r>
    </w:p>
    <w:p w14:paraId="7797893A" w14:textId="4B057904" w:rsidR="00FF2CE9" w:rsidRPr="0097146F" w:rsidRDefault="00B93F9D" w:rsidP="000618B7">
      <w:pPr>
        <w:pStyle w:val="Caption"/>
        <w:rPr>
          <w:rFonts w:ascii="Times New Roman" w:hAnsi="Times New Roman" w:cs="Times New Roman"/>
          <w:i w:val="0"/>
          <w:iCs w:val="0"/>
          <w:color w:val="000000" w:themeColor="text1"/>
          <w:sz w:val="24"/>
          <w:szCs w:val="24"/>
        </w:rPr>
      </w:pPr>
      <w:bookmarkStart w:id="32" w:name="_Toc227760249"/>
      <w:r w:rsidRPr="0097146F">
        <w:rPr>
          <w:rFonts w:ascii="Times New Roman" w:hAnsi="Times New Roman" w:cs="Times New Roman"/>
          <w:b/>
          <w:bCs/>
          <w:i w:val="0"/>
          <w:iCs w:val="0"/>
          <w:color w:val="000000" w:themeColor="text1"/>
          <w:sz w:val="24"/>
          <w:szCs w:val="24"/>
        </w:rPr>
        <w:t xml:space="preserve">Figure </w:t>
      </w:r>
      <w:r w:rsidRPr="0097146F">
        <w:rPr>
          <w:rFonts w:ascii="Times New Roman" w:hAnsi="Times New Roman" w:cs="Times New Roman"/>
          <w:b/>
          <w:bCs/>
          <w:i w:val="0"/>
          <w:iCs w:val="0"/>
          <w:color w:val="000000" w:themeColor="text1"/>
          <w:sz w:val="24"/>
          <w:szCs w:val="24"/>
        </w:rPr>
        <w:fldChar w:fldCharType="begin"/>
      </w:r>
      <w:r w:rsidRPr="0097146F">
        <w:rPr>
          <w:rFonts w:ascii="Times New Roman" w:hAnsi="Times New Roman" w:cs="Times New Roman"/>
          <w:b/>
          <w:bCs/>
          <w:i w:val="0"/>
          <w:iCs w:val="0"/>
          <w:color w:val="000000" w:themeColor="text1"/>
          <w:sz w:val="24"/>
          <w:szCs w:val="24"/>
        </w:rPr>
        <w:instrText xml:space="preserve"> SEQ Figure \* ARABIC </w:instrText>
      </w:r>
      <w:r w:rsidRPr="0097146F">
        <w:rPr>
          <w:rFonts w:ascii="Times New Roman" w:hAnsi="Times New Roman" w:cs="Times New Roman"/>
          <w:b/>
          <w:bCs/>
          <w:i w:val="0"/>
          <w:iCs w:val="0"/>
          <w:color w:val="000000" w:themeColor="text1"/>
          <w:sz w:val="24"/>
          <w:szCs w:val="24"/>
        </w:rPr>
        <w:fldChar w:fldCharType="separate"/>
      </w:r>
      <w:r w:rsidR="004675E5" w:rsidRPr="0097146F">
        <w:rPr>
          <w:rFonts w:ascii="Times New Roman" w:hAnsi="Times New Roman" w:cs="Times New Roman"/>
          <w:b/>
          <w:bCs/>
          <w:i w:val="0"/>
          <w:iCs w:val="0"/>
          <w:noProof/>
          <w:color w:val="000000" w:themeColor="text1"/>
          <w:sz w:val="24"/>
          <w:szCs w:val="24"/>
        </w:rPr>
        <w:t>7</w:t>
      </w:r>
      <w:r w:rsidRPr="0097146F">
        <w:rPr>
          <w:rFonts w:ascii="Times New Roman" w:hAnsi="Times New Roman" w:cs="Times New Roman"/>
          <w:b/>
          <w:bCs/>
          <w:i w:val="0"/>
          <w:iCs w:val="0"/>
          <w:color w:val="000000" w:themeColor="text1"/>
          <w:sz w:val="24"/>
          <w:szCs w:val="24"/>
        </w:rPr>
        <w:fldChar w:fldCharType="end"/>
      </w:r>
      <w:r w:rsidRPr="0097146F">
        <w:rPr>
          <w:rFonts w:ascii="Times New Roman" w:hAnsi="Times New Roman" w:cs="Times New Roman"/>
          <w:b/>
          <w:bCs/>
          <w:i w:val="0"/>
          <w:iCs w:val="0"/>
          <w:color w:val="000000" w:themeColor="text1"/>
          <w:sz w:val="24"/>
          <w:szCs w:val="24"/>
        </w:rPr>
        <w:t>. High frequency stimulation (HFS) following acute stress decreases evoked excitatory postsynaptic current (eEPSC) amplitude over time</w:t>
      </w:r>
      <w:r w:rsidR="00FF2CE9"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w:t>
      </w:r>
      <w:r w:rsidR="00FF2CE9" w:rsidRPr="0097146F">
        <w:rPr>
          <w:rFonts w:ascii="Times New Roman" w:hAnsi="Times New Roman" w:cs="Times New Roman"/>
          <w:b/>
          <w:bCs/>
          <w:i w:val="0"/>
          <w:iCs w:val="0"/>
          <w:color w:val="000000" w:themeColor="text1"/>
          <w:sz w:val="24"/>
          <w:szCs w:val="24"/>
        </w:rPr>
        <w:t>A</w:t>
      </w:r>
      <w:r w:rsidR="00490772"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Representative traces consisting of eEPSC</w:t>
      </w:r>
      <w:r w:rsidR="001A0F5B" w:rsidRPr="0097146F">
        <w:rPr>
          <w:rFonts w:ascii="Times New Roman" w:hAnsi="Times New Roman" w:cs="Times New Roman"/>
          <w:i w:val="0"/>
          <w:iCs w:val="0"/>
          <w:color w:val="000000" w:themeColor="text1"/>
          <w:sz w:val="24"/>
          <w:szCs w:val="24"/>
        </w:rPr>
        <w:t>s</w:t>
      </w:r>
      <w:r w:rsidR="00FF2CE9" w:rsidRPr="0097146F">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w:t>
      </w:r>
      <w:proofErr w:type="spellStart"/>
      <w:r w:rsidR="00FF2CE9" w:rsidRPr="0097146F">
        <w:rPr>
          <w:rFonts w:ascii="Times New Roman" w:hAnsi="Times New Roman" w:cs="Times New Roman"/>
          <w:i w:val="0"/>
          <w:iCs w:val="0"/>
          <w:color w:val="000000" w:themeColor="text1"/>
          <w:sz w:val="24"/>
          <w:szCs w:val="24"/>
        </w:rPr>
        <w:t>pA</w:t>
      </w:r>
      <w:proofErr w:type="spellEnd"/>
      <w:r w:rsidR="00FF2CE9" w:rsidRPr="0097146F">
        <w:rPr>
          <w:rFonts w:ascii="Times New Roman" w:hAnsi="Times New Roman" w:cs="Times New Roman"/>
          <w:i w:val="0"/>
          <w:iCs w:val="0"/>
          <w:color w:val="000000" w:themeColor="text1"/>
          <w:sz w:val="24"/>
          <w:szCs w:val="24"/>
        </w:rPr>
        <w:t xml:space="preserve">/10 msec, and </w:t>
      </w:r>
      <w:r w:rsidR="00FF2CE9" w:rsidRPr="0097146F">
        <w:rPr>
          <w:rFonts w:ascii="Times New Roman" w:hAnsi="Times New Roman" w:cs="Times New Roman"/>
          <w:b/>
          <w:bCs/>
          <w:i w:val="0"/>
          <w:iCs w:val="0"/>
          <w:color w:val="000000" w:themeColor="text1"/>
          <w:sz w:val="24"/>
          <w:szCs w:val="24"/>
        </w:rPr>
        <w:t>B</w:t>
      </w:r>
      <w:r w:rsidR="00490772"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a representative recording from one neuron. </w:t>
      </w:r>
      <w:r w:rsidR="00FF2CE9" w:rsidRPr="0097146F">
        <w:rPr>
          <w:rFonts w:ascii="Times New Roman" w:hAnsi="Times New Roman" w:cs="Times New Roman"/>
          <w:b/>
          <w:bCs/>
          <w:i w:val="0"/>
          <w:iCs w:val="0"/>
          <w:color w:val="000000" w:themeColor="text1"/>
          <w:sz w:val="24"/>
          <w:szCs w:val="24"/>
        </w:rPr>
        <w:t>C</w:t>
      </w:r>
      <w:r w:rsidR="00490772"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Summary data in which each point represents the </w:t>
      </w:r>
      <w:r w:rsidR="00A57357" w:rsidRPr="0097146F">
        <w:rPr>
          <w:rFonts w:ascii="Times New Roman" w:hAnsi="Times New Roman" w:cs="Times New Roman"/>
          <w:i w:val="0"/>
          <w:iCs w:val="0"/>
          <w:color w:val="000000" w:themeColor="text1"/>
          <w:sz w:val="24"/>
          <w:szCs w:val="24"/>
        </w:rPr>
        <w:t xml:space="preserve">eEPSC amplitude per minute </w:t>
      </w:r>
      <w:r w:rsidR="00FF2CE9" w:rsidRPr="0097146F">
        <w:rPr>
          <w:rFonts w:ascii="Times New Roman" w:hAnsi="Times New Roman" w:cs="Times New Roman"/>
          <w:i w:val="0"/>
          <w:iCs w:val="0"/>
          <w:color w:val="000000" w:themeColor="text1"/>
          <w:sz w:val="24"/>
          <w:szCs w:val="24"/>
        </w:rPr>
        <w:t xml:space="preserve">± standard error across all neurons and </w:t>
      </w:r>
      <w:r w:rsidR="00FF2CE9" w:rsidRPr="0097146F">
        <w:rPr>
          <w:rFonts w:ascii="Times New Roman" w:hAnsi="Times New Roman" w:cs="Times New Roman"/>
          <w:color w:val="000000" w:themeColor="text1"/>
          <w:sz w:val="24"/>
          <w:szCs w:val="24"/>
        </w:rPr>
        <w:t>n</w:t>
      </w:r>
      <w:r w:rsidR="00FF2CE9" w:rsidRPr="0097146F">
        <w:rPr>
          <w:rFonts w:ascii="Times New Roman" w:hAnsi="Times New Roman" w:cs="Times New Roman"/>
          <w:i w:val="0"/>
          <w:iCs w:val="0"/>
          <w:color w:val="000000" w:themeColor="text1"/>
          <w:sz w:val="24"/>
          <w:szCs w:val="24"/>
        </w:rPr>
        <w:t xml:space="preserve"> represents the number of unique neurons. The </w:t>
      </w:r>
      <w:r w:rsidR="00FF2CE9" w:rsidRPr="0097146F">
        <w:rPr>
          <w:rFonts w:ascii="Times New Roman" w:hAnsi="Times New Roman" w:cs="Times New Roman"/>
          <w:i w:val="0"/>
          <w:iCs w:val="0"/>
          <w:color w:val="000000" w:themeColor="text1"/>
          <w:sz w:val="24"/>
          <w:szCs w:val="24"/>
        </w:rPr>
        <w:lastRenderedPageBreak/>
        <w:t xml:space="preserve">asterisks indicate a statistically significant change in current amplitude relative to the baseline (post hoc contrast; ** = </w:t>
      </w:r>
      <w:r w:rsidR="00FF2CE9" w:rsidRPr="0097146F">
        <w:rPr>
          <w:rFonts w:ascii="Times New Roman" w:hAnsi="Times New Roman" w:cs="Times New Roman"/>
          <w:color w:val="000000" w:themeColor="text1"/>
          <w:sz w:val="24"/>
          <w:szCs w:val="24"/>
        </w:rPr>
        <w:t xml:space="preserve">p </w:t>
      </w:r>
      <w:r w:rsidR="00FF2CE9" w:rsidRPr="0097146F">
        <w:rPr>
          <w:rFonts w:ascii="Times New Roman" w:hAnsi="Times New Roman" w:cs="Times New Roman"/>
          <w:i w:val="0"/>
          <w:iCs w:val="0"/>
          <w:color w:val="000000" w:themeColor="text1"/>
          <w:sz w:val="24"/>
          <w:szCs w:val="24"/>
        </w:rPr>
        <w:t>&lt; 0.01).</w:t>
      </w:r>
      <w:bookmarkEnd w:id="32"/>
    </w:p>
    <w:p w14:paraId="0B787AC6" w14:textId="77777777" w:rsidR="00FF2CE9" w:rsidRPr="0097146F" w:rsidRDefault="00FF2CE9" w:rsidP="00FF2CE9">
      <w:pPr>
        <w:rPr>
          <w:color w:val="000000" w:themeColor="text1"/>
        </w:rPr>
      </w:pPr>
    </w:p>
    <w:p w14:paraId="280AA56B" w14:textId="028A5DA7" w:rsidR="00FF2CE9" w:rsidRPr="0097146F" w:rsidRDefault="00145066" w:rsidP="004348FF">
      <w:pPr>
        <w:spacing w:line="360" w:lineRule="auto"/>
        <w:ind w:firstLine="720"/>
        <w:rPr>
          <w:color w:val="000000" w:themeColor="text1"/>
        </w:rPr>
      </w:pPr>
      <w:r w:rsidRPr="0097146F">
        <w:rPr>
          <w:color w:val="000000" w:themeColor="text1"/>
        </w:rPr>
        <w:t xml:space="preserve">The </w:t>
      </w:r>
      <w:r w:rsidR="00FF2CE9" w:rsidRPr="0097146F">
        <w:rPr>
          <w:color w:val="000000" w:themeColor="text1"/>
        </w:rPr>
        <w:t xml:space="preserve">PPR increased significantly over time in neurons from animals exposed to acute stress (1.02 ± 0.10 at baseline to 1.46 ± 0.17 post-HFS; </w:t>
      </w:r>
      <w:r w:rsidR="00FF2CE9" w:rsidRPr="0097146F">
        <w:rPr>
          <w:i/>
          <w:iCs/>
          <w:color w:val="000000" w:themeColor="text1"/>
        </w:rPr>
        <w:t>n</w:t>
      </w:r>
      <w:r w:rsidR="00FF2CE9" w:rsidRPr="0097146F">
        <w:rPr>
          <w:color w:val="000000" w:themeColor="text1"/>
        </w:rPr>
        <w:t xml:space="preserve"> = 8; </w:t>
      </w:r>
      <w:r w:rsidR="00FF2CE9" w:rsidRPr="0097146F">
        <w:rPr>
          <w:i/>
          <w:iCs/>
          <w:color w:val="000000" w:themeColor="text1"/>
        </w:rPr>
        <w:t>t</w:t>
      </w:r>
      <w:r w:rsidR="00FF2CE9" w:rsidRPr="0097146F">
        <w:rPr>
          <w:color w:val="000000" w:themeColor="text1"/>
        </w:rPr>
        <w:t xml:space="preserve"> = 2.8363; </w:t>
      </w:r>
      <w:proofErr w:type="spellStart"/>
      <w:r w:rsidR="00FF2CE9" w:rsidRPr="0097146F">
        <w:rPr>
          <w:i/>
          <w:iCs/>
          <w:color w:val="000000" w:themeColor="text1"/>
        </w:rPr>
        <w:t>df</w:t>
      </w:r>
      <w:proofErr w:type="spellEnd"/>
      <w:r w:rsidR="00FF2CE9" w:rsidRPr="0097146F">
        <w:rPr>
          <w:color w:val="000000" w:themeColor="text1"/>
        </w:rPr>
        <w:t xml:space="preserve"> = 7; </w:t>
      </w:r>
      <w:r w:rsidR="00FF2CE9" w:rsidRPr="0097146F">
        <w:rPr>
          <w:i/>
          <w:iCs/>
          <w:color w:val="000000" w:themeColor="text1"/>
        </w:rPr>
        <w:t>p</w:t>
      </w:r>
      <w:r w:rsidR="00FF2CE9" w:rsidRPr="0097146F">
        <w:rPr>
          <w:color w:val="000000" w:themeColor="text1"/>
        </w:rPr>
        <w:t xml:space="preserve"> = 0.02518; paired </w:t>
      </w:r>
      <w:r w:rsidR="00FF2CE9" w:rsidRPr="0097146F">
        <w:rPr>
          <w:i/>
          <w:iCs/>
          <w:color w:val="000000" w:themeColor="text1"/>
        </w:rPr>
        <w:t>t</w:t>
      </w:r>
      <w:r w:rsidR="00FF2CE9" w:rsidRPr="0097146F">
        <w:rPr>
          <w:color w:val="000000" w:themeColor="text1"/>
        </w:rPr>
        <w:t>-test; Fig</w:t>
      </w:r>
      <w:r w:rsidR="009F4D92" w:rsidRPr="0097146F">
        <w:rPr>
          <w:color w:val="000000" w:themeColor="text1"/>
        </w:rPr>
        <w:t>ure</w:t>
      </w:r>
      <w:r w:rsidR="00FF2CE9" w:rsidRPr="0097146F">
        <w:rPr>
          <w:color w:val="000000" w:themeColor="text1"/>
        </w:rPr>
        <w:t xml:space="preserve"> </w:t>
      </w:r>
      <w:r w:rsidR="00E31356" w:rsidRPr="0097146F">
        <w:rPr>
          <w:color w:val="000000" w:themeColor="text1"/>
        </w:rPr>
        <w:t>8</w:t>
      </w:r>
      <w:r w:rsidR="00FF2CE9" w:rsidRPr="0097146F">
        <w:rPr>
          <w:color w:val="000000" w:themeColor="text1"/>
        </w:rPr>
        <w:t xml:space="preserve">A), consistent with a decreased probability of presynaptic glutamate release. In contrast, the </w:t>
      </w:r>
      <w:r w:rsidR="00A50B6F" w:rsidRPr="0097146F">
        <w:rPr>
          <w:color w:val="000000" w:themeColor="text1"/>
        </w:rPr>
        <w:t>inverse squared</w:t>
      </w:r>
      <w:r w:rsidR="00A50B6F" w:rsidRPr="0097146F">
        <w:rPr>
          <w:b/>
          <w:bCs/>
          <w:color w:val="000000" w:themeColor="text1"/>
        </w:rPr>
        <w:t xml:space="preserve"> </w:t>
      </w:r>
      <w:r w:rsidR="00FF2CE9" w:rsidRPr="0097146F">
        <w:rPr>
          <w:color w:val="000000" w:themeColor="text1"/>
        </w:rPr>
        <w:t>coefficient of variation did not change (</w:t>
      </w:r>
      <w:r w:rsidR="00FF2CE9" w:rsidRPr="0097146F">
        <w:rPr>
          <w:i/>
          <w:iCs/>
          <w:color w:val="000000" w:themeColor="text1"/>
        </w:rPr>
        <w:t>t</w:t>
      </w:r>
      <w:r w:rsidR="00FF2CE9" w:rsidRPr="0097146F">
        <w:rPr>
          <w:color w:val="000000" w:themeColor="text1"/>
        </w:rPr>
        <w:t xml:space="preserve"> = -2.2068; </w:t>
      </w:r>
      <w:proofErr w:type="spellStart"/>
      <w:r w:rsidR="00FF2CE9" w:rsidRPr="0097146F">
        <w:rPr>
          <w:i/>
          <w:iCs/>
          <w:color w:val="000000" w:themeColor="text1"/>
        </w:rPr>
        <w:t>df</w:t>
      </w:r>
      <w:proofErr w:type="spellEnd"/>
      <w:r w:rsidR="00FF2CE9" w:rsidRPr="0097146F">
        <w:rPr>
          <w:color w:val="000000" w:themeColor="text1"/>
        </w:rPr>
        <w:t xml:space="preserve"> = 7; </w:t>
      </w:r>
      <w:r w:rsidR="00FF2CE9" w:rsidRPr="0097146F">
        <w:rPr>
          <w:i/>
          <w:iCs/>
          <w:color w:val="000000" w:themeColor="text1"/>
        </w:rPr>
        <w:t>p</w:t>
      </w:r>
      <w:r w:rsidR="00FF2CE9" w:rsidRPr="0097146F">
        <w:rPr>
          <w:color w:val="000000" w:themeColor="text1"/>
        </w:rPr>
        <w:t xml:space="preserve"> = 0.06309; paired </w:t>
      </w:r>
      <w:r w:rsidR="00FF2CE9" w:rsidRPr="0097146F">
        <w:rPr>
          <w:i/>
          <w:iCs/>
          <w:color w:val="000000" w:themeColor="text1"/>
        </w:rPr>
        <w:t>t</w:t>
      </w:r>
      <w:r w:rsidR="00FF2CE9" w:rsidRPr="0097146F">
        <w:rPr>
          <w:color w:val="000000" w:themeColor="text1"/>
        </w:rPr>
        <w:t>-test, Fig</w:t>
      </w:r>
      <w:r w:rsidR="009F4D92" w:rsidRPr="0097146F">
        <w:rPr>
          <w:color w:val="000000" w:themeColor="text1"/>
        </w:rPr>
        <w:t xml:space="preserve">ure </w:t>
      </w:r>
      <w:r w:rsidR="00E31356" w:rsidRPr="0097146F">
        <w:rPr>
          <w:color w:val="000000" w:themeColor="text1"/>
        </w:rPr>
        <w:t>8</w:t>
      </w:r>
      <w:r w:rsidR="00FF2CE9" w:rsidRPr="0097146F">
        <w:rPr>
          <w:color w:val="000000" w:themeColor="text1"/>
        </w:rPr>
        <w:t>B)</w:t>
      </w:r>
      <w:r w:rsidR="00E95191" w:rsidRPr="0097146F">
        <w:rPr>
          <w:color w:val="000000" w:themeColor="text1"/>
        </w:rPr>
        <w:t>, suggesting no clear evidence for changes in quantal size or number of release sites.</w:t>
      </w:r>
    </w:p>
    <w:p w14:paraId="3B78C925" w14:textId="77777777" w:rsidR="00FF2CE9" w:rsidRPr="0097146F" w:rsidRDefault="00FF2CE9" w:rsidP="00FF2CE9">
      <w:pPr>
        <w:rPr>
          <w:color w:val="000000" w:themeColor="text1"/>
        </w:rPr>
      </w:pPr>
    </w:p>
    <w:p w14:paraId="23C97107" w14:textId="77777777" w:rsidR="00FF2CE9" w:rsidRPr="0097146F" w:rsidRDefault="00FF2CE9" w:rsidP="00FF2CE9">
      <w:pPr>
        <w:rPr>
          <w:color w:val="000000" w:themeColor="text1"/>
        </w:rPr>
      </w:pPr>
    </w:p>
    <w:p w14:paraId="0201D231" w14:textId="77777777" w:rsidR="00FF2CE9" w:rsidRPr="0097146F" w:rsidRDefault="00FF2CE9" w:rsidP="00090599">
      <w:pPr>
        <w:rPr>
          <w:color w:val="000000" w:themeColor="text1"/>
        </w:rPr>
      </w:pPr>
      <w:r w:rsidRPr="0097146F">
        <w:rPr>
          <w:noProof/>
          <w:color w:val="000000" w:themeColor="text1"/>
        </w:rPr>
        <w:drawing>
          <wp:inline distT="0" distB="0" distL="0" distR="0" wp14:anchorId="13BE54C7" wp14:editId="4A2AE401">
            <wp:extent cx="5785338" cy="2164715"/>
            <wp:effectExtent l="0" t="0" r="6350" b="0"/>
            <wp:docPr id="7942957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95706" name="Picture 794295706"/>
                    <pic:cNvPicPr/>
                  </pic:nvPicPr>
                  <pic:blipFill rotWithShape="1">
                    <a:blip r:embed="rId14" cstate="print">
                      <a:extLst>
                        <a:ext uri="{28A0092B-C50C-407E-A947-70E740481C1C}">
                          <a14:useLocalDpi xmlns:a14="http://schemas.microsoft.com/office/drawing/2010/main" val="0"/>
                        </a:ext>
                      </a:extLst>
                    </a:blip>
                    <a:srcRect l="2663"/>
                    <a:stretch>
                      <a:fillRect/>
                    </a:stretch>
                  </pic:blipFill>
                  <pic:spPr bwMode="auto">
                    <a:xfrm>
                      <a:off x="0" y="0"/>
                      <a:ext cx="5785338" cy="2164715"/>
                    </a:xfrm>
                    <a:prstGeom prst="rect">
                      <a:avLst/>
                    </a:prstGeom>
                    <a:ln>
                      <a:noFill/>
                    </a:ln>
                    <a:extLst>
                      <a:ext uri="{53640926-AAD7-44D8-BBD7-CCE9431645EC}">
                        <a14:shadowObscured xmlns:a14="http://schemas.microsoft.com/office/drawing/2010/main"/>
                      </a:ext>
                    </a:extLst>
                  </pic:spPr>
                </pic:pic>
              </a:graphicData>
            </a:graphic>
          </wp:inline>
        </w:drawing>
      </w:r>
    </w:p>
    <w:p w14:paraId="1AE96191" w14:textId="02AFBC0E" w:rsidR="00FF2CE9" w:rsidRPr="0097146F" w:rsidRDefault="00E07581" w:rsidP="00E07581">
      <w:pPr>
        <w:pStyle w:val="Caption"/>
        <w:rPr>
          <w:rFonts w:ascii="Times New Roman" w:hAnsi="Times New Roman" w:cs="Times New Roman"/>
          <w:color w:val="000000" w:themeColor="text1"/>
          <w:sz w:val="24"/>
          <w:szCs w:val="24"/>
        </w:rPr>
      </w:pPr>
      <w:bookmarkStart w:id="33" w:name="_Toc227760250"/>
      <w:r w:rsidRPr="0097146F">
        <w:rPr>
          <w:rFonts w:ascii="Times New Roman" w:hAnsi="Times New Roman" w:cs="Times New Roman"/>
          <w:b/>
          <w:bCs/>
          <w:i w:val="0"/>
          <w:iCs w:val="0"/>
          <w:color w:val="000000" w:themeColor="text1"/>
          <w:sz w:val="24"/>
          <w:szCs w:val="24"/>
        </w:rPr>
        <w:t xml:space="preserve">Figure </w:t>
      </w:r>
      <w:r w:rsidRPr="0097146F">
        <w:rPr>
          <w:rFonts w:ascii="Times New Roman" w:hAnsi="Times New Roman" w:cs="Times New Roman"/>
          <w:b/>
          <w:bCs/>
          <w:i w:val="0"/>
          <w:iCs w:val="0"/>
          <w:color w:val="000000" w:themeColor="text1"/>
          <w:sz w:val="24"/>
          <w:szCs w:val="24"/>
        </w:rPr>
        <w:fldChar w:fldCharType="begin"/>
      </w:r>
      <w:r w:rsidRPr="0097146F">
        <w:rPr>
          <w:rFonts w:ascii="Times New Roman" w:hAnsi="Times New Roman" w:cs="Times New Roman"/>
          <w:b/>
          <w:bCs/>
          <w:i w:val="0"/>
          <w:iCs w:val="0"/>
          <w:color w:val="000000" w:themeColor="text1"/>
          <w:sz w:val="24"/>
          <w:szCs w:val="24"/>
        </w:rPr>
        <w:instrText xml:space="preserve"> SEQ Figure \* ARABIC </w:instrText>
      </w:r>
      <w:r w:rsidRPr="0097146F">
        <w:rPr>
          <w:rFonts w:ascii="Times New Roman" w:hAnsi="Times New Roman" w:cs="Times New Roman"/>
          <w:b/>
          <w:bCs/>
          <w:i w:val="0"/>
          <w:iCs w:val="0"/>
          <w:color w:val="000000" w:themeColor="text1"/>
          <w:sz w:val="24"/>
          <w:szCs w:val="24"/>
        </w:rPr>
        <w:fldChar w:fldCharType="separate"/>
      </w:r>
      <w:r w:rsidR="004675E5" w:rsidRPr="0097146F">
        <w:rPr>
          <w:rFonts w:ascii="Times New Roman" w:hAnsi="Times New Roman" w:cs="Times New Roman"/>
          <w:b/>
          <w:bCs/>
          <w:i w:val="0"/>
          <w:iCs w:val="0"/>
          <w:noProof/>
          <w:color w:val="000000" w:themeColor="text1"/>
          <w:sz w:val="24"/>
          <w:szCs w:val="24"/>
        </w:rPr>
        <w:t>8</w:t>
      </w:r>
      <w:r w:rsidRPr="0097146F">
        <w:rPr>
          <w:rFonts w:ascii="Times New Roman" w:hAnsi="Times New Roman" w:cs="Times New Roman"/>
          <w:b/>
          <w:bCs/>
          <w:i w:val="0"/>
          <w:iCs w:val="0"/>
          <w:color w:val="000000" w:themeColor="text1"/>
          <w:sz w:val="24"/>
          <w:szCs w:val="24"/>
        </w:rPr>
        <w:fldChar w:fldCharType="end"/>
      </w:r>
      <w:r w:rsidRPr="0097146F">
        <w:rPr>
          <w:rFonts w:ascii="Times New Roman" w:hAnsi="Times New Roman" w:cs="Times New Roman"/>
          <w:b/>
          <w:bCs/>
          <w:i w:val="0"/>
          <w:iCs w:val="0"/>
          <w:color w:val="000000" w:themeColor="text1"/>
          <w:sz w:val="24"/>
          <w:szCs w:val="24"/>
        </w:rPr>
        <w:t>. The paired pulse ratio (PPR) significantly increased, and inverse squared coefficient of variation did not change after high frequency stimulation (HFS) following acute stress</w:t>
      </w:r>
      <w:r w:rsidRPr="0097146F">
        <w:rPr>
          <w:rFonts w:ascii="Times New Roman" w:hAnsi="Times New Roman" w:cs="Times New Roman"/>
          <w:b/>
          <w:bCs/>
          <w:color w:val="000000" w:themeColor="text1"/>
          <w:sz w:val="24"/>
          <w:szCs w:val="24"/>
        </w:rPr>
        <w:t>.</w:t>
      </w:r>
      <w:r w:rsidR="00FF2CE9" w:rsidRPr="0097146F">
        <w:rPr>
          <w:rFonts w:ascii="Times New Roman" w:hAnsi="Times New Roman" w:cs="Times New Roman"/>
          <w:color w:val="000000" w:themeColor="text1"/>
          <w:sz w:val="24"/>
          <w:szCs w:val="24"/>
        </w:rPr>
        <w:t xml:space="preserve"> </w:t>
      </w:r>
      <w:r w:rsidR="00FF2CE9" w:rsidRPr="0097146F">
        <w:rPr>
          <w:rFonts w:ascii="Times New Roman" w:hAnsi="Times New Roman" w:cs="Times New Roman"/>
          <w:i w:val="0"/>
          <w:iCs w:val="0"/>
          <w:color w:val="000000" w:themeColor="text1"/>
          <w:sz w:val="24"/>
          <w:szCs w:val="24"/>
        </w:rPr>
        <w:t>Each grey point</w:t>
      </w:r>
      <w:r w:rsidR="00801937" w:rsidRPr="0097146F">
        <w:rPr>
          <w:rFonts w:ascii="Times New Roman" w:hAnsi="Times New Roman" w:cs="Times New Roman"/>
          <w:i w:val="0"/>
          <w:iCs w:val="0"/>
          <w:color w:val="000000" w:themeColor="text1"/>
          <w:sz w:val="24"/>
          <w:szCs w:val="24"/>
        </w:rPr>
        <w:t xml:space="preserve"> (</w:t>
      </w:r>
      <w:r w:rsidR="00801937" w:rsidRPr="0097146F">
        <w:rPr>
          <w:rFonts w:ascii="Times New Roman" w:hAnsi="Times New Roman" w:cs="Times New Roman"/>
          <w:color w:val="000000" w:themeColor="text1"/>
          <w:sz w:val="24"/>
          <w:szCs w:val="24"/>
        </w:rPr>
        <w:t>n</w:t>
      </w:r>
      <w:r w:rsidR="00801937" w:rsidRPr="0097146F">
        <w:rPr>
          <w:rFonts w:ascii="Times New Roman" w:hAnsi="Times New Roman" w:cs="Times New Roman"/>
          <w:i w:val="0"/>
          <w:iCs w:val="0"/>
          <w:color w:val="000000" w:themeColor="text1"/>
          <w:sz w:val="24"/>
          <w:szCs w:val="24"/>
        </w:rPr>
        <w:t xml:space="preserve"> = 8)</w:t>
      </w:r>
      <w:r w:rsidR="00FF2CE9" w:rsidRPr="0097146F">
        <w:rPr>
          <w:rFonts w:ascii="Times New Roman" w:hAnsi="Times New Roman" w:cs="Times New Roman"/>
          <w:i w:val="0"/>
          <w:iCs w:val="0"/>
          <w:color w:val="000000" w:themeColor="text1"/>
          <w:sz w:val="24"/>
          <w:szCs w:val="24"/>
        </w:rPr>
        <w:t xml:space="preserve"> represents the mean </w:t>
      </w:r>
      <w:r w:rsidR="00FF2CE9" w:rsidRPr="0097146F">
        <w:rPr>
          <w:rFonts w:ascii="Times New Roman" w:hAnsi="Times New Roman" w:cs="Times New Roman"/>
          <w:b/>
          <w:bCs/>
          <w:i w:val="0"/>
          <w:iCs w:val="0"/>
          <w:color w:val="000000" w:themeColor="text1"/>
          <w:sz w:val="24"/>
          <w:szCs w:val="24"/>
        </w:rPr>
        <w:t>A</w:t>
      </w:r>
      <w:r w:rsidR="00B57BEF"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PPR or </w:t>
      </w:r>
      <w:r w:rsidR="00FF2CE9" w:rsidRPr="0097146F">
        <w:rPr>
          <w:rFonts w:ascii="Times New Roman" w:hAnsi="Times New Roman" w:cs="Times New Roman"/>
          <w:b/>
          <w:bCs/>
          <w:i w:val="0"/>
          <w:iCs w:val="0"/>
          <w:color w:val="000000" w:themeColor="text1"/>
          <w:sz w:val="24"/>
          <w:szCs w:val="24"/>
        </w:rPr>
        <w:t>B</w:t>
      </w:r>
      <w:r w:rsidR="00B57BEF"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w:t>
      </w:r>
      <w:r w:rsidR="00A50B6F" w:rsidRPr="0097146F">
        <w:rPr>
          <w:rFonts w:ascii="Times New Roman" w:hAnsi="Times New Roman" w:cs="Times New Roman"/>
          <w:i w:val="0"/>
          <w:iCs w:val="0"/>
          <w:color w:val="000000" w:themeColor="text1"/>
          <w:sz w:val="24"/>
          <w:szCs w:val="24"/>
        </w:rPr>
        <w:t>inverse squared</w:t>
      </w:r>
      <w:r w:rsidR="00A50B6F" w:rsidRPr="0097146F">
        <w:rPr>
          <w:rFonts w:ascii="Times New Roman" w:hAnsi="Times New Roman" w:cs="Times New Roman"/>
          <w:b/>
          <w:bCs/>
          <w:i w:val="0"/>
          <w:iCs w:val="0"/>
          <w:color w:val="000000" w:themeColor="text1"/>
          <w:sz w:val="24"/>
          <w:szCs w:val="24"/>
        </w:rPr>
        <w:t xml:space="preserve"> </w:t>
      </w:r>
      <w:r w:rsidR="00FF2CE9" w:rsidRPr="0097146F">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97146F">
        <w:rPr>
          <w:rFonts w:ascii="Times New Roman" w:hAnsi="Times New Roman" w:cs="Times New Roman"/>
          <w:i w:val="0"/>
          <w:iCs w:val="0"/>
          <w:color w:val="000000" w:themeColor="text1"/>
          <w:sz w:val="24"/>
          <w:szCs w:val="24"/>
        </w:rPr>
        <w:t>inverse squared</w:t>
      </w:r>
      <w:r w:rsidR="00A50B6F" w:rsidRPr="0097146F">
        <w:rPr>
          <w:rFonts w:ascii="Times New Roman" w:hAnsi="Times New Roman" w:cs="Times New Roman"/>
          <w:b/>
          <w:bCs/>
          <w:i w:val="0"/>
          <w:iCs w:val="0"/>
          <w:color w:val="000000" w:themeColor="text1"/>
          <w:sz w:val="24"/>
          <w:szCs w:val="24"/>
        </w:rPr>
        <w:t xml:space="preserve"> </w:t>
      </w:r>
      <w:r w:rsidR="00FF2CE9" w:rsidRPr="0097146F">
        <w:rPr>
          <w:rFonts w:ascii="Times New Roman" w:hAnsi="Times New Roman" w:cs="Times New Roman"/>
          <w:i w:val="0"/>
          <w:iCs w:val="0"/>
          <w:color w:val="000000" w:themeColor="text1"/>
          <w:sz w:val="24"/>
          <w:szCs w:val="24"/>
        </w:rPr>
        <w:t xml:space="preserve">coefficient of variation ± standard error for the group. The asterisks indicate a statistically significant change in PPR relative to the baseline (paired </w:t>
      </w:r>
      <w:r w:rsidR="00FF2CE9" w:rsidRPr="0097146F">
        <w:rPr>
          <w:rFonts w:ascii="Times New Roman" w:hAnsi="Times New Roman" w:cs="Times New Roman"/>
          <w:color w:val="000000" w:themeColor="text1"/>
          <w:sz w:val="24"/>
          <w:szCs w:val="24"/>
        </w:rPr>
        <w:t>t</w:t>
      </w:r>
      <w:r w:rsidR="00FF2CE9" w:rsidRPr="0097146F">
        <w:rPr>
          <w:rFonts w:ascii="Times New Roman" w:hAnsi="Times New Roman" w:cs="Times New Roman"/>
          <w:i w:val="0"/>
          <w:iCs w:val="0"/>
          <w:color w:val="000000" w:themeColor="text1"/>
          <w:sz w:val="24"/>
          <w:szCs w:val="24"/>
        </w:rPr>
        <w:t xml:space="preserve">-test; * = </w:t>
      </w:r>
      <w:r w:rsidR="00FF2CE9" w:rsidRPr="0097146F">
        <w:rPr>
          <w:rFonts w:ascii="Times New Roman" w:hAnsi="Times New Roman" w:cs="Times New Roman"/>
          <w:color w:val="000000" w:themeColor="text1"/>
          <w:sz w:val="24"/>
          <w:szCs w:val="24"/>
        </w:rPr>
        <w:t>p</w:t>
      </w:r>
      <w:r w:rsidR="00FF2CE9" w:rsidRPr="0097146F">
        <w:rPr>
          <w:rFonts w:ascii="Times New Roman" w:hAnsi="Times New Roman" w:cs="Times New Roman"/>
          <w:i w:val="0"/>
          <w:iCs w:val="0"/>
          <w:color w:val="000000" w:themeColor="text1"/>
          <w:sz w:val="24"/>
          <w:szCs w:val="24"/>
        </w:rPr>
        <w:t xml:space="preserve"> &lt; 0.05</w:t>
      </w:r>
      <w:r w:rsidR="003016B4" w:rsidRPr="0097146F">
        <w:rPr>
          <w:rFonts w:ascii="Times New Roman" w:hAnsi="Times New Roman" w:cs="Times New Roman"/>
          <w:i w:val="0"/>
          <w:iCs w:val="0"/>
          <w:color w:val="000000" w:themeColor="text1"/>
          <w:sz w:val="24"/>
          <w:szCs w:val="24"/>
        </w:rPr>
        <w:t>, ns = not significant</w:t>
      </w:r>
      <w:r w:rsidR="00FF2CE9" w:rsidRPr="0097146F">
        <w:rPr>
          <w:rFonts w:ascii="Times New Roman" w:hAnsi="Times New Roman" w:cs="Times New Roman"/>
          <w:i w:val="0"/>
          <w:iCs w:val="0"/>
          <w:color w:val="000000" w:themeColor="text1"/>
          <w:sz w:val="24"/>
          <w:szCs w:val="24"/>
        </w:rPr>
        <w:t>).</w:t>
      </w:r>
      <w:bookmarkEnd w:id="33"/>
    </w:p>
    <w:p w14:paraId="0650C143" w14:textId="77777777" w:rsidR="00FF2CE9" w:rsidRPr="0097146F" w:rsidRDefault="00FF2CE9" w:rsidP="00FF2CE9">
      <w:pPr>
        <w:rPr>
          <w:color w:val="000000" w:themeColor="text1"/>
        </w:rPr>
      </w:pPr>
    </w:p>
    <w:p w14:paraId="1EA69143" w14:textId="1E2A936D" w:rsidR="0095363E" w:rsidRPr="0097146F" w:rsidRDefault="0095363E" w:rsidP="004348FF">
      <w:pPr>
        <w:spacing w:line="360" w:lineRule="auto"/>
        <w:ind w:firstLine="720"/>
        <w:rPr>
          <w:color w:val="000000" w:themeColor="text1"/>
        </w:rPr>
      </w:pPr>
      <w:r w:rsidRPr="0097146F">
        <w:rPr>
          <w:color w:val="000000" w:themeColor="text1"/>
        </w:rPr>
        <w:t>Action potential peak frequency (</w:t>
      </w:r>
      <w:proofErr w:type="spellStart"/>
      <w:r w:rsidRPr="0097146F">
        <w:rPr>
          <w:i/>
          <w:iCs/>
          <w:color w:val="000000" w:themeColor="text1"/>
        </w:rPr>
        <w:t>df</w:t>
      </w:r>
      <w:proofErr w:type="spellEnd"/>
      <w:r w:rsidRPr="0097146F">
        <w:rPr>
          <w:color w:val="000000" w:themeColor="text1"/>
        </w:rPr>
        <w:t xml:space="preserve"> = 1, 151; </w:t>
      </w:r>
      <w:r w:rsidRPr="0097146F">
        <w:rPr>
          <w:i/>
          <w:iCs/>
          <w:color w:val="000000" w:themeColor="text1"/>
        </w:rPr>
        <w:t>F</w:t>
      </w:r>
      <w:r w:rsidRPr="0097146F">
        <w:rPr>
          <w:color w:val="000000" w:themeColor="text1"/>
        </w:rPr>
        <w:t xml:space="preserve"> = 22.10576; </w:t>
      </w:r>
      <w:r w:rsidRPr="0097146F">
        <w:rPr>
          <w:i/>
          <w:iCs/>
          <w:color w:val="000000" w:themeColor="text1"/>
        </w:rPr>
        <w:t>p</w:t>
      </w:r>
      <w:r w:rsidRPr="0097146F">
        <w:rPr>
          <w:color w:val="000000" w:themeColor="text1"/>
        </w:rPr>
        <w:t xml:space="preserve"> &lt; 0.0001; Table 4; Fig</w:t>
      </w:r>
      <w:r w:rsidR="009F4D92" w:rsidRPr="0097146F">
        <w:rPr>
          <w:color w:val="000000" w:themeColor="text1"/>
        </w:rPr>
        <w:t xml:space="preserve">ure </w:t>
      </w:r>
      <w:r w:rsidRPr="0097146F">
        <w:rPr>
          <w:color w:val="000000" w:themeColor="text1"/>
        </w:rPr>
        <w:t>9A) and peak amplitude (</w:t>
      </w:r>
      <w:r w:rsidRPr="0097146F">
        <w:rPr>
          <w:i/>
          <w:iCs/>
          <w:color w:val="000000" w:themeColor="text1"/>
        </w:rPr>
        <w:t>t</w:t>
      </w:r>
      <w:r w:rsidRPr="0097146F">
        <w:rPr>
          <w:color w:val="000000" w:themeColor="text1"/>
        </w:rPr>
        <w:t xml:space="preserve"> = 4.3501; </w:t>
      </w:r>
      <w:proofErr w:type="spellStart"/>
      <w:r w:rsidRPr="0097146F">
        <w:rPr>
          <w:i/>
          <w:iCs/>
          <w:color w:val="000000" w:themeColor="text1"/>
        </w:rPr>
        <w:t>df</w:t>
      </w:r>
      <w:proofErr w:type="spellEnd"/>
      <w:r w:rsidRPr="0097146F">
        <w:rPr>
          <w:color w:val="000000" w:themeColor="text1"/>
        </w:rPr>
        <w:t xml:space="preserve"> = 4; </w:t>
      </w:r>
      <w:r w:rsidRPr="0097146F">
        <w:rPr>
          <w:i/>
          <w:iCs/>
          <w:color w:val="000000" w:themeColor="text1"/>
        </w:rPr>
        <w:t>p</w:t>
      </w:r>
      <w:r w:rsidRPr="0097146F">
        <w:rPr>
          <w:color w:val="000000" w:themeColor="text1"/>
        </w:rPr>
        <w:t xml:space="preserve"> = 0.01216; paired </w:t>
      </w:r>
      <w:r w:rsidRPr="0097146F">
        <w:rPr>
          <w:i/>
          <w:iCs/>
          <w:color w:val="000000" w:themeColor="text1"/>
        </w:rPr>
        <w:t>t</w:t>
      </w:r>
      <w:r w:rsidRPr="0097146F">
        <w:rPr>
          <w:color w:val="000000" w:themeColor="text1"/>
        </w:rPr>
        <w:t>-test; Fig</w:t>
      </w:r>
      <w:r w:rsidR="009F4D92" w:rsidRPr="0097146F">
        <w:rPr>
          <w:color w:val="000000" w:themeColor="text1"/>
        </w:rPr>
        <w:t>ure</w:t>
      </w:r>
      <w:r w:rsidRPr="0097146F">
        <w:rPr>
          <w:color w:val="000000" w:themeColor="text1"/>
        </w:rPr>
        <w:t xml:space="preserve"> 9B) significantly decreased post-HFS in neurons from animals exposed to acute stress.</w:t>
      </w:r>
    </w:p>
    <w:p w14:paraId="65363789" w14:textId="77777777" w:rsidR="00FF2CE9" w:rsidRPr="0097146F" w:rsidRDefault="00FF2CE9" w:rsidP="00FF2CE9">
      <w:pPr>
        <w:rPr>
          <w:color w:val="000000" w:themeColor="text1"/>
        </w:rPr>
      </w:pPr>
    </w:p>
    <w:p w14:paraId="6BFD739C" w14:textId="5A1B77EF" w:rsidR="00FF2CE9" w:rsidRPr="0097146F" w:rsidRDefault="00FF2CE9" w:rsidP="00FF2CE9">
      <w:pPr>
        <w:jc w:val="center"/>
        <w:rPr>
          <w:color w:val="000000" w:themeColor="text1"/>
        </w:rPr>
      </w:pPr>
    </w:p>
    <w:p w14:paraId="7B294D65" w14:textId="01E29334" w:rsidR="008B322C" w:rsidRPr="0097146F" w:rsidRDefault="009A00C8" w:rsidP="00090599">
      <w:pPr>
        <w:rPr>
          <w:color w:val="000000" w:themeColor="text1"/>
        </w:rPr>
      </w:pPr>
      <w:r w:rsidRPr="0097146F">
        <w:rPr>
          <w:noProof/>
          <w:color w:val="000000" w:themeColor="text1"/>
        </w:rPr>
        <w:lastRenderedPageBreak/>
        <w:drawing>
          <wp:inline distT="0" distB="0" distL="0" distR="0" wp14:anchorId="6C35E9C9" wp14:editId="5D27C209">
            <wp:extent cx="3625244" cy="4769224"/>
            <wp:effectExtent l="0" t="0" r="0" b="6350"/>
            <wp:docPr id="554229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29885" name="Picture 554229885"/>
                    <pic:cNvPicPr/>
                  </pic:nvPicPr>
                  <pic:blipFill rotWithShape="1">
                    <a:blip r:embed="rId15" cstate="print">
                      <a:extLst>
                        <a:ext uri="{28A0092B-C50C-407E-A947-70E740481C1C}">
                          <a14:useLocalDpi xmlns:a14="http://schemas.microsoft.com/office/drawing/2010/main" val="0"/>
                        </a:ext>
                      </a:extLst>
                    </a:blip>
                    <a:srcRect l="2228" t="1398" r="2203"/>
                    <a:stretch>
                      <a:fillRect/>
                    </a:stretch>
                  </pic:blipFill>
                  <pic:spPr bwMode="auto">
                    <a:xfrm>
                      <a:off x="0" y="0"/>
                      <a:ext cx="3708655" cy="4878956"/>
                    </a:xfrm>
                    <a:prstGeom prst="rect">
                      <a:avLst/>
                    </a:prstGeom>
                    <a:ln>
                      <a:noFill/>
                    </a:ln>
                    <a:extLst>
                      <a:ext uri="{53640926-AAD7-44D8-BBD7-CCE9431645EC}">
                        <a14:shadowObscured xmlns:a14="http://schemas.microsoft.com/office/drawing/2010/main"/>
                      </a:ext>
                    </a:extLst>
                  </pic:spPr>
                </pic:pic>
              </a:graphicData>
            </a:graphic>
          </wp:inline>
        </w:drawing>
      </w:r>
    </w:p>
    <w:p w14:paraId="754916A3" w14:textId="60858260" w:rsidR="00FF2CE9" w:rsidRPr="0097146F" w:rsidRDefault="005D2076" w:rsidP="005D2076">
      <w:pPr>
        <w:pStyle w:val="Caption"/>
        <w:rPr>
          <w:rFonts w:ascii="Times New Roman" w:hAnsi="Times New Roman" w:cs="Times New Roman"/>
          <w:b/>
          <w:bCs/>
          <w:i w:val="0"/>
          <w:iCs w:val="0"/>
          <w:color w:val="000000" w:themeColor="text1"/>
          <w:sz w:val="24"/>
          <w:szCs w:val="24"/>
        </w:rPr>
      </w:pPr>
      <w:bookmarkStart w:id="34" w:name="_Toc227760251"/>
      <w:r w:rsidRPr="0097146F">
        <w:rPr>
          <w:rFonts w:ascii="Times New Roman" w:hAnsi="Times New Roman" w:cs="Times New Roman"/>
          <w:b/>
          <w:bCs/>
          <w:i w:val="0"/>
          <w:iCs w:val="0"/>
          <w:color w:val="000000" w:themeColor="text1"/>
          <w:sz w:val="24"/>
          <w:szCs w:val="24"/>
        </w:rPr>
        <w:t xml:space="preserve">Figure </w:t>
      </w:r>
      <w:r w:rsidRPr="0097146F">
        <w:rPr>
          <w:rFonts w:ascii="Times New Roman" w:hAnsi="Times New Roman" w:cs="Times New Roman"/>
          <w:b/>
          <w:bCs/>
          <w:i w:val="0"/>
          <w:iCs w:val="0"/>
          <w:color w:val="000000" w:themeColor="text1"/>
          <w:sz w:val="24"/>
          <w:szCs w:val="24"/>
        </w:rPr>
        <w:fldChar w:fldCharType="begin"/>
      </w:r>
      <w:r w:rsidRPr="0097146F">
        <w:rPr>
          <w:rFonts w:ascii="Times New Roman" w:hAnsi="Times New Roman" w:cs="Times New Roman"/>
          <w:b/>
          <w:bCs/>
          <w:i w:val="0"/>
          <w:iCs w:val="0"/>
          <w:color w:val="000000" w:themeColor="text1"/>
          <w:sz w:val="24"/>
          <w:szCs w:val="24"/>
        </w:rPr>
        <w:instrText xml:space="preserve"> SEQ Figure \* ARABIC </w:instrText>
      </w:r>
      <w:r w:rsidRPr="0097146F">
        <w:rPr>
          <w:rFonts w:ascii="Times New Roman" w:hAnsi="Times New Roman" w:cs="Times New Roman"/>
          <w:b/>
          <w:bCs/>
          <w:i w:val="0"/>
          <w:iCs w:val="0"/>
          <w:color w:val="000000" w:themeColor="text1"/>
          <w:sz w:val="24"/>
          <w:szCs w:val="24"/>
        </w:rPr>
        <w:fldChar w:fldCharType="separate"/>
      </w:r>
      <w:r w:rsidR="004675E5" w:rsidRPr="0097146F">
        <w:rPr>
          <w:rFonts w:ascii="Times New Roman" w:hAnsi="Times New Roman" w:cs="Times New Roman"/>
          <w:b/>
          <w:bCs/>
          <w:i w:val="0"/>
          <w:iCs w:val="0"/>
          <w:noProof/>
          <w:color w:val="000000" w:themeColor="text1"/>
          <w:sz w:val="24"/>
          <w:szCs w:val="24"/>
        </w:rPr>
        <w:t>9</w:t>
      </w:r>
      <w:r w:rsidRPr="0097146F">
        <w:rPr>
          <w:rFonts w:ascii="Times New Roman" w:hAnsi="Times New Roman" w:cs="Times New Roman"/>
          <w:b/>
          <w:bCs/>
          <w:i w:val="0"/>
          <w:iCs w:val="0"/>
          <w:color w:val="000000" w:themeColor="text1"/>
          <w:sz w:val="24"/>
          <w:szCs w:val="24"/>
        </w:rPr>
        <w:fldChar w:fldCharType="end"/>
      </w:r>
      <w:r w:rsidRPr="0097146F">
        <w:rPr>
          <w:rFonts w:ascii="Times New Roman" w:hAnsi="Times New Roman" w:cs="Times New Roman"/>
          <w:b/>
          <w:bCs/>
          <w:i w:val="0"/>
          <w:iCs w:val="0"/>
          <w:color w:val="000000" w:themeColor="text1"/>
          <w:sz w:val="24"/>
          <w:szCs w:val="24"/>
        </w:rPr>
        <w:t>. The action potential (AP) peak amplitude significantly decreased after high frequency stimulation (HFS) following acute stress.</w:t>
      </w:r>
      <w:r w:rsidR="00FF2CE9" w:rsidRPr="0097146F">
        <w:rPr>
          <w:rFonts w:ascii="Times New Roman" w:hAnsi="Times New Roman" w:cs="Times New Roman"/>
          <w:b/>
          <w:bCs/>
          <w:i w:val="0"/>
          <w:iCs w:val="0"/>
          <w:color w:val="000000" w:themeColor="text1"/>
          <w:sz w:val="24"/>
          <w:szCs w:val="24"/>
        </w:rPr>
        <w:t xml:space="preserve"> </w:t>
      </w:r>
      <w:r w:rsidR="008C7E84" w:rsidRPr="0097146F">
        <w:rPr>
          <w:rFonts w:ascii="Times New Roman" w:hAnsi="Times New Roman" w:cs="Times New Roman"/>
          <w:b/>
          <w:bCs/>
          <w:i w:val="0"/>
          <w:iCs w:val="0"/>
          <w:color w:val="000000" w:themeColor="text1"/>
          <w:sz w:val="24"/>
          <w:szCs w:val="24"/>
        </w:rPr>
        <w:t>A</w:t>
      </w:r>
      <w:r w:rsidR="00CE4F1A" w:rsidRPr="0097146F">
        <w:rPr>
          <w:rFonts w:ascii="Times New Roman" w:hAnsi="Times New Roman" w:cs="Times New Roman"/>
          <w:b/>
          <w:bCs/>
          <w:i w:val="0"/>
          <w:iCs w:val="0"/>
          <w:color w:val="000000" w:themeColor="text1"/>
          <w:sz w:val="24"/>
          <w:szCs w:val="24"/>
        </w:rPr>
        <w:t>.</w:t>
      </w:r>
      <w:r w:rsidR="008C7E84" w:rsidRPr="0097146F">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w:t>
      </w:r>
      <w:proofErr w:type="spellStart"/>
      <w:r w:rsidR="008C7E84" w:rsidRPr="0097146F">
        <w:rPr>
          <w:rFonts w:ascii="Times New Roman" w:hAnsi="Times New Roman" w:cs="Times New Roman"/>
          <w:i w:val="0"/>
          <w:iCs w:val="0"/>
          <w:color w:val="000000" w:themeColor="text1"/>
          <w:sz w:val="24"/>
          <w:szCs w:val="24"/>
        </w:rPr>
        <w:t>pA</w:t>
      </w:r>
      <w:proofErr w:type="spellEnd"/>
      <w:r w:rsidR="008C7E84" w:rsidRPr="0097146F">
        <w:rPr>
          <w:rFonts w:ascii="Times New Roman" w:hAnsi="Times New Roman" w:cs="Times New Roman"/>
          <w:i w:val="0"/>
          <w:iCs w:val="0"/>
          <w:color w:val="000000" w:themeColor="text1"/>
          <w:sz w:val="24"/>
          <w:szCs w:val="24"/>
        </w:rPr>
        <w:t xml:space="preserve">, and </w:t>
      </w:r>
      <w:r w:rsidR="008C7E84" w:rsidRPr="0097146F">
        <w:rPr>
          <w:rFonts w:ascii="Times New Roman" w:hAnsi="Times New Roman" w:cs="Times New Roman"/>
          <w:color w:val="000000" w:themeColor="text1"/>
          <w:sz w:val="24"/>
          <w:szCs w:val="24"/>
        </w:rPr>
        <w:t>n</w:t>
      </w:r>
      <w:r w:rsidR="008C7E84" w:rsidRPr="0097146F">
        <w:rPr>
          <w:rFonts w:ascii="Times New Roman" w:hAnsi="Times New Roman" w:cs="Times New Roman"/>
          <w:i w:val="0"/>
          <w:iCs w:val="0"/>
          <w:color w:val="000000" w:themeColor="text1"/>
          <w:sz w:val="24"/>
          <w:szCs w:val="24"/>
        </w:rPr>
        <w:t xml:space="preserve"> represents the number of unique neurons.</w:t>
      </w:r>
      <w:r w:rsidR="008C7E84" w:rsidRPr="0097146F">
        <w:rPr>
          <w:rFonts w:ascii="Times New Roman" w:hAnsi="Times New Roman" w:cs="Times New Roman"/>
          <w:b/>
          <w:bCs/>
          <w:i w:val="0"/>
          <w:iCs w:val="0"/>
          <w:color w:val="000000" w:themeColor="text1"/>
          <w:sz w:val="24"/>
          <w:szCs w:val="24"/>
        </w:rPr>
        <w:t xml:space="preserve"> B</w:t>
      </w:r>
      <w:r w:rsidR="00CE4F1A" w:rsidRPr="0097146F">
        <w:rPr>
          <w:rFonts w:ascii="Times New Roman" w:hAnsi="Times New Roman" w:cs="Times New Roman"/>
          <w:b/>
          <w:bCs/>
          <w:i w:val="0"/>
          <w:iCs w:val="0"/>
          <w:color w:val="000000" w:themeColor="text1"/>
          <w:sz w:val="24"/>
          <w:szCs w:val="24"/>
        </w:rPr>
        <w:t>.</w:t>
      </w:r>
      <w:r w:rsidR="008C7E84" w:rsidRPr="0097146F">
        <w:rPr>
          <w:rFonts w:ascii="Times New Roman" w:hAnsi="Times New Roman" w:cs="Times New Roman"/>
          <w:i w:val="0"/>
          <w:iCs w:val="0"/>
          <w:color w:val="000000" w:themeColor="text1"/>
          <w:sz w:val="24"/>
          <w:szCs w:val="24"/>
        </w:rPr>
        <w:t xml:space="preserve"> </w:t>
      </w:r>
      <w:r w:rsidR="00FF2CE9" w:rsidRPr="0097146F">
        <w:rPr>
          <w:rFonts w:ascii="Times New Roman" w:hAnsi="Times New Roman" w:cs="Times New Roman"/>
          <w:i w:val="0"/>
          <w:iCs w:val="0"/>
          <w:color w:val="000000" w:themeColor="text1"/>
          <w:sz w:val="24"/>
          <w:szCs w:val="24"/>
        </w:rPr>
        <w:t xml:space="preserve">Each grey point </w:t>
      </w:r>
      <w:r w:rsidR="000F6726" w:rsidRPr="0097146F">
        <w:rPr>
          <w:rFonts w:ascii="Times New Roman" w:hAnsi="Times New Roman" w:cs="Times New Roman"/>
          <w:i w:val="0"/>
          <w:iCs w:val="0"/>
          <w:color w:val="000000" w:themeColor="text1"/>
          <w:sz w:val="24"/>
          <w:szCs w:val="24"/>
        </w:rPr>
        <w:t>(</w:t>
      </w:r>
      <w:r w:rsidR="000F6726" w:rsidRPr="0097146F">
        <w:rPr>
          <w:rFonts w:ascii="Times New Roman" w:hAnsi="Times New Roman" w:cs="Times New Roman"/>
          <w:color w:val="000000" w:themeColor="text1"/>
          <w:sz w:val="24"/>
          <w:szCs w:val="24"/>
        </w:rPr>
        <w:t>n</w:t>
      </w:r>
      <w:r w:rsidR="000F6726" w:rsidRPr="0097146F">
        <w:rPr>
          <w:rFonts w:ascii="Times New Roman" w:hAnsi="Times New Roman" w:cs="Times New Roman"/>
          <w:i w:val="0"/>
          <w:iCs w:val="0"/>
          <w:color w:val="000000" w:themeColor="text1"/>
          <w:sz w:val="24"/>
          <w:szCs w:val="24"/>
        </w:rPr>
        <w:t xml:space="preserve"> = 5</w:t>
      </w:r>
      <w:r w:rsidR="008C7E84" w:rsidRPr="0097146F">
        <w:rPr>
          <w:rFonts w:ascii="Times New Roman" w:hAnsi="Times New Roman" w:cs="Times New Roman"/>
          <w:i w:val="0"/>
          <w:iCs w:val="0"/>
          <w:color w:val="000000" w:themeColor="text1"/>
          <w:sz w:val="24"/>
          <w:szCs w:val="24"/>
        </w:rPr>
        <w:t>, neurons that fired action potentials at both states</w:t>
      </w:r>
      <w:r w:rsidR="000F6726" w:rsidRPr="0097146F">
        <w:rPr>
          <w:rFonts w:ascii="Times New Roman" w:hAnsi="Times New Roman" w:cs="Times New Roman"/>
          <w:i w:val="0"/>
          <w:iCs w:val="0"/>
          <w:color w:val="000000" w:themeColor="text1"/>
          <w:sz w:val="24"/>
          <w:szCs w:val="24"/>
        </w:rPr>
        <w:t xml:space="preserve">) </w:t>
      </w:r>
      <w:r w:rsidR="00FF2CE9" w:rsidRPr="0097146F">
        <w:rPr>
          <w:rFonts w:ascii="Times New Roman" w:hAnsi="Times New Roman" w:cs="Times New Roman"/>
          <w:i w:val="0"/>
          <w:iCs w:val="0"/>
          <w:color w:val="000000" w:themeColor="text1"/>
          <w:sz w:val="24"/>
          <w:szCs w:val="24"/>
        </w:rPr>
        <w:t xml:space="preserve">represents the mean AP peak amplitude of a single neuron averaged over the baseline period (0-to-5 minutes) or the final period (25-to-30 minutes). The coloured line represents the mean AP peak amplitude ± standard error for the group. </w:t>
      </w:r>
      <w:r w:rsidR="00C911A4" w:rsidRPr="0097146F">
        <w:rPr>
          <w:rFonts w:ascii="Times New Roman" w:hAnsi="Times New Roman" w:cs="Times New Roman"/>
          <w:i w:val="0"/>
          <w:iCs w:val="0"/>
          <w:color w:val="000000" w:themeColor="text1"/>
          <w:sz w:val="24"/>
          <w:szCs w:val="24"/>
        </w:rPr>
        <w:t>The asterisks indicate a statistically significant change in peak amplitude relative to the baseline (p</w:t>
      </w:r>
      <w:r w:rsidR="00FF2CE9" w:rsidRPr="0097146F">
        <w:rPr>
          <w:rFonts w:ascii="Times New Roman" w:hAnsi="Times New Roman" w:cs="Times New Roman"/>
          <w:i w:val="0"/>
          <w:iCs w:val="0"/>
          <w:color w:val="000000" w:themeColor="text1"/>
          <w:sz w:val="24"/>
          <w:szCs w:val="24"/>
        </w:rPr>
        <w:t xml:space="preserve">aired </w:t>
      </w:r>
      <w:r w:rsidR="00FF2CE9" w:rsidRPr="0097146F">
        <w:rPr>
          <w:rFonts w:ascii="Times New Roman" w:hAnsi="Times New Roman" w:cs="Times New Roman"/>
          <w:color w:val="000000" w:themeColor="text1"/>
          <w:sz w:val="24"/>
          <w:szCs w:val="24"/>
        </w:rPr>
        <w:t>t</w:t>
      </w:r>
      <w:r w:rsidR="00FF2CE9" w:rsidRPr="0097146F">
        <w:rPr>
          <w:rFonts w:ascii="Times New Roman" w:hAnsi="Times New Roman" w:cs="Times New Roman"/>
          <w:i w:val="0"/>
          <w:iCs w:val="0"/>
          <w:color w:val="000000" w:themeColor="text1"/>
          <w:sz w:val="24"/>
          <w:szCs w:val="24"/>
        </w:rPr>
        <w:t xml:space="preserve">-test; * = </w:t>
      </w:r>
      <w:r w:rsidR="00FF2CE9" w:rsidRPr="0097146F">
        <w:rPr>
          <w:rFonts w:ascii="Times New Roman" w:hAnsi="Times New Roman" w:cs="Times New Roman"/>
          <w:color w:val="000000" w:themeColor="text1"/>
          <w:sz w:val="24"/>
          <w:szCs w:val="24"/>
        </w:rPr>
        <w:t>p</w:t>
      </w:r>
      <w:r w:rsidR="00FF2CE9" w:rsidRPr="0097146F">
        <w:rPr>
          <w:rFonts w:ascii="Times New Roman" w:hAnsi="Times New Roman" w:cs="Times New Roman"/>
          <w:i w:val="0"/>
          <w:iCs w:val="0"/>
          <w:color w:val="000000" w:themeColor="text1"/>
          <w:sz w:val="24"/>
          <w:szCs w:val="24"/>
        </w:rPr>
        <w:t xml:space="preserve"> &lt; 0.05</w:t>
      </w:r>
      <w:r w:rsidR="00C911A4" w:rsidRPr="0097146F">
        <w:rPr>
          <w:rFonts w:ascii="Times New Roman" w:hAnsi="Times New Roman" w:cs="Times New Roman"/>
          <w:i w:val="0"/>
          <w:iCs w:val="0"/>
          <w:color w:val="000000" w:themeColor="text1"/>
          <w:sz w:val="24"/>
          <w:szCs w:val="24"/>
        </w:rPr>
        <w:t>).</w:t>
      </w:r>
      <w:bookmarkEnd w:id="34"/>
    </w:p>
    <w:p w14:paraId="7B94F8D7" w14:textId="77777777" w:rsidR="00FF2CE9" w:rsidRPr="0097146F" w:rsidRDefault="00FF2CE9" w:rsidP="00FF2CE9">
      <w:pPr>
        <w:rPr>
          <w:color w:val="000000" w:themeColor="text1"/>
        </w:rPr>
      </w:pPr>
    </w:p>
    <w:p w14:paraId="1D1B3E1A" w14:textId="0750D0AF" w:rsidR="00FF2CE9" w:rsidRPr="0097146F" w:rsidRDefault="00FF2CE9" w:rsidP="004348FF">
      <w:pPr>
        <w:pStyle w:val="Heading2"/>
        <w:spacing w:line="360" w:lineRule="auto"/>
        <w:rPr>
          <w:rFonts w:ascii="Times New Roman" w:hAnsi="Times New Roman" w:cs="Times New Roman"/>
          <w:b/>
          <w:bCs/>
          <w:color w:val="000000" w:themeColor="text1"/>
          <w:sz w:val="24"/>
          <w:szCs w:val="24"/>
        </w:rPr>
      </w:pPr>
      <w:bookmarkStart w:id="35" w:name="_Toc227760231"/>
      <w:r w:rsidRPr="0097146F">
        <w:rPr>
          <w:rFonts w:ascii="Times New Roman" w:hAnsi="Times New Roman" w:cs="Times New Roman"/>
          <w:b/>
          <w:bCs/>
          <w:color w:val="000000" w:themeColor="text1"/>
          <w:sz w:val="24"/>
          <w:szCs w:val="24"/>
        </w:rPr>
        <w:t xml:space="preserve">3.3 The type I cannabinoid receptor mediates the </w:t>
      </w:r>
      <w:r w:rsidR="00CF6AC3" w:rsidRPr="0097146F">
        <w:rPr>
          <w:rFonts w:ascii="Times New Roman" w:hAnsi="Times New Roman" w:cs="Times New Roman"/>
          <w:b/>
          <w:bCs/>
          <w:color w:val="000000" w:themeColor="text1"/>
          <w:sz w:val="24"/>
          <w:szCs w:val="24"/>
        </w:rPr>
        <w:t>long-term depression</w:t>
      </w:r>
      <w:r w:rsidRPr="0097146F">
        <w:rPr>
          <w:rFonts w:ascii="Times New Roman" w:hAnsi="Times New Roman" w:cs="Times New Roman"/>
          <w:b/>
          <w:bCs/>
          <w:color w:val="000000" w:themeColor="text1"/>
          <w:sz w:val="24"/>
          <w:szCs w:val="24"/>
        </w:rPr>
        <w:t xml:space="preserve"> observed in acute stress neurons</w:t>
      </w:r>
      <w:bookmarkEnd w:id="35"/>
      <w:r w:rsidRPr="0097146F">
        <w:rPr>
          <w:rFonts w:ascii="Times New Roman" w:hAnsi="Times New Roman" w:cs="Times New Roman"/>
          <w:b/>
          <w:bCs/>
          <w:color w:val="000000" w:themeColor="text1"/>
          <w:sz w:val="24"/>
          <w:szCs w:val="24"/>
        </w:rPr>
        <w:t xml:space="preserve"> </w:t>
      </w:r>
    </w:p>
    <w:p w14:paraId="107DD8A7" w14:textId="77777777" w:rsidR="00046E1F" w:rsidRPr="0097146F" w:rsidRDefault="00FF2CE9" w:rsidP="004348FF">
      <w:pPr>
        <w:spacing w:line="360" w:lineRule="auto"/>
        <w:ind w:firstLine="720"/>
        <w:rPr>
          <w:color w:val="000000" w:themeColor="text1"/>
        </w:rPr>
      </w:pPr>
      <w:r w:rsidRPr="0097146F">
        <w:rPr>
          <w:color w:val="000000" w:themeColor="text1"/>
        </w:rPr>
        <w:t xml:space="preserve">Acute stress induced a long-term depression (LTD) of excitatory synaptic transmission. Given that endocannabinoid signalling mediates suppression of glutamate release, we next tested whether </w:t>
      </w:r>
      <w:r w:rsidR="00E03383" w:rsidRPr="0097146F">
        <w:rPr>
          <w:color w:val="000000" w:themeColor="text1"/>
        </w:rPr>
        <w:t>type I cannabinoid (</w:t>
      </w:r>
      <w:r w:rsidRPr="0097146F">
        <w:rPr>
          <w:color w:val="000000" w:themeColor="text1"/>
        </w:rPr>
        <w:t>CB1</w:t>
      </w:r>
      <w:r w:rsidR="00E03383" w:rsidRPr="0097146F">
        <w:rPr>
          <w:color w:val="000000" w:themeColor="text1"/>
        </w:rPr>
        <w:t>)</w:t>
      </w:r>
      <w:r w:rsidRPr="0097146F">
        <w:rPr>
          <w:color w:val="000000" w:themeColor="text1"/>
        </w:rPr>
        <w:t xml:space="preserve"> receptors contribute to this </w:t>
      </w:r>
      <w:r w:rsidRPr="0097146F">
        <w:rPr>
          <w:color w:val="000000" w:themeColor="text1"/>
        </w:rPr>
        <w:lastRenderedPageBreak/>
        <w:t>effect using AM251 (5 µM), a CB1</w:t>
      </w:r>
      <w:r w:rsidR="00EA7775" w:rsidRPr="0097146F">
        <w:rPr>
          <w:color w:val="000000" w:themeColor="text1"/>
        </w:rPr>
        <w:t xml:space="preserve"> receptor</w:t>
      </w:r>
      <w:r w:rsidRPr="0097146F">
        <w:rPr>
          <w:color w:val="000000" w:themeColor="text1"/>
        </w:rPr>
        <w:t xml:space="preserve"> inverse agonist (Fig</w:t>
      </w:r>
      <w:r w:rsidR="009F4D92" w:rsidRPr="0097146F">
        <w:rPr>
          <w:color w:val="000000" w:themeColor="text1"/>
        </w:rPr>
        <w:t>ure</w:t>
      </w:r>
      <w:r w:rsidRPr="0097146F">
        <w:rPr>
          <w:color w:val="000000" w:themeColor="text1"/>
        </w:rPr>
        <w:t xml:space="preserve"> </w:t>
      </w:r>
      <w:r w:rsidR="00E31356" w:rsidRPr="0097146F">
        <w:rPr>
          <w:color w:val="000000" w:themeColor="text1"/>
        </w:rPr>
        <w:t>10</w:t>
      </w:r>
      <w:r w:rsidRPr="0097146F">
        <w:rPr>
          <w:color w:val="000000" w:themeColor="text1"/>
        </w:rPr>
        <w:t xml:space="preserve">). Despite undergoing acute stress, when CB1 receptors were blocked there was no significant change in eEPSC amplitude relative to baseline during any time interval (final amplitude 64.43 ± 14.71% of baseline). </w:t>
      </w:r>
    </w:p>
    <w:p w14:paraId="533FB1E3" w14:textId="77777777" w:rsidR="00606C2B" w:rsidRPr="0097146F" w:rsidRDefault="00606C2B" w:rsidP="004348FF">
      <w:pPr>
        <w:spacing w:line="360" w:lineRule="auto"/>
        <w:ind w:firstLine="720"/>
        <w:rPr>
          <w:color w:val="000000" w:themeColor="text1"/>
        </w:rPr>
      </w:pPr>
    </w:p>
    <w:p w14:paraId="23AB6A79" w14:textId="49252358" w:rsidR="00FF2CE9" w:rsidRPr="0097146F" w:rsidRDefault="006D0A39" w:rsidP="00090599">
      <w:pPr>
        <w:jc w:val="both"/>
        <w:rPr>
          <w:color w:val="000000" w:themeColor="text1"/>
        </w:rPr>
      </w:pPr>
      <w:r w:rsidRPr="0097146F">
        <w:rPr>
          <w:noProof/>
          <w:color w:val="000000" w:themeColor="text1"/>
          <w14:ligatures w14:val="standardContextual"/>
        </w:rPr>
        <w:drawing>
          <wp:inline distT="0" distB="0" distL="0" distR="0" wp14:anchorId="678A1301" wp14:editId="1F92AC7E">
            <wp:extent cx="4002447" cy="5163015"/>
            <wp:effectExtent l="0" t="0" r="0" b="6350"/>
            <wp:docPr id="299942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42981" name="Picture 299942981"/>
                    <pic:cNvPicPr/>
                  </pic:nvPicPr>
                  <pic:blipFill rotWithShape="1">
                    <a:blip r:embed="rId16" cstate="print">
                      <a:extLst>
                        <a:ext uri="{28A0092B-C50C-407E-A947-70E740481C1C}">
                          <a14:useLocalDpi xmlns:a14="http://schemas.microsoft.com/office/drawing/2010/main" val="0"/>
                        </a:ext>
                      </a:extLst>
                    </a:blip>
                    <a:srcRect l="2852" t="1116" b="818"/>
                    <a:stretch>
                      <a:fillRect/>
                    </a:stretch>
                  </pic:blipFill>
                  <pic:spPr bwMode="auto">
                    <a:xfrm>
                      <a:off x="0" y="0"/>
                      <a:ext cx="4063020" cy="5241152"/>
                    </a:xfrm>
                    <a:prstGeom prst="rect">
                      <a:avLst/>
                    </a:prstGeom>
                    <a:ln>
                      <a:noFill/>
                    </a:ln>
                    <a:extLst>
                      <a:ext uri="{53640926-AAD7-44D8-BBD7-CCE9431645EC}">
                        <a14:shadowObscured xmlns:a14="http://schemas.microsoft.com/office/drawing/2010/main"/>
                      </a:ext>
                    </a:extLst>
                  </pic:spPr>
                </pic:pic>
              </a:graphicData>
            </a:graphic>
          </wp:inline>
        </w:drawing>
      </w:r>
    </w:p>
    <w:p w14:paraId="022063E0" w14:textId="0168319E" w:rsidR="00FF2CE9" w:rsidRPr="0097146F" w:rsidRDefault="002B22D5" w:rsidP="007B4F18">
      <w:pPr>
        <w:pStyle w:val="Caption"/>
        <w:rPr>
          <w:rFonts w:ascii="Times New Roman" w:hAnsi="Times New Roman" w:cs="Times New Roman"/>
          <w:i w:val="0"/>
          <w:iCs w:val="0"/>
          <w:color w:val="000000" w:themeColor="text1"/>
          <w:sz w:val="24"/>
          <w:szCs w:val="24"/>
        </w:rPr>
      </w:pPr>
      <w:bookmarkStart w:id="36" w:name="_Toc227760252"/>
      <w:r w:rsidRPr="0097146F">
        <w:rPr>
          <w:rFonts w:ascii="Times New Roman" w:hAnsi="Times New Roman" w:cs="Times New Roman"/>
          <w:b/>
          <w:bCs/>
          <w:i w:val="0"/>
          <w:iCs w:val="0"/>
          <w:color w:val="000000" w:themeColor="text1"/>
          <w:sz w:val="24"/>
          <w:szCs w:val="24"/>
        </w:rPr>
        <w:t xml:space="preserve">Figure </w:t>
      </w:r>
      <w:r w:rsidRPr="0097146F">
        <w:rPr>
          <w:rFonts w:ascii="Times New Roman" w:hAnsi="Times New Roman" w:cs="Times New Roman"/>
          <w:b/>
          <w:bCs/>
          <w:i w:val="0"/>
          <w:iCs w:val="0"/>
          <w:color w:val="000000" w:themeColor="text1"/>
          <w:sz w:val="24"/>
          <w:szCs w:val="24"/>
        </w:rPr>
        <w:fldChar w:fldCharType="begin"/>
      </w:r>
      <w:r w:rsidRPr="0097146F">
        <w:rPr>
          <w:rFonts w:ascii="Times New Roman" w:hAnsi="Times New Roman" w:cs="Times New Roman"/>
          <w:b/>
          <w:bCs/>
          <w:i w:val="0"/>
          <w:iCs w:val="0"/>
          <w:color w:val="000000" w:themeColor="text1"/>
          <w:sz w:val="24"/>
          <w:szCs w:val="24"/>
        </w:rPr>
        <w:instrText xml:space="preserve"> SEQ Figure \* ARABIC </w:instrText>
      </w:r>
      <w:r w:rsidRPr="0097146F">
        <w:rPr>
          <w:rFonts w:ascii="Times New Roman" w:hAnsi="Times New Roman" w:cs="Times New Roman"/>
          <w:b/>
          <w:bCs/>
          <w:i w:val="0"/>
          <w:iCs w:val="0"/>
          <w:color w:val="000000" w:themeColor="text1"/>
          <w:sz w:val="24"/>
          <w:szCs w:val="24"/>
        </w:rPr>
        <w:fldChar w:fldCharType="separate"/>
      </w:r>
      <w:r w:rsidR="004675E5" w:rsidRPr="0097146F">
        <w:rPr>
          <w:rFonts w:ascii="Times New Roman" w:hAnsi="Times New Roman" w:cs="Times New Roman"/>
          <w:b/>
          <w:bCs/>
          <w:i w:val="0"/>
          <w:iCs w:val="0"/>
          <w:noProof/>
          <w:color w:val="000000" w:themeColor="text1"/>
          <w:sz w:val="24"/>
          <w:szCs w:val="24"/>
        </w:rPr>
        <w:t>10</w:t>
      </w:r>
      <w:r w:rsidRPr="0097146F">
        <w:rPr>
          <w:rFonts w:ascii="Times New Roman" w:hAnsi="Times New Roman" w:cs="Times New Roman"/>
          <w:b/>
          <w:bCs/>
          <w:i w:val="0"/>
          <w:iCs w:val="0"/>
          <w:color w:val="000000" w:themeColor="text1"/>
          <w:sz w:val="24"/>
          <w:szCs w:val="24"/>
        </w:rPr>
        <w:fldChar w:fldCharType="end"/>
      </w:r>
      <w:r w:rsidRPr="0097146F">
        <w:rPr>
          <w:rFonts w:ascii="Times New Roman" w:hAnsi="Times New Roman" w:cs="Times New Roman"/>
          <w:b/>
          <w:bCs/>
          <w:i w:val="0"/>
          <w:iCs w:val="0"/>
          <w:color w:val="000000" w:themeColor="text1"/>
          <w:sz w:val="24"/>
          <w:szCs w:val="24"/>
        </w:rPr>
        <w:t>. The effect of high frequency stimulation (HFS) on evoked excitatory postsynaptic current (eEPSC) amplitude over time following acute stress is no longer seen when CB1 receptors are blocked.</w:t>
      </w:r>
      <w:r w:rsidR="00FF2CE9" w:rsidRPr="0097146F">
        <w:rPr>
          <w:rFonts w:ascii="Times New Roman" w:hAnsi="Times New Roman" w:cs="Times New Roman"/>
          <w:b/>
          <w:bCs/>
          <w:i w:val="0"/>
          <w:iCs w:val="0"/>
          <w:color w:val="000000" w:themeColor="text1"/>
          <w:sz w:val="24"/>
          <w:szCs w:val="24"/>
        </w:rPr>
        <w:t xml:space="preserve"> A</w:t>
      </w:r>
      <w:r w:rsidR="0071658A" w:rsidRPr="0097146F">
        <w:rPr>
          <w:rFonts w:ascii="Times New Roman" w:hAnsi="Times New Roman" w:cs="Times New Roman"/>
          <w:b/>
          <w:bCs/>
          <w:i w:val="0"/>
          <w:iCs w:val="0"/>
          <w:color w:val="000000" w:themeColor="text1"/>
          <w:sz w:val="24"/>
          <w:szCs w:val="24"/>
        </w:rPr>
        <w:t xml:space="preserve">. </w:t>
      </w:r>
      <w:r w:rsidR="00FF2CE9" w:rsidRPr="0097146F">
        <w:rPr>
          <w:rFonts w:ascii="Times New Roman" w:hAnsi="Times New Roman" w:cs="Times New Roman"/>
          <w:i w:val="0"/>
          <w:iCs w:val="0"/>
          <w:color w:val="000000" w:themeColor="text1"/>
          <w:sz w:val="24"/>
          <w:szCs w:val="24"/>
        </w:rPr>
        <w:t>Representative traces consisting of eEPSC</w:t>
      </w:r>
      <w:r w:rsidR="001A0F5B" w:rsidRPr="0097146F">
        <w:rPr>
          <w:rFonts w:ascii="Times New Roman" w:hAnsi="Times New Roman" w:cs="Times New Roman"/>
          <w:i w:val="0"/>
          <w:iCs w:val="0"/>
          <w:color w:val="000000" w:themeColor="text1"/>
          <w:sz w:val="24"/>
          <w:szCs w:val="24"/>
        </w:rPr>
        <w:t>s</w:t>
      </w:r>
      <w:r w:rsidR="00FF2CE9" w:rsidRPr="0097146F">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w:t>
      </w:r>
      <w:proofErr w:type="spellStart"/>
      <w:r w:rsidR="00FF2CE9" w:rsidRPr="0097146F">
        <w:rPr>
          <w:rFonts w:ascii="Times New Roman" w:hAnsi="Times New Roman" w:cs="Times New Roman"/>
          <w:i w:val="0"/>
          <w:iCs w:val="0"/>
          <w:color w:val="000000" w:themeColor="text1"/>
          <w:sz w:val="24"/>
          <w:szCs w:val="24"/>
        </w:rPr>
        <w:t>pA</w:t>
      </w:r>
      <w:proofErr w:type="spellEnd"/>
      <w:r w:rsidR="00FF2CE9" w:rsidRPr="0097146F">
        <w:rPr>
          <w:rFonts w:ascii="Times New Roman" w:hAnsi="Times New Roman" w:cs="Times New Roman"/>
          <w:i w:val="0"/>
          <w:iCs w:val="0"/>
          <w:color w:val="000000" w:themeColor="text1"/>
          <w:sz w:val="24"/>
          <w:szCs w:val="24"/>
        </w:rPr>
        <w:t xml:space="preserve">/10 msec, and </w:t>
      </w:r>
      <w:r w:rsidR="00FF2CE9" w:rsidRPr="0097146F">
        <w:rPr>
          <w:rFonts w:ascii="Times New Roman" w:hAnsi="Times New Roman" w:cs="Times New Roman"/>
          <w:b/>
          <w:bCs/>
          <w:i w:val="0"/>
          <w:iCs w:val="0"/>
          <w:color w:val="000000" w:themeColor="text1"/>
          <w:sz w:val="24"/>
          <w:szCs w:val="24"/>
        </w:rPr>
        <w:t>B</w:t>
      </w:r>
      <w:r w:rsidR="0071658A"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a representative recording from one neuron. </w:t>
      </w:r>
      <w:r w:rsidR="00FF2CE9" w:rsidRPr="0097146F">
        <w:rPr>
          <w:rFonts w:ascii="Times New Roman" w:hAnsi="Times New Roman" w:cs="Times New Roman"/>
          <w:b/>
          <w:bCs/>
          <w:i w:val="0"/>
          <w:iCs w:val="0"/>
          <w:color w:val="000000" w:themeColor="text1"/>
          <w:sz w:val="24"/>
          <w:szCs w:val="24"/>
        </w:rPr>
        <w:t>C</w:t>
      </w:r>
      <w:r w:rsidR="0071658A"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Summary data in which each point represents the </w:t>
      </w:r>
      <w:r w:rsidR="00A57357" w:rsidRPr="0097146F">
        <w:rPr>
          <w:rFonts w:ascii="Times New Roman" w:hAnsi="Times New Roman" w:cs="Times New Roman"/>
          <w:i w:val="0"/>
          <w:iCs w:val="0"/>
          <w:color w:val="000000" w:themeColor="text1"/>
          <w:sz w:val="24"/>
          <w:szCs w:val="24"/>
        </w:rPr>
        <w:t xml:space="preserve">eEPSC amplitude per minute </w:t>
      </w:r>
      <w:r w:rsidR="00FF2CE9" w:rsidRPr="0097146F">
        <w:rPr>
          <w:rFonts w:ascii="Times New Roman" w:hAnsi="Times New Roman" w:cs="Times New Roman"/>
          <w:i w:val="0"/>
          <w:iCs w:val="0"/>
          <w:color w:val="000000" w:themeColor="text1"/>
          <w:sz w:val="24"/>
          <w:szCs w:val="24"/>
        </w:rPr>
        <w:t xml:space="preserve">± standard error across all neurons and </w:t>
      </w:r>
      <w:r w:rsidR="00FF2CE9" w:rsidRPr="0097146F">
        <w:rPr>
          <w:rFonts w:ascii="Times New Roman" w:hAnsi="Times New Roman" w:cs="Times New Roman"/>
          <w:color w:val="000000" w:themeColor="text1"/>
          <w:sz w:val="24"/>
          <w:szCs w:val="24"/>
        </w:rPr>
        <w:t>n</w:t>
      </w:r>
      <w:r w:rsidR="00FF2CE9" w:rsidRPr="0097146F">
        <w:rPr>
          <w:rFonts w:ascii="Times New Roman" w:hAnsi="Times New Roman" w:cs="Times New Roman"/>
          <w:i w:val="0"/>
          <w:iCs w:val="0"/>
          <w:color w:val="000000" w:themeColor="text1"/>
          <w:sz w:val="24"/>
          <w:szCs w:val="24"/>
        </w:rPr>
        <w:t xml:space="preserve"> represents the number of unique neurons.</w:t>
      </w:r>
      <w:bookmarkEnd w:id="36"/>
    </w:p>
    <w:p w14:paraId="613B4AC8" w14:textId="77777777" w:rsidR="00046E1F" w:rsidRPr="0097146F" w:rsidRDefault="00046E1F" w:rsidP="00046E1F">
      <w:pPr>
        <w:spacing w:line="360" w:lineRule="auto"/>
        <w:ind w:firstLine="720"/>
        <w:rPr>
          <w:color w:val="000000" w:themeColor="text1"/>
        </w:rPr>
      </w:pPr>
      <w:r w:rsidRPr="0097146F">
        <w:rPr>
          <w:color w:val="000000" w:themeColor="text1"/>
        </w:rPr>
        <w:lastRenderedPageBreak/>
        <w:t xml:space="preserve">Additionally, neither the PPR (PPR: 1.05 ± 0.09 at baseline to 1.07 ± 0.13 post-HFS; </w:t>
      </w:r>
      <w:r w:rsidRPr="0097146F">
        <w:rPr>
          <w:i/>
          <w:iCs/>
          <w:color w:val="000000" w:themeColor="text1"/>
        </w:rPr>
        <w:t>n</w:t>
      </w:r>
      <w:r w:rsidRPr="0097146F">
        <w:rPr>
          <w:color w:val="000000" w:themeColor="text1"/>
        </w:rPr>
        <w:t xml:space="preserve"> = 10; </w:t>
      </w:r>
      <w:r w:rsidRPr="0097146F">
        <w:rPr>
          <w:i/>
          <w:iCs/>
          <w:color w:val="000000" w:themeColor="text1"/>
        </w:rPr>
        <w:t>t</w:t>
      </w:r>
      <w:r w:rsidRPr="0097146F">
        <w:rPr>
          <w:color w:val="000000" w:themeColor="text1"/>
        </w:rPr>
        <w:t xml:space="preserve"> = 0.29187; </w:t>
      </w:r>
      <w:proofErr w:type="spellStart"/>
      <w:r w:rsidRPr="0097146F">
        <w:rPr>
          <w:i/>
          <w:iCs/>
          <w:color w:val="000000" w:themeColor="text1"/>
        </w:rPr>
        <w:t>df</w:t>
      </w:r>
      <w:proofErr w:type="spellEnd"/>
      <w:r w:rsidRPr="0097146F">
        <w:rPr>
          <w:color w:val="000000" w:themeColor="text1"/>
        </w:rPr>
        <w:t xml:space="preserve"> = 9; </w:t>
      </w:r>
      <w:r w:rsidRPr="0097146F">
        <w:rPr>
          <w:i/>
          <w:iCs/>
          <w:color w:val="000000" w:themeColor="text1"/>
        </w:rPr>
        <w:t>p</w:t>
      </w:r>
      <w:r w:rsidRPr="0097146F">
        <w:rPr>
          <w:color w:val="000000" w:themeColor="text1"/>
        </w:rPr>
        <w:t xml:space="preserve"> = 0.777; paired </w:t>
      </w:r>
      <w:r w:rsidRPr="0097146F">
        <w:rPr>
          <w:i/>
          <w:iCs/>
          <w:color w:val="000000" w:themeColor="text1"/>
        </w:rPr>
        <w:t>t</w:t>
      </w:r>
      <w:r w:rsidRPr="0097146F">
        <w:rPr>
          <w:color w:val="000000" w:themeColor="text1"/>
        </w:rPr>
        <w:t>-test; Figure 11A), nor the inverse</w:t>
      </w:r>
      <w:r w:rsidRPr="0097146F">
        <w:rPr>
          <w:b/>
          <w:bCs/>
          <w:color w:val="000000" w:themeColor="text1"/>
        </w:rPr>
        <w:t xml:space="preserve"> </w:t>
      </w:r>
      <w:r w:rsidRPr="0097146F">
        <w:rPr>
          <w:color w:val="000000" w:themeColor="text1"/>
        </w:rPr>
        <w:t>squared</w:t>
      </w:r>
      <w:r w:rsidRPr="0097146F">
        <w:rPr>
          <w:b/>
          <w:bCs/>
          <w:color w:val="000000" w:themeColor="text1"/>
        </w:rPr>
        <w:t xml:space="preserve"> </w:t>
      </w:r>
      <w:r w:rsidRPr="0097146F">
        <w:rPr>
          <w:color w:val="000000" w:themeColor="text1"/>
        </w:rPr>
        <w:t>coefficient of variation (</w:t>
      </w:r>
      <w:r w:rsidRPr="0097146F">
        <w:rPr>
          <w:i/>
          <w:iCs/>
          <w:color w:val="000000" w:themeColor="text1"/>
        </w:rPr>
        <w:t>t</w:t>
      </w:r>
      <w:r w:rsidRPr="0097146F">
        <w:rPr>
          <w:color w:val="000000" w:themeColor="text1"/>
        </w:rPr>
        <w:t xml:space="preserve"> = 1.0427; </w:t>
      </w:r>
      <w:proofErr w:type="spellStart"/>
      <w:r w:rsidRPr="0097146F">
        <w:rPr>
          <w:i/>
          <w:iCs/>
          <w:color w:val="000000" w:themeColor="text1"/>
        </w:rPr>
        <w:t>df</w:t>
      </w:r>
      <w:proofErr w:type="spellEnd"/>
      <w:r w:rsidRPr="0097146F">
        <w:rPr>
          <w:color w:val="000000" w:themeColor="text1"/>
        </w:rPr>
        <w:t xml:space="preserve"> = 9; </w:t>
      </w:r>
      <w:r w:rsidRPr="0097146F">
        <w:rPr>
          <w:i/>
          <w:iCs/>
          <w:color w:val="000000" w:themeColor="text1"/>
        </w:rPr>
        <w:t>p</w:t>
      </w:r>
      <w:r w:rsidRPr="0097146F">
        <w:rPr>
          <w:color w:val="000000" w:themeColor="text1"/>
        </w:rPr>
        <w:t xml:space="preserve"> = 0.3243; paired </w:t>
      </w:r>
      <w:r w:rsidRPr="0097146F">
        <w:rPr>
          <w:i/>
          <w:iCs/>
          <w:color w:val="000000" w:themeColor="text1"/>
        </w:rPr>
        <w:t>t</w:t>
      </w:r>
      <w:r w:rsidRPr="0097146F">
        <w:rPr>
          <w:color w:val="000000" w:themeColor="text1"/>
        </w:rPr>
        <w:t>-test; Figure 11B) changed, suggesting no detectable change in presynaptic release probability, quantal size, or number of release sites, which is consistent with the lack of current amplitude change.</w:t>
      </w:r>
    </w:p>
    <w:p w14:paraId="64F68AE4" w14:textId="77777777" w:rsidR="00046E1F" w:rsidRPr="0097146F" w:rsidRDefault="00046E1F" w:rsidP="00046E1F"/>
    <w:p w14:paraId="2FA43987" w14:textId="77777777" w:rsidR="00FF2CE9" w:rsidRPr="0097146F" w:rsidRDefault="00FF2CE9" w:rsidP="00FF2CE9">
      <w:pPr>
        <w:rPr>
          <w:color w:val="000000" w:themeColor="text1"/>
        </w:rPr>
      </w:pPr>
    </w:p>
    <w:p w14:paraId="4A3FCFE1" w14:textId="77777777" w:rsidR="00FF2CE9" w:rsidRPr="0097146F" w:rsidRDefault="00FF2CE9" w:rsidP="00FF2CE9">
      <w:pPr>
        <w:rPr>
          <w:color w:val="000000" w:themeColor="text1"/>
        </w:rPr>
      </w:pPr>
    </w:p>
    <w:p w14:paraId="0D16C16F" w14:textId="77777777" w:rsidR="00FF2CE9" w:rsidRPr="0097146F" w:rsidRDefault="00FF2CE9" w:rsidP="00090599">
      <w:pPr>
        <w:rPr>
          <w:color w:val="000000" w:themeColor="text1"/>
        </w:rPr>
      </w:pPr>
      <w:r w:rsidRPr="0097146F">
        <w:rPr>
          <w:noProof/>
          <w:color w:val="000000" w:themeColor="text1"/>
        </w:rPr>
        <w:drawing>
          <wp:inline distT="0" distB="0" distL="0" distR="0" wp14:anchorId="4E390AE2" wp14:editId="4210938E">
            <wp:extent cx="5785338" cy="2251710"/>
            <wp:effectExtent l="0" t="0" r="6350" b="0"/>
            <wp:docPr id="7767752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75208" name="Picture 776775208"/>
                    <pic:cNvPicPr/>
                  </pic:nvPicPr>
                  <pic:blipFill rotWithShape="1">
                    <a:blip r:embed="rId17" cstate="print">
                      <a:extLst>
                        <a:ext uri="{28A0092B-C50C-407E-A947-70E740481C1C}">
                          <a14:useLocalDpi xmlns:a14="http://schemas.microsoft.com/office/drawing/2010/main" val="0"/>
                        </a:ext>
                      </a:extLst>
                    </a:blip>
                    <a:srcRect l="2663"/>
                    <a:stretch>
                      <a:fillRect/>
                    </a:stretch>
                  </pic:blipFill>
                  <pic:spPr bwMode="auto">
                    <a:xfrm>
                      <a:off x="0" y="0"/>
                      <a:ext cx="5785338" cy="2251710"/>
                    </a:xfrm>
                    <a:prstGeom prst="rect">
                      <a:avLst/>
                    </a:prstGeom>
                    <a:ln>
                      <a:noFill/>
                    </a:ln>
                    <a:extLst>
                      <a:ext uri="{53640926-AAD7-44D8-BBD7-CCE9431645EC}">
                        <a14:shadowObscured xmlns:a14="http://schemas.microsoft.com/office/drawing/2010/main"/>
                      </a:ext>
                    </a:extLst>
                  </pic:spPr>
                </pic:pic>
              </a:graphicData>
            </a:graphic>
          </wp:inline>
        </w:drawing>
      </w:r>
    </w:p>
    <w:p w14:paraId="3D0778DF" w14:textId="15CE2DED" w:rsidR="00FF2CE9" w:rsidRPr="0097146F" w:rsidRDefault="007B4F18" w:rsidP="007B4F18">
      <w:pPr>
        <w:pStyle w:val="Caption"/>
        <w:rPr>
          <w:rFonts w:ascii="Times New Roman" w:hAnsi="Times New Roman" w:cs="Times New Roman"/>
          <w:b/>
          <w:bCs/>
          <w:i w:val="0"/>
          <w:iCs w:val="0"/>
          <w:color w:val="000000" w:themeColor="text1"/>
          <w:sz w:val="24"/>
          <w:szCs w:val="24"/>
        </w:rPr>
      </w:pPr>
      <w:bookmarkStart w:id="37" w:name="_Toc227760253"/>
      <w:r w:rsidRPr="0097146F">
        <w:rPr>
          <w:rFonts w:ascii="Times New Roman" w:hAnsi="Times New Roman" w:cs="Times New Roman"/>
          <w:b/>
          <w:bCs/>
          <w:i w:val="0"/>
          <w:iCs w:val="0"/>
          <w:color w:val="000000" w:themeColor="text1"/>
          <w:sz w:val="24"/>
          <w:szCs w:val="24"/>
        </w:rPr>
        <w:t xml:space="preserve">Figure </w:t>
      </w:r>
      <w:r w:rsidRPr="0097146F">
        <w:rPr>
          <w:rFonts w:ascii="Times New Roman" w:hAnsi="Times New Roman" w:cs="Times New Roman"/>
          <w:b/>
          <w:bCs/>
          <w:i w:val="0"/>
          <w:iCs w:val="0"/>
          <w:color w:val="000000" w:themeColor="text1"/>
          <w:sz w:val="24"/>
          <w:szCs w:val="24"/>
        </w:rPr>
        <w:fldChar w:fldCharType="begin"/>
      </w:r>
      <w:r w:rsidRPr="0097146F">
        <w:rPr>
          <w:rFonts w:ascii="Times New Roman" w:hAnsi="Times New Roman" w:cs="Times New Roman"/>
          <w:b/>
          <w:bCs/>
          <w:i w:val="0"/>
          <w:iCs w:val="0"/>
          <w:color w:val="000000" w:themeColor="text1"/>
          <w:sz w:val="24"/>
          <w:szCs w:val="24"/>
        </w:rPr>
        <w:instrText xml:space="preserve"> SEQ Figure \* ARABIC </w:instrText>
      </w:r>
      <w:r w:rsidRPr="0097146F">
        <w:rPr>
          <w:rFonts w:ascii="Times New Roman" w:hAnsi="Times New Roman" w:cs="Times New Roman"/>
          <w:b/>
          <w:bCs/>
          <w:i w:val="0"/>
          <w:iCs w:val="0"/>
          <w:color w:val="000000" w:themeColor="text1"/>
          <w:sz w:val="24"/>
          <w:szCs w:val="24"/>
        </w:rPr>
        <w:fldChar w:fldCharType="separate"/>
      </w:r>
      <w:r w:rsidR="004675E5" w:rsidRPr="0097146F">
        <w:rPr>
          <w:rFonts w:ascii="Times New Roman" w:hAnsi="Times New Roman" w:cs="Times New Roman"/>
          <w:b/>
          <w:bCs/>
          <w:i w:val="0"/>
          <w:iCs w:val="0"/>
          <w:noProof/>
          <w:color w:val="000000" w:themeColor="text1"/>
          <w:sz w:val="24"/>
          <w:szCs w:val="24"/>
        </w:rPr>
        <w:t>11</w:t>
      </w:r>
      <w:r w:rsidRPr="0097146F">
        <w:rPr>
          <w:rFonts w:ascii="Times New Roman" w:hAnsi="Times New Roman" w:cs="Times New Roman"/>
          <w:b/>
          <w:bCs/>
          <w:i w:val="0"/>
          <w:iCs w:val="0"/>
          <w:color w:val="000000" w:themeColor="text1"/>
          <w:sz w:val="24"/>
          <w:szCs w:val="24"/>
        </w:rPr>
        <w:fldChar w:fldCharType="end"/>
      </w:r>
      <w:r w:rsidRPr="0097146F">
        <w:rPr>
          <w:rFonts w:ascii="Times New Roman" w:hAnsi="Times New Roman" w:cs="Times New Roman"/>
          <w:b/>
          <w:bCs/>
          <w:i w:val="0"/>
          <w:iCs w:val="0"/>
          <w:color w:val="000000" w:themeColor="text1"/>
          <w:sz w:val="24"/>
          <w:szCs w:val="24"/>
        </w:rPr>
        <w:t xml:space="preserve">. The paired pulse ratio (PPR) and inverse squared coefficient of variation did not change significantly after high frequency stimulation (HFS) following acute stress when CB1 receptors were blocked. </w:t>
      </w:r>
      <w:r w:rsidR="00FF2CE9" w:rsidRPr="0097146F">
        <w:rPr>
          <w:rFonts w:ascii="Times New Roman" w:hAnsi="Times New Roman" w:cs="Times New Roman"/>
          <w:i w:val="0"/>
          <w:iCs w:val="0"/>
          <w:color w:val="000000" w:themeColor="text1"/>
          <w:sz w:val="24"/>
          <w:szCs w:val="24"/>
        </w:rPr>
        <w:t xml:space="preserve">Each grey point </w:t>
      </w:r>
      <w:r w:rsidR="002B7103" w:rsidRPr="0097146F">
        <w:rPr>
          <w:rFonts w:ascii="Times New Roman" w:hAnsi="Times New Roman" w:cs="Times New Roman"/>
          <w:i w:val="0"/>
          <w:iCs w:val="0"/>
          <w:color w:val="000000" w:themeColor="text1"/>
          <w:sz w:val="24"/>
          <w:szCs w:val="24"/>
        </w:rPr>
        <w:t>(</w:t>
      </w:r>
      <w:r w:rsidR="002B7103" w:rsidRPr="0097146F">
        <w:rPr>
          <w:rFonts w:ascii="Times New Roman" w:hAnsi="Times New Roman" w:cs="Times New Roman"/>
          <w:color w:val="000000" w:themeColor="text1"/>
          <w:sz w:val="24"/>
          <w:szCs w:val="24"/>
        </w:rPr>
        <w:t>n</w:t>
      </w:r>
      <w:r w:rsidR="002B7103" w:rsidRPr="0097146F">
        <w:rPr>
          <w:rFonts w:ascii="Times New Roman" w:hAnsi="Times New Roman" w:cs="Times New Roman"/>
          <w:i w:val="0"/>
          <w:iCs w:val="0"/>
          <w:color w:val="000000" w:themeColor="text1"/>
          <w:sz w:val="24"/>
          <w:szCs w:val="24"/>
        </w:rPr>
        <w:t xml:space="preserve"> = 10) </w:t>
      </w:r>
      <w:r w:rsidR="00FF2CE9" w:rsidRPr="0097146F">
        <w:rPr>
          <w:rFonts w:ascii="Times New Roman" w:hAnsi="Times New Roman" w:cs="Times New Roman"/>
          <w:i w:val="0"/>
          <w:iCs w:val="0"/>
          <w:color w:val="000000" w:themeColor="text1"/>
          <w:sz w:val="24"/>
          <w:szCs w:val="24"/>
        </w:rPr>
        <w:t xml:space="preserve">represents the mean </w:t>
      </w:r>
      <w:r w:rsidR="00FF2CE9" w:rsidRPr="0097146F">
        <w:rPr>
          <w:rFonts w:ascii="Times New Roman" w:hAnsi="Times New Roman" w:cs="Times New Roman"/>
          <w:b/>
          <w:bCs/>
          <w:i w:val="0"/>
          <w:iCs w:val="0"/>
          <w:color w:val="000000" w:themeColor="text1"/>
          <w:sz w:val="24"/>
          <w:szCs w:val="24"/>
        </w:rPr>
        <w:t>A</w:t>
      </w:r>
      <w:r w:rsidR="00A57357"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PPR or </w:t>
      </w:r>
      <w:r w:rsidR="00FF2CE9" w:rsidRPr="0097146F">
        <w:rPr>
          <w:rFonts w:ascii="Times New Roman" w:hAnsi="Times New Roman" w:cs="Times New Roman"/>
          <w:b/>
          <w:bCs/>
          <w:i w:val="0"/>
          <w:iCs w:val="0"/>
          <w:color w:val="000000" w:themeColor="text1"/>
          <w:sz w:val="24"/>
          <w:szCs w:val="24"/>
        </w:rPr>
        <w:t>B</w:t>
      </w:r>
      <w:r w:rsidR="00A57357"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w:t>
      </w:r>
      <w:r w:rsidR="00A50B6F" w:rsidRPr="0097146F">
        <w:rPr>
          <w:rFonts w:ascii="Times New Roman" w:hAnsi="Times New Roman" w:cs="Times New Roman"/>
          <w:i w:val="0"/>
          <w:iCs w:val="0"/>
          <w:color w:val="000000" w:themeColor="text1"/>
          <w:sz w:val="24"/>
          <w:szCs w:val="24"/>
        </w:rPr>
        <w:t>inverse squared</w:t>
      </w:r>
      <w:r w:rsidR="00A50B6F" w:rsidRPr="0097146F">
        <w:rPr>
          <w:rFonts w:ascii="Times New Roman" w:hAnsi="Times New Roman" w:cs="Times New Roman"/>
          <w:b/>
          <w:bCs/>
          <w:i w:val="0"/>
          <w:iCs w:val="0"/>
          <w:color w:val="000000" w:themeColor="text1"/>
          <w:sz w:val="24"/>
          <w:szCs w:val="24"/>
        </w:rPr>
        <w:t xml:space="preserve"> </w:t>
      </w:r>
      <w:r w:rsidR="00FF2CE9" w:rsidRPr="0097146F">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97146F">
        <w:rPr>
          <w:rFonts w:ascii="Times New Roman" w:hAnsi="Times New Roman" w:cs="Times New Roman"/>
          <w:i w:val="0"/>
          <w:iCs w:val="0"/>
          <w:color w:val="000000" w:themeColor="text1"/>
          <w:sz w:val="24"/>
          <w:szCs w:val="24"/>
        </w:rPr>
        <w:t>inverse squared</w:t>
      </w:r>
      <w:r w:rsidR="00A50B6F" w:rsidRPr="0097146F">
        <w:rPr>
          <w:rFonts w:ascii="Times New Roman" w:hAnsi="Times New Roman" w:cs="Times New Roman"/>
          <w:b/>
          <w:bCs/>
          <w:i w:val="0"/>
          <w:iCs w:val="0"/>
          <w:color w:val="000000" w:themeColor="text1"/>
          <w:sz w:val="24"/>
          <w:szCs w:val="24"/>
        </w:rPr>
        <w:t xml:space="preserve"> </w:t>
      </w:r>
      <w:r w:rsidR="00FF2CE9" w:rsidRPr="0097146F">
        <w:rPr>
          <w:rFonts w:ascii="Times New Roman" w:hAnsi="Times New Roman" w:cs="Times New Roman"/>
          <w:i w:val="0"/>
          <w:iCs w:val="0"/>
          <w:color w:val="000000" w:themeColor="text1"/>
          <w:sz w:val="24"/>
          <w:szCs w:val="24"/>
        </w:rPr>
        <w:t>coefficient of variation ± standard error for the group.</w:t>
      </w:r>
      <w:r w:rsidR="007773F3" w:rsidRPr="0097146F">
        <w:rPr>
          <w:rFonts w:ascii="Times New Roman" w:hAnsi="Times New Roman" w:cs="Times New Roman"/>
          <w:i w:val="0"/>
          <w:iCs w:val="0"/>
          <w:color w:val="000000" w:themeColor="text1"/>
          <w:sz w:val="24"/>
          <w:szCs w:val="24"/>
        </w:rPr>
        <w:t xml:space="preserve"> ns = not significant.</w:t>
      </w:r>
      <w:bookmarkEnd w:id="37"/>
    </w:p>
    <w:p w14:paraId="62B4C9AB" w14:textId="77777777" w:rsidR="00FF2CE9" w:rsidRPr="0097146F" w:rsidRDefault="00FF2CE9" w:rsidP="00FF2CE9">
      <w:pPr>
        <w:rPr>
          <w:color w:val="000000" w:themeColor="text1"/>
        </w:rPr>
      </w:pPr>
    </w:p>
    <w:p w14:paraId="4CA989F9" w14:textId="637161AA" w:rsidR="00FF2CE9" w:rsidRPr="0097146F" w:rsidRDefault="00FF2CE9" w:rsidP="004348FF">
      <w:pPr>
        <w:spacing w:line="360" w:lineRule="auto"/>
        <w:rPr>
          <w:color w:val="000000" w:themeColor="text1"/>
        </w:rPr>
      </w:pPr>
      <w:r w:rsidRPr="0097146F">
        <w:rPr>
          <w:color w:val="000000" w:themeColor="text1"/>
        </w:rPr>
        <w:tab/>
        <w:t>Despite acute stress, when CB1 receptors were blocked</w:t>
      </w:r>
      <w:r w:rsidR="00854832" w:rsidRPr="0097146F">
        <w:rPr>
          <w:color w:val="000000" w:themeColor="text1"/>
        </w:rPr>
        <w:t>,</w:t>
      </w:r>
      <w:r w:rsidRPr="0097146F">
        <w:rPr>
          <w:color w:val="000000" w:themeColor="text1"/>
        </w:rPr>
        <w:t xml:space="preserve"> action</w:t>
      </w:r>
      <w:r w:rsidR="00A3728C" w:rsidRPr="0097146F">
        <w:rPr>
          <w:color w:val="000000" w:themeColor="text1"/>
        </w:rPr>
        <w:t xml:space="preserve"> potential</w:t>
      </w:r>
      <w:r w:rsidRPr="0097146F">
        <w:rPr>
          <w:color w:val="000000" w:themeColor="text1"/>
        </w:rPr>
        <w:t xml:space="preserve"> </w:t>
      </w:r>
      <w:r w:rsidR="00A3728C" w:rsidRPr="0097146F">
        <w:rPr>
          <w:color w:val="000000" w:themeColor="text1"/>
        </w:rPr>
        <w:t>frequency (</w:t>
      </w:r>
      <w:proofErr w:type="spellStart"/>
      <w:r w:rsidR="00A3728C" w:rsidRPr="0097146F">
        <w:rPr>
          <w:i/>
          <w:iCs/>
          <w:color w:val="000000" w:themeColor="text1"/>
        </w:rPr>
        <w:t>df</w:t>
      </w:r>
      <w:proofErr w:type="spellEnd"/>
      <w:r w:rsidR="00A3728C" w:rsidRPr="0097146F">
        <w:rPr>
          <w:color w:val="000000" w:themeColor="text1"/>
        </w:rPr>
        <w:t xml:space="preserve"> = 1, 189; </w:t>
      </w:r>
      <w:r w:rsidR="00A3728C" w:rsidRPr="0097146F">
        <w:rPr>
          <w:i/>
          <w:iCs/>
          <w:color w:val="000000" w:themeColor="text1"/>
        </w:rPr>
        <w:t>F</w:t>
      </w:r>
      <w:r w:rsidR="00A3728C" w:rsidRPr="0097146F">
        <w:rPr>
          <w:color w:val="000000" w:themeColor="text1"/>
        </w:rPr>
        <w:t xml:space="preserve"> = 1.485248; </w:t>
      </w:r>
      <w:r w:rsidR="00A3728C" w:rsidRPr="0097146F">
        <w:rPr>
          <w:i/>
          <w:iCs/>
          <w:color w:val="000000" w:themeColor="text1"/>
        </w:rPr>
        <w:t>p</w:t>
      </w:r>
      <w:r w:rsidR="00A3728C" w:rsidRPr="0097146F">
        <w:rPr>
          <w:color w:val="000000" w:themeColor="text1"/>
        </w:rPr>
        <w:t xml:space="preserve"> = 0.2245; Table 4; </w:t>
      </w:r>
      <w:r w:rsidR="009F4D92" w:rsidRPr="0097146F">
        <w:rPr>
          <w:color w:val="000000" w:themeColor="text1"/>
        </w:rPr>
        <w:t>Figure</w:t>
      </w:r>
      <w:r w:rsidR="00A3728C" w:rsidRPr="0097146F">
        <w:rPr>
          <w:color w:val="000000" w:themeColor="text1"/>
        </w:rPr>
        <w:t xml:space="preserve"> 12A) and </w:t>
      </w:r>
      <w:r w:rsidRPr="0097146F">
        <w:rPr>
          <w:color w:val="000000" w:themeColor="text1"/>
        </w:rPr>
        <w:t>peak amplitude (</w:t>
      </w:r>
      <w:r w:rsidRPr="0097146F">
        <w:rPr>
          <w:i/>
          <w:iCs/>
          <w:color w:val="000000" w:themeColor="text1"/>
        </w:rPr>
        <w:t>t</w:t>
      </w:r>
      <w:r w:rsidRPr="0097146F">
        <w:rPr>
          <w:color w:val="000000" w:themeColor="text1"/>
        </w:rPr>
        <w:t xml:space="preserve"> = 1.9964; </w:t>
      </w:r>
      <w:proofErr w:type="spellStart"/>
      <w:r w:rsidRPr="0097146F">
        <w:rPr>
          <w:i/>
          <w:iCs/>
          <w:color w:val="000000" w:themeColor="text1"/>
        </w:rPr>
        <w:t>df</w:t>
      </w:r>
      <w:proofErr w:type="spellEnd"/>
      <w:r w:rsidRPr="0097146F">
        <w:rPr>
          <w:color w:val="000000" w:themeColor="text1"/>
        </w:rPr>
        <w:t xml:space="preserve"> = 5; </w:t>
      </w:r>
      <w:r w:rsidRPr="0097146F">
        <w:rPr>
          <w:i/>
          <w:iCs/>
          <w:color w:val="000000" w:themeColor="text1"/>
        </w:rPr>
        <w:t>p</w:t>
      </w:r>
      <w:r w:rsidRPr="0097146F">
        <w:rPr>
          <w:color w:val="000000" w:themeColor="text1"/>
        </w:rPr>
        <w:t xml:space="preserve"> = 0.1024; paired </w:t>
      </w:r>
      <w:r w:rsidRPr="0097146F">
        <w:rPr>
          <w:i/>
          <w:iCs/>
          <w:color w:val="000000" w:themeColor="text1"/>
        </w:rPr>
        <w:t>t</w:t>
      </w:r>
      <w:r w:rsidRPr="0097146F">
        <w:rPr>
          <w:color w:val="000000" w:themeColor="text1"/>
        </w:rPr>
        <w:t xml:space="preserve">-test; </w:t>
      </w:r>
      <w:r w:rsidR="009F4D92" w:rsidRPr="0097146F">
        <w:rPr>
          <w:color w:val="000000" w:themeColor="text1"/>
        </w:rPr>
        <w:t>Figure</w:t>
      </w:r>
      <w:r w:rsidRPr="0097146F">
        <w:rPr>
          <w:color w:val="000000" w:themeColor="text1"/>
        </w:rPr>
        <w:t xml:space="preserve"> 1</w:t>
      </w:r>
      <w:r w:rsidR="00E31356" w:rsidRPr="0097146F">
        <w:rPr>
          <w:color w:val="000000" w:themeColor="text1"/>
        </w:rPr>
        <w:t>2</w:t>
      </w:r>
      <w:r w:rsidR="00A3728C" w:rsidRPr="0097146F">
        <w:rPr>
          <w:color w:val="000000" w:themeColor="text1"/>
        </w:rPr>
        <w:t>B</w:t>
      </w:r>
      <w:r w:rsidRPr="0097146F">
        <w:rPr>
          <w:color w:val="000000" w:themeColor="text1"/>
        </w:rPr>
        <w:t xml:space="preserve">) </w:t>
      </w:r>
      <w:r w:rsidR="00A3728C" w:rsidRPr="0097146F">
        <w:rPr>
          <w:color w:val="000000" w:themeColor="text1"/>
        </w:rPr>
        <w:t>did not significantly differ following HFS</w:t>
      </w:r>
      <w:r w:rsidR="004A4988" w:rsidRPr="0097146F">
        <w:rPr>
          <w:color w:val="000000" w:themeColor="text1"/>
        </w:rPr>
        <w:t>.</w:t>
      </w:r>
      <w:r w:rsidR="00D01556" w:rsidRPr="0097146F">
        <w:rPr>
          <w:color w:val="000000" w:themeColor="text1"/>
        </w:rPr>
        <w:t xml:space="preserve"> </w:t>
      </w:r>
    </w:p>
    <w:p w14:paraId="1F1F0208" w14:textId="77777777" w:rsidR="00FF2CE9" w:rsidRPr="0097146F" w:rsidRDefault="00FF2CE9" w:rsidP="00FF2CE9">
      <w:pPr>
        <w:rPr>
          <w:color w:val="000000" w:themeColor="text1"/>
        </w:rPr>
      </w:pPr>
    </w:p>
    <w:p w14:paraId="039DA7F4" w14:textId="77777777" w:rsidR="00FF2CE9" w:rsidRPr="0097146F" w:rsidRDefault="00FF2CE9" w:rsidP="00FF2CE9">
      <w:pPr>
        <w:rPr>
          <w:color w:val="000000" w:themeColor="text1"/>
        </w:rPr>
      </w:pPr>
    </w:p>
    <w:p w14:paraId="5240F436" w14:textId="75F53884" w:rsidR="00FF2CE9" w:rsidRPr="0097146F" w:rsidRDefault="00FF2CE9" w:rsidP="00FF2CE9">
      <w:pPr>
        <w:jc w:val="center"/>
        <w:rPr>
          <w:color w:val="000000" w:themeColor="text1"/>
        </w:rPr>
      </w:pPr>
    </w:p>
    <w:p w14:paraId="2B003AA4" w14:textId="0193ACBF" w:rsidR="008B322C" w:rsidRPr="0097146F" w:rsidRDefault="009A00C8" w:rsidP="00090599">
      <w:pPr>
        <w:jc w:val="both"/>
        <w:rPr>
          <w:color w:val="000000" w:themeColor="text1"/>
        </w:rPr>
      </w:pPr>
      <w:r w:rsidRPr="0097146F">
        <w:rPr>
          <w:noProof/>
          <w:color w:val="000000" w:themeColor="text1"/>
        </w:rPr>
        <w:lastRenderedPageBreak/>
        <w:drawing>
          <wp:inline distT="0" distB="0" distL="0" distR="0" wp14:anchorId="1956D1B6" wp14:editId="66E0E7C1">
            <wp:extent cx="3624758" cy="4773295"/>
            <wp:effectExtent l="0" t="0" r="0" b="1905"/>
            <wp:docPr id="1909301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01969" name="Picture 1909301969"/>
                    <pic:cNvPicPr/>
                  </pic:nvPicPr>
                  <pic:blipFill rotWithShape="1">
                    <a:blip r:embed="rId18" cstate="print">
                      <a:extLst>
                        <a:ext uri="{28A0092B-C50C-407E-A947-70E740481C1C}">
                          <a14:useLocalDpi xmlns:a14="http://schemas.microsoft.com/office/drawing/2010/main" val="0"/>
                        </a:ext>
                      </a:extLst>
                    </a:blip>
                    <a:srcRect l="1933" t="1332" r="2823"/>
                    <a:stretch>
                      <a:fillRect/>
                    </a:stretch>
                  </pic:blipFill>
                  <pic:spPr bwMode="auto">
                    <a:xfrm>
                      <a:off x="0" y="0"/>
                      <a:ext cx="3725390" cy="4905813"/>
                    </a:xfrm>
                    <a:prstGeom prst="rect">
                      <a:avLst/>
                    </a:prstGeom>
                    <a:ln>
                      <a:noFill/>
                    </a:ln>
                    <a:extLst>
                      <a:ext uri="{53640926-AAD7-44D8-BBD7-CCE9431645EC}">
                        <a14:shadowObscured xmlns:a14="http://schemas.microsoft.com/office/drawing/2010/main"/>
                      </a:ext>
                    </a:extLst>
                  </pic:spPr>
                </pic:pic>
              </a:graphicData>
            </a:graphic>
          </wp:inline>
        </w:drawing>
      </w:r>
    </w:p>
    <w:p w14:paraId="20E59AC7" w14:textId="06251B36" w:rsidR="00FF2CE9" w:rsidRPr="0097146F" w:rsidRDefault="0082533B" w:rsidP="0082533B">
      <w:pPr>
        <w:pStyle w:val="Caption"/>
        <w:rPr>
          <w:rFonts w:ascii="Times New Roman" w:hAnsi="Times New Roman" w:cs="Times New Roman"/>
          <w:b/>
          <w:bCs/>
          <w:i w:val="0"/>
          <w:iCs w:val="0"/>
          <w:color w:val="000000" w:themeColor="text1"/>
          <w:sz w:val="24"/>
          <w:szCs w:val="24"/>
        </w:rPr>
      </w:pPr>
      <w:bookmarkStart w:id="38" w:name="_Toc227760254"/>
      <w:r w:rsidRPr="0097146F">
        <w:rPr>
          <w:rFonts w:ascii="Times New Roman" w:hAnsi="Times New Roman" w:cs="Times New Roman"/>
          <w:b/>
          <w:bCs/>
          <w:i w:val="0"/>
          <w:iCs w:val="0"/>
          <w:color w:val="000000" w:themeColor="text1"/>
          <w:sz w:val="24"/>
          <w:szCs w:val="24"/>
        </w:rPr>
        <w:t xml:space="preserve">Figure </w:t>
      </w:r>
      <w:r w:rsidRPr="0097146F">
        <w:rPr>
          <w:rFonts w:ascii="Times New Roman" w:hAnsi="Times New Roman" w:cs="Times New Roman"/>
          <w:b/>
          <w:bCs/>
          <w:i w:val="0"/>
          <w:iCs w:val="0"/>
          <w:color w:val="000000" w:themeColor="text1"/>
          <w:sz w:val="24"/>
          <w:szCs w:val="24"/>
        </w:rPr>
        <w:fldChar w:fldCharType="begin"/>
      </w:r>
      <w:r w:rsidRPr="0097146F">
        <w:rPr>
          <w:rFonts w:ascii="Times New Roman" w:hAnsi="Times New Roman" w:cs="Times New Roman"/>
          <w:b/>
          <w:bCs/>
          <w:i w:val="0"/>
          <w:iCs w:val="0"/>
          <w:color w:val="000000" w:themeColor="text1"/>
          <w:sz w:val="24"/>
          <w:szCs w:val="24"/>
        </w:rPr>
        <w:instrText xml:space="preserve"> SEQ Figure \* ARABIC </w:instrText>
      </w:r>
      <w:r w:rsidRPr="0097146F">
        <w:rPr>
          <w:rFonts w:ascii="Times New Roman" w:hAnsi="Times New Roman" w:cs="Times New Roman"/>
          <w:b/>
          <w:bCs/>
          <w:i w:val="0"/>
          <w:iCs w:val="0"/>
          <w:color w:val="000000" w:themeColor="text1"/>
          <w:sz w:val="24"/>
          <w:szCs w:val="24"/>
        </w:rPr>
        <w:fldChar w:fldCharType="separate"/>
      </w:r>
      <w:r w:rsidR="004675E5" w:rsidRPr="0097146F">
        <w:rPr>
          <w:rFonts w:ascii="Times New Roman" w:hAnsi="Times New Roman" w:cs="Times New Roman"/>
          <w:b/>
          <w:bCs/>
          <w:i w:val="0"/>
          <w:iCs w:val="0"/>
          <w:noProof/>
          <w:color w:val="000000" w:themeColor="text1"/>
          <w:sz w:val="24"/>
          <w:szCs w:val="24"/>
        </w:rPr>
        <w:t>12</w:t>
      </w:r>
      <w:r w:rsidRPr="0097146F">
        <w:rPr>
          <w:rFonts w:ascii="Times New Roman" w:hAnsi="Times New Roman" w:cs="Times New Roman"/>
          <w:b/>
          <w:bCs/>
          <w:i w:val="0"/>
          <w:iCs w:val="0"/>
          <w:color w:val="000000" w:themeColor="text1"/>
          <w:sz w:val="24"/>
          <w:szCs w:val="24"/>
        </w:rPr>
        <w:fldChar w:fldCharType="end"/>
      </w:r>
      <w:r w:rsidRPr="0097146F">
        <w:rPr>
          <w:rFonts w:ascii="Times New Roman" w:hAnsi="Times New Roman" w:cs="Times New Roman"/>
          <w:b/>
          <w:bCs/>
          <w:i w:val="0"/>
          <w:iCs w:val="0"/>
          <w:color w:val="000000" w:themeColor="text1"/>
          <w:sz w:val="24"/>
          <w:szCs w:val="24"/>
        </w:rPr>
        <w:t xml:space="preserve">. Action potential (AP) frequency peak amplitude did not change after high frequency stimulation (HFS) following acute stress when CB1 receptors were blocked. </w:t>
      </w:r>
      <w:r w:rsidR="00710EF6" w:rsidRPr="0097146F">
        <w:rPr>
          <w:rFonts w:ascii="Times New Roman" w:hAnsi="Times New Roman" w:cs="Times New Roman"/>
          <w:b/>
          <w:bCs/>
          <w:i w:val="0"/>
          <w:iCs w:val="0"/>
          <w:color w:val="000000" w:themeColor="text1"/>
          <w:sz w:val="24"/>
          <w:szCs w:val="24"/>
        </w:rPr>
        <w:t>A</w:t>
      </w:r>
      <w:r w:rsidR="0071658A" w:rsidRPr="0097146F">
        <w:rPr>
          <w:rFonts w:ascii="Times New Roman" w:hAnsi="Times New Roman" w:cs="Times New Roman"/>
          <w:b/>
          <w:bCs/>
          <w:i w:val="0"/>
          <w:iCs w:val="0"/>
          <w:color w:val="000000" w:themeColor="text1"/>
          <w:sz w:val="24"/>
          <w:szCs w:val="24"/>
        </w:rPr>
        <w:t>.</w:t>
      </w:r>
      <w:r w:rsidR="00710EF6" w:rsidRPr="0097146F">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w:t>
      </w:r>
      <w:proofErr w:type="spellStart"/>
      <w:r w:rsidR="00710EF6" w:rsidRPr="0097146F">
        <w:rPr>
          <w:rFonts w:ascii="Times New Roman" w:hAnsi="Times New Roman" w:cs="Times New Roman"/>
          <w:i w:val="0"/>
          <w:iCs w:val="0"/>
          <w:color w:val="000000" w:themeColor="text1"/>
          <w:sz w:val="24"/>
          <w:szCs w:val="24"/>
        </w:rPr>
        <w:t>pA</w:t>
      </w:r>
      <w:proofErr w:type="spellEnd"/>
      <w:r w:rsidR="00710EF6" w:rsidRPr="0097146F">
        <w:rPr>
          <w:rFonts w:ascii="Times New Roman" w:hAnsi="Times New Roman" w:cs="Times New Roman"/>
          <w:i w:val="0"/>
          <w:iCs w:val="0"/>
          <w:color w:val="000000" w:themeColor="text1"/>
          <w:sz w:val="24"/>
          <w:szCs w:val="24"/>
        </w:rPr>
        <w:t xml:space="preserve">, and </w:t>
      </w:r>
      <w:r w:rsidR="00710EF6" w:rsidRPr="0097146F">
        <w:rPr>
          <w:rFonts w:ascii="Times New Roman" w:hAnsi="Times New Roman" w:cs="Times New Roman"/>
          <w:color w:val="000000" w:themeColor="text1"/>
          <w:sz w:val="24"/>
          <w:szCs w:val="24"/>
        </w:rPr>
        <w:t>n</w:t>
      </w:r>
      <w:r w:rsidR="00710EF6" w:rsidRPr="0097146F">
        <w:rPr>
          <w:rFonts w:ascii="Times New Roman" w:hAnsi="Times New Roman" w:cs="Times New Roman"/>
          <w:i w:val="0"/>
          <w:iCs w:val="0"/>
          <w:color w:val="000000" w:themeColor="text1"/>
          <w:sz w:val="24"/>
          <w:szCs w:val="24"/>
        </w:rPr>
        <w:t xml:space="preserve"> represents the number of unique neurons.</w:t>
      </w:r>
      <w:r w:rsidR="00C563B4" w:rsidRPr="0097146F">
        <w:rPr>
          <w:rFonts w:ascii="Times New Roman" w:hAnsi="Times New Roman" w:cs="Times New Roman"/>
          <w:i w:val="0"/>
          <w:iCs w:val="0"/>
          <w:color w:val="000000" w:themeColor="text1"/>
          <w:sz w:val="24"/>
          <w:szCs w:val="24"/>
        </w:rPr>
        <w:t xml:space="preserve"> </w:t>
      </w:r>
      <w:r w:rsidR="00C563B4" w:rsidRPr="0097146F">
        <w:rPr>
          <w:rFonts w:ascii="Times New Roman" w:hAnsi="Times New Roman" w:cs="Times New Roman"/>
          <w:b/>
          <w:bCs/>
          <w:i w:val="0"/>
          <w:iCs w:val="0"/>
          <w:color w:val="000000" w:themeColor="text1"/>
          <w:sz w:val="24"/>
          <w:szCs w:val="24"/>
        </w:rPr>
        <w:t>B</w:t>
      </w:r>
      <w:r w:rsidR="0071658A" w:rsidRPr="0097146F">
        <w:rPr>
          <w:rFonts w:ascii="Times New Roman" w:hAnsi="Times New Roman" w:cs="Times New Roman"/>
          <w:b/>
          <w:bCs/>
          <w:i w:val="0"/>
          <w:iCs w:val="0"/>
          <w:color w:val="000000" w:themeColor="text1"/>
          <w:sz w:val="24"/>
          <w:szCs w:val="24"/>
        </w:rPr>
        <w:t>.</w:t>
      </w:r>
      <w:r w:rsidR="00710EF6" w:rsidRPr="0097146F">
        <w:rPr>
          <w:rFonts w:ascii="Times New Roman" w:hAnsi="Times New Roman" w:cs="Times New Roman"/>
          <w:i w:val="0"/>
          <w:iCs w:val="0"/>
          <w:color w:val="000000" w:themeColor="text1"/>
          <w:sz w:val="24"/>
          <w:szCs w:val="24"/>
        </w:rPr>
        <w:t xml:space="preserve"> </w:t>
      </w:r>
      <w:r w:rsidR="00FF2CE9" w:rsidRPr="0097146F">
        <w:rPr>
          <w:rFonts w:ascii="Times New Roman" w:hAnsi="Times New Roman" w:cs="Times New Roman"/>
          <w:i w:val="0"/>
          <w:iCs w:val="0"/>
          <w:color w:val="000000" w:themeColor="text1"/>
          <w:sz w:val="24"/>
          <w:szCs w:val="24"/>
        </w:rPr>
        <w:t xml:space="preserve">Each grey point </w:t>
      </w:r>
      <w:r w:rsidR="00031E53" w:rsidRPr="0097146F">
        <w:rPr>
          <w:rFonts w:ascii="Times New Roman" w:hAnsi="Times New Roman" w:cs="Times New Roman"/>
          <w:i w:val="0"/>
          <w:iCs w:val="0"/>
          <w:color w:val="000000" w:themeColor="text1"/>
          <w:sz w:val="24"/>
          <w:szCs w:val="24"/>
        </w:rPr>
        <w:t>(</w:t>
      </w:r>
      <w:r w:rsidR="00031E53" w:rsidRPr="0097146F">
        <w:rPr>
          <w:rFonts w:ascii="Times New Roman" w:hAnsi="Times New Roman" w:cs="Times New Roman"/>
          <w:color w:val="000000" w:themeColor="text1"/>
          <w:sz w:val="24"/>
          <w:szCs w:val="24"/>
        </w:rPr>
        <w:t>n</w:t>
      </w:r>
      <w:r w:rsidR="00031E53" w:rsidRPr="0097146F">
        <w:rPr>
          <w:rFonts w:ascii="Times New Roman" w:hAnsi="Times New Roman" w:cs="Times New Roman"/>
          <w:i w:val="0"/>
          <w:iCs w:val="0"/>
          <w:color w:val="000000" w:themeColor="text1"/>
          <w:sz w:val="24"/>
          <w:szCs w:val="24"/>
        </w:rPr>
        <w:t xml:space="preserve"> = 5</w:t>
      </w:r>
      <w:r w:rsidR="00710EF6" w:rsidRPr="0097146F">
        <w:rPr>
          <w:rFonts w:ascii="Times New Roman" w:hAnsi="Times New Roman" w:cs="Times New Roman"/>
          <w:i w:val="0"/>
          <w:iCs w:val="0"/>
          <w:color w:val="000000" w:themeColor="text1"/>
          <w:sz w:val="24"/>
          <w:szCs w:val="24"/>
        </w:rPr>
        <w:t>, neurons that fired action potentials at both states</w:t>
      </w:r>
      <w:r w:rsidR="00031E53" w:rsidRPr="0097146F">
        <w:rPr>
          <w:rFonts w:ascii="Times New Roman" w:hAnsi="Times New Roman" w:cs="Times New Roman"/>
          <w:i w:val="0"/>
          <w:iCs w:val="0"/>
          <w:color w:val="000000" w:themeColor="text1"/>
          <w:sz w:val="24"/>
          <w:szCs w:val="24"/>
        </w:rPr>
        <w:t xml:space="preserve">) </w:t>
      </w:r>
      <w:r w:rsidR="00FF2CE9" w:rsidRPr="0097146F">
        <w:rPr>
          <w:rFonts w:ascii="Times New Roman" w:hAnsi="Times New Roman" w:cs="Times New Roman"/>
          <w:i w:val="0"/>
          <w:iCs w:val="0"/>
          <w:color w:val="000000" w:themeColor="text1"/>
          <w:sz w:val="24"/>
          <w:szCs w:val="24"/>
        </w:rPr>
        <w:t xml:space="preserve">represents the mean AP peak amplitude of a single neuron averaged over the baseline period (0-to-5 minutes) or the final period (25-to-30 minutes). The coloured line represents the mean AP peak amplitude ± standard error for the group. </w:t>
      </w:r>
      <w:r w:rsidR="008977DD" w:rsidRPr="0097146F">
        <w:rPr>
          <w:rFonts w:ascii="Times New Roman" w:hAnsi="Times New Roman" w:cs="Times New Roman"/>
          <w:i w:val="0"/>
          <w:iCs w:val="0"/>
          <w:color w:val="000000" w:themeColor="text1"/>
          <w:sz w:val="24"/>
          <w:szCs w:val="24"/>
        </w:rPr>
        <w:t>ns = not significant.</w:t>
      </w:r>
      <w:bookmarkEnd w:id="38"/>
    </w:p>
    <w:p w14:paraId="236F91FF" w14:textId="77777777" w:rsidR="00FF2CE9" w:rsidRPr="0097146F" w:rsidRDefault="00FF2CE9" w:rsidP="00FF2CE9">
      <w:pPr>
        <w:rPr>
          <w:color w:val="000000" w:themeColor="text1"/>
        </w:rPr>
      </w:pPr>
    </w:p>
    <w:p w14:paraId="6D05CD47" w14:textId="77777777" w:rsidR="00FF2CE9" w:rsidRPr="0097146F" w:rsidRDefault="00FF2CE9" w:rsidP="00FF2CE9">
      <w:pPr>
        <w:rPr>
          <w:color w:val="000000" w:themeColor="text1"/>
        </w:rPr>
      </w:pPr>
    </w:p>
    <w:p w14:paraId="12A1216B" w14:textId="77777777" w:rsidR="00FF2CE9" w:rsidRPr="0097146F" w:rsidRDefault="00FF2CE9" w:rsidP="004348FF">
      <w:pPr>
        <w:pStyle w:val="Heading2"/>
        <w:spacing w:line="360" w:lineRule="auto"/>
        <w:rPr>
          <w:rFonts w:ascii="Times New Roman" w:hAnsi="Times New Roman" w:cs="Times New Roman"/>
          <w:b/>
          <w:bCs/>
          <w:color w:val="000000" w:themeColor="text1"/>
          <w:sz w:val="24"/>
          <w:szCs w:val="24"/>
        </w:rPr>
      </w:pPr>
      <w:bookmarkStart w:id="39" w:name="_Toc227760232"/>
      <w:r w:rsidRPr="0097146F">
        <w:rPr>
          <w:rFonts w:ascii="Times New Roman" w:hAnsi="Times New Roman" w:cs="Times New Roman"/>
          <w:b/>
          <w:bCs/>
          <w:color w:val="000000" w:themeColor="text1"/>
          <w:sz w:val="24"/>
          <w:szCs w:val="24"/>
        </w:rPr>
        <w:t>3.4 Repeated stress does not alter glutamatergic transmission in DMH neurons of young female rats</w:t>
      </w:r>
      <w:bookmarkEnd w:id="39"/>
    </w:p>
    <w:p w14:paraId="4A8BCCAE" w14:textId="1FDB3B4E" w:rsidR="00FF2CE9" w:rsidRPr="0097146F" w:rsidRDefault="00FF2CE9" w:rsidP="004348FF">
      <w:pPr>
        <w:spacing w:line="360" w:lineRule="auto"/>
        <w:ind w:firstLine="720"/>
        <w:rPr>
          <w:color w:val="000000" w:themeColor="text1"/>
        </w:rPr>
      </w:pPr>
      <w:r w:rsidRPr="0097146F">
        <w:rPr>
          <w:color w:val="000000" w:themeColor="text1"/>
        </w:rPr>
        <w:t xml:space="preserve">To determine if five consecutive days of a 30-minute physical restraint affects glutamate signalling in the DMH, recordings of DMH neurons in hypothalamic slices were obtained. Unlike in acute stress, eEPSC amplitude did not change significantly after </w:t>
      </w:r>
      <w:r w:rsidRPr="0097146F">
        <w:rPr>
          <w:color w:val="000000" w:themeColor="text1"/>
        </w:rPr>
        <w:lastRenderedPageBreak/>
        <w:t xml:space="preserve">HFS (final amplitude 74.00 ± 12.34% of baseline; </w:t>
      </w:r>
      <w:r w:rsidR="009F4D92" w:rsidRPr="0097146F">
        <w:rPr>
          <w:color w:val="000000" w:themeColor="text1"/>
        </w:rPr>
        <w:t>Figure</w:t>
      </w:r>
      <w:r w:rsidRPr="0097146F">
        <w:rPr>
          <w:color w:val="000000" w:themeColor="text1"/>
        </w:rPr>
        <w:t xml:space="preserve"> 1</w:t>
      </w:r>
      <w:r w:rsidR="00E31356" w:rsidRPr="0097146F">
        <w:rPr>
          <w:color w:val="000000" w:themeColor="text1"/>
        </w:rPr>
        <w:t>3</w:t>
      </w:r>
      <w:r w:rsidRPr="0097146F">
        <w:rPr>
          <w:color w:val="000000" w:themeColor="text1"/>
        </w:rPr>
        <w:t xml:space="preserve">), nor in the PPR (1.29 ± 0.18 at baseline to 1.35 ± 0.22 post-HFS; </w:t>
      </w:r>
      <w:r w:rsidRPr="0097146F">
        <w:rPr>
          <w:i/>
          <w:iCs/>
          <w:color w:val="000000" w:themeColor="text1"/>
        </w:rPr>
        <w:t xml:space="preserve">n </w:t>
      </w:r>
      <w:r w:rsidRPr="0097146F">
        <w:rPr>
          <w:color w:val="000000" w:themeColor="text1"/>
        </w:rPr>
        <w:t xml:space="preserve">= 9; </w:t>
      </w:r>
      <w:r w:rsidRPr="0097146F">
        <w:rPr>
          <w:i/>
          <w:iCs/>
          <w:color w:val="000000" w:themeColor="text1"/>
        </w:rPr>
        <w:t>t</w:t>
      </w:r>
      <w:r w:rsidRPr="0097146F">
        <w:rPr>
          <w:color w:val="000000" w:themeColor="text1"/>
        </w:rPr>
        <w:t xml:space="preserve"> = 0.53352; </w:t>
      </w:r>
      <w:proofErr w:type="spellStart"/>
      <w:r w:rsidRPr="0097146F">
        <w:rPr>
          <w:i/>
          <w:iCs/>
          <w:color w:val="000000" w:themeColor="text1"/>
        </w:rPr>
        <w:t>df</w:t>
      </w:r>
      <w:proofErr w:type="spellEnd"/>
      <w:r w:rsidRPr="0097146F">
        <w:rPr>
          <w:color w:val="000000" w:themeColor="text1"/>
        </w:rPr>
        <w:t xml:space="preserve"> = 8; </w:t>
      </w:r>
      <w:r w:rsidRPr="0097146F">
        <w:rPr>
          <w:i/>
          <w:iCs/>
          <w:color w:val="000000" w:themeColor="text1"/>
        </w:rPr>
        <w:t>p</w:t>
      </w:r>
      <w:r w:rsidRPr="0097146F">
        <w:rPr>
          <w:color w:val="000000" w:themeColor="text1"/>
        </w:rPr>
        <w:t xml:space="preserve"> = 0.6082; paired </w:t>
      </w:r>
      <w:r w:rsidRPr="0097146F">
        <w:rPr>
          <w:i/>
          <w:iCs/>
          <w:color w:val="000000" w:themeColor="text1"/>
        </w:rPr>
        <w:t>t</w:t>
      </w:r>
      <w:r w:rsidRPr="0097146F">
        <w:rPr>
          <w:color w:val="000000" w:themeColor="text1"/>
        </w:rPr>
        <w:t>-test; Fig</w:t>
      </w:r>
      <w:r w:rsidR="009F4D92" w:rsidRPr="0097146F">
        <w:rPr>
          <w:color w:val="000000" w:themeColor="text1"/>
        </w:rPr>
        <w:t>ure</w:t>
      </w:r>
      <w:r w:rsidRPr="0097146F">
        <w:rPr>
          <w:color w:val="000000" w:themeColor="text1"/>
        </w:rPr>
        <w:t xml:space="preserve"> 1</w:t>
      </w:r>
      <w:r w:rsidR="00E31356" w:rsidRPr="0097146F">
        <w:rPr>
          <w:color w:val="000000" w:themeColor="text1"/>
        </w:rPr>
        <w:t>4</w:t>
      </w:r>
      <w:r w:rsidRPr="0097146F">
        <w:rPr>
          <w:color w:val="000000" w:themeColor="text1"/>
        </w:rPr>
        <w:t xml:space="preserve">A) or </w:t>
      </w:r>
      <w:r w:rsidR="00A50B6F" w:rsidRPr="0097146F">
        <w:rPr>
          <w:color w:val="000000" w:themeColor="text1"/>
        </w:rPr>
        <w:t>inverse squared</w:t>
      </w:r>
      <w:r w:rsidR="00A50B6F" w:rsidRPr="0097146F">
        <w:rPr>
          <w:b/>
          <w:bCs/>
          <w:color w:val="000000" w:themeColor="text1"/>
        </w:rPr>
        <w:t xml:space="preserve"> </w:t>
      </w:r>
      <w:r w:rsidRPr="0097146F">
        <w:rPr>
          <w:color w:val="000000" w:themeColor="text1"/>
        </w:rPr>
        <w:t>coefficient of variation (</w:t>
      </w:r>
      <w:r w:rsidRPr="0097146F">
        <w:rPr>
          <w:i/>
          <w:iCs/>
          <w:color w:val="000000" w:themeColor="text1"/>
        </w:rPr>
        <w:t>t</w:t>
      </w:r>
      <w:r w:rsidRPr="0097146F">
        <w:rPr>
          <w:color w:val="000000" w:themeColor="text1"/>
        </w:rPr>
        <w:t xml:space="preserve"> = 0.32925, </w:t>
      </w:r>
      <w:proofErr w:type="spellStart"/>
      <w:r w:rsidRPr="0097146F">
        <w:rPr>
          <w:i/>
          <w:iCs/>
          <w:color w:val="000000" w:themeColor="text1"/>
        </w:rPr>
        <w:t>df</w:t>
      </w:r>
      <w:proofErr w:type="spellEnd"/>
      <w:r w:rsidRPr="0097146F">
        <w:rPr>
          <w:color w:val="000000" w:themeColor="text1"/>
        </w:rPr>
        <w:t xml:space="preserve"> = 8, </w:t>
      </w:r>
      <w:r w:rsidRPr="0097146F">
        <w:rPr>
          <w:i/>
          <w:iCs/>
          <w:color w:val="000000" w:themeColor="text1"/>
        </w:rPr>
        <w:t>p</w:t>
      </w:r>
      <w:r w:rsidRPr="0097146F">
        <w:rPr>
          <w:color w:val="000000" w:themeColor="text1"/>
        </w:rPr>
        <w:t xml:space="preserve"> = 0.7504; paired </w:t>
      </w:r>
      <w:r w:rsidRPr="0097146F">
        <w:rPr>
          <w:i/>
          <w:iCs/>
          <w:color w:val="000000" w:themeColor="text1"/>
        </w:rPr>
        <w:t>t</w:t>
      </w:r>
      <w:r w:rsidRPr="0097146F">
        <w:rPr>
          <w:color w:val="000000" w:themeColor="text1"/>
        </w:rPr>
        <w:t>-test; Fig</w:t>
      </w:r>
      <w:r w:rsidR="009F4D92" w:rsidRPr="0097146F">
        <w:rPr>
          <w:color w:val="000000" w:themeColor="text1"/>
        </w:rPr>
        <w:t>ure</w:t>
      </w:r>
      <w:r w:rsidRPr="0097146F">
        <w:rPr>
          <w:color w:val="000000" w:themeColor="text1"/>
        </w:rPr>
        <w:t xml:space="preserve"> 1</w:t>
      </w:r>
      <w:r w:rsidR="00E31356" w:rsidRPr="0097146F">
        <w:rPr>
          <w:color w:val="000000" w:themeColor="text1"/>
        </w:rPr>
        <w:t>4</w:t>
      </w:r>
      <w:r w:rsidRPr="0097146F">
        <w:rPr>
          <w:color w:val="000000" w:themeColor="text1"/>
        </w:rPr>
        <w:t>B)</w:t>
      </w:r>
      <w:r w:rsidR="00713816" w:rsidRPr="0097146F">
        <w:rPr>
          <w:color w:val="000000" w:themeColor="text1"/>
        </w:rPr>
        <w:t xml:space="preserve">, suggesting no detectable change in presynaptic release probability, quantal size, or number of release sites, </w:t>
      </w:r>
      <w:r w:rsidR="00516218" w:rsidRPr="0097146F">
        <w:rPr>
          <w:color w:val="000000" w:themeColor="text1"/>
        </w:rPr>
        <w:t xml:space="preserve">which is </w:t>
      </w:r>
      <w:r w:rsidR="00713816" w:rsidRPr="0097146F">
        <w:rPr>
          <w:color w:val="000000" w:themeColor="text1"/>
        </w:rPr>
        <w:t>consistent with the lack of current amplitude change.</w:t>
      </w:r>
    </w:p>
    <w:p w14:paraId="7B82104C" w14:textId="77777777" w:rsidR="00E4004C" w:rsidRPr="0097146F" w:rsidRDefault="00E4004C" w:rsidP="004348FF">
      <w:pPr>
        <w:spacing w:line="360" w:lineRule="auto"/>
        <w:ind w:firstLine="720"/>
        <w:rPr>
          <w:color w:val="000000" w:themeColor="text1"/>
        </w:rPr>
      </w:pPr>
    </w:p>
    <w:p w14:paraId="7D612A12" w14:textId="77777777" w:rsidR="00E4004C" w:rsidRPr="0097146F" w:rsidRDefault="00E4004C" w:rsidP="004348FF">
      <w:pPr>
        <w:spacing w:line="360" w:lineRule="auto"/>
        <w:ind w:firstLine="720"/>
        <w:rPr>
          <w:color w:val="000000" w:themeColor="text1"/>
        </w:rPr>
      </w:pPr>
    </w:p>
    <w:p w14:paraId="44EBAD58" w14:textId="77777777" w:rsidR="00E4004C" w:rsidRPr="0097146F" w:rsidRDefault="00E4004C" w:rsidP="004348FF">
      <w:pPr>
        <w:spacing w:line="360" w:lineRule="auto"/>
        <w:ind w:firstLine="720"/>
        <w:rPr>
          <w:color w:val="000000" w:themeColor="text1"/>
        </w:rPr>
      </w:pPr>
    </w:p>
    <w:p w14:paraId="65C732B5" w14:textId="77777777" w:rsidR="00606C2B" w:rsidRPr="0097146F" w:rsidRDefault="00606C2B" w:rsidP="004348FF">
      <w:pPr>
        <w:spacing w:line="360" w:lineRule="auto"/>
        <w:ind w:firstLine="720"/>
        <w:rPr>
          <w:color w:val="000000" w:themeColor="text1"/>
        </w:rPr>
      </w:pPr>
    </w:p>
    <w:p w14:paraId="7037FBA3" w14:textId="594F67FF" w:rsidR="00FF2CE9" w:rsidRPr="0097146F" w:rsidRDefault="006D0A39" w:rsidP="00090599">
      <w:pPr>
        <w:rPr>
          <w:color w:val="000000" w:themeColor="text1"/>
        </w:rPr>
      </w:pPr>
      <w:r w:rsidRPr="0097146F">
        <w:rPr>
          <w:noProof/>
          <w:color w:val="000000" w:themeColor="text1"/>
          <w14:ligatures w14:val="standardContextual"/>
        </w:rPr>
        <w:drawing>
          <wp:inline distT="0" distB="0" distL="0" distR="0" wp14:anchorId="065100CA" wp14:editId="0FD2A864">
            <wp:extent cx="3973066" cy="5553307"/>
            <wp:effectExtent l="0" t="0" r="2540" b="0"/>
            <wp:docPr id="1984244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44738" name="Picture 1984244738"/>
                    <pic:cNvPicPr/>
                  </pic:nvPicPr>
                  <pic:blipFill rotWithShape="1">
                    <a:blip r:embed="rId19">
                      <a:extLst>
                        <a:ext uri="{28A0092B-C50C-407E-A947-70E740481C1C}">
                          <a14:useLocalDpi xmlns:a14="http://schemas.microsoft.com/office/drawing/2010/main" val="0"/>
                        </a:ext>
                      </a:extLst>
                    </a:blip>
                    <a:srcRect l="2852" t="916" r="3418" b="930"/>
                    <a:stretch>
                      <a:fillRect/>
                    </a:stretch>
                  </pic:blipFill>
                  <pic:spPr bwMode="auto">
                    <a:xfrm>
                      <a:off x="0" y="0"/>
                      <a:ext cx="4019624" cy="5618383"/>
                    </a:xfrm>
                    <a:prstGeom prst="rect">
                      <a:avLst/>
                    </a:prstGeom>
                    <a:ln>
                      <a:noFill/>
                    </a:ln>
                    <a:extLst>
                      <a:ext uri="{53640926-AAD7-44D8-BBD7-CCE9431645EC}">
                        <a14:shadowObscured xmlns:a14="http://schemas.microsoft.com/office/drawing/2010/main"/>
                      </a:ext>
                    </a:extLst>
                  </pic:spPr>
                </pic:pic>
              </a:graphicData>
            </a:graphic>
          </wp:inline>
        </w:drawing>
      </w:r>
    </w:p>
    <w:p w14:paraId="2EBD808C" w14:textId="3F4B7087" w:rsidR="00FF2CE9" w:rsidRPr="0097146F" w:rsidRDefault="00E94E99" w:rsidP="00E94E99">
      <w:pPr>
        <w:pStyle w:val="Caption"/>
        <w:rPr>
          <w:rFonts w:ascii="Times New Roman" w:hAnsi="Times New Roman" w:cs="Times New Roman"/>
          <w:b/>
          <w:bCs/>
          <w:i w:val="0"/>
          <w:iCs w:val="0"/>
          <w:color w:val="000000" w:themeColor="text1"/>
          <w:sz w:val="24"/>
          <w:szCs w:val="24"/>
        </w:rPr>
      </w:pPr>
      <w:bookmarkStart w:id="40" w:name="_Toc227760255"/>
      <w:r w:rsidRPr="0097146F">
        <w:rPr>
          <w:rFonts w:ascii="Times New Roman" w:hAnsi="Times New Roman" w:cs="Times New Roman"/>
          <w:b/>
          <w:bCs/>
          <w:i w:val="0"/>
          <w:iCs w:val="0"/>
          <w:color w:val="000000" w:themeColor="text1"/>
          <w:sz w:val="24"/>
          <w:szCs w:val="24"/>
        </w:rPr>
        <w:lastRenderedPageBreak/>
        <w:t xml:space="preserve">Figure </w:t>
      </w:r>
      <w:r w:rsidRPr="0097146F">
        <w:rPr>
          <w:rFonts w:ascii="Times New Roman" w:hAnsi="Times New Roman" w:cs="Times New Roman"/>
          <w:b/>
          <w:bCs/>
          <w:i w:val="0"/>
          <w:iCs w:val="0"/>
          <w:color w:val="000000" w:themeColor="text1"/>
          <w:sz w:val="24"/>
          <w:szCs w:val="24"/>
        </w:rPr>
        <w:fldChar w:fldCharType="begin"/>
      </w:r>
      <w:r w:rsidRPr="0097146F">
        <w:rPr>
          <w:rFonts w:ascii="Times New Roman" w:hAnsi="Times New Roman" w:cs="Times New Roman"/>
          <w:b/>
          <w:bCs/>
          <w:i w:val="0"/>
          <w:iCs w:val="0"/>
          <w:color w:val="000000" w:themeColor="text1"/>
          <w:sz w:val="24"/>
          <w:szCs w:val="24"/>
        </w:rPr>
        <w:instrText xml:space="preserve"> SEQ Figure \* ARABIC </w:instrText>
      </w:r>
      <w:r w:rsidRPr="0097146F">
        <w:rPr>
          <w:rFonts w:ascii="Times New Roman" w:hAnsi="Times New Roman" w:cs="Times New Roman"/>
          <w:b/>
          <w:bCs/>
          <w:i w:val="0"/>
          <w:iCs w:val="0"/>
          <w:color w:val="000000" w:themeColor="text1"/>
          <w:sz w:val="24"/>
          <w:szCs w:val="24"/>
        </w:rPr>
        <w:fldChar w:fldCharType="separate"/>
      </w:r>
      <w:r w:rsidR="004675E5" w:rsidRPr="0097146F">
        <w:rPr>
          <w:rFonts w:ascii="Times New Roman" w:hAnsi="Times New Roman" w:cs="Times New Roman"/>
          <w:b/>
          <w:bCs/>
          <w:i w:val="0"/>
          <w:iCs w:val="0"/>
          <w:noProof/>
          <w:color w:val="000000" w:themeColor="text1"/>
          <w:sz w:val="24"/>
          <w:szCs w:val="24"/>
        </w:rPr>
        <w:t>13</w:t>
      </w:r>
      <w:r w:rsidRPr="0097146F">
        <w:rPr>
          <w:rFonts w:ascii="Times New Roman" w:hAnsi="Times New Roman" w:cs="Times New Roman"/>
          <w:b/>
          <w:bCs/>
          <w:i w:val="0"/>
          <w:iCs w:val="0"/>
          <w:color w:val="000000" w:themeColor="text1"/>
          <w:sz w:val="24"/>
          <w:szCs w:val="24"/>
        </w:rPr>
        <w:fldChar w:fldCharType="end"/>
      </w:r>
      <w:r w:rsidRPr="0097146F">
        <w:rPr>
          <w:rFonts w:ascii="Times New Roman" w:hAnsi="Times New Roman" w:cs="Times New Roman"/>
          <w:b/>
          <w:bCs/>
          <w:i w:val="0"/>
          <w:iCs w:val="0"/>
          <w:color w:val="000000" w:themeColor="text1"/>
          <w:sz w:val="24"/>
          <w:szCs w:val="24"/>
        </w:rPr>
        <w:t xml:space="preserve">. High frequency stimulation (HFS) has no effect on evoked excitatory postsynaptic current (eEPSC) amplitude over time following repeated stress. </w:t>
      </w:r>
      <w:r w:rsidR="00FF2CE9" w:rsidRPr="0097146F">
        <w:rPr>
          <w:rFonts w:ascii="Times New Roman" w:hAnsi="Times New Roman" w:cs="Times New Roman"/>
          <w:b/>
          <w:bCs/>
          <w:i w:val="0"/>
          <w:iCs w:val="0"/>
          <w:color w:val="000000" w:themeColor="text1"/>
          <w:sz w:val="24"/>
          <w:szCs w:val="24"/>
        </w:rPr>
        <w:t>A</w:t>
      </w:r>
      <w:r w:rsidR="00A57357"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Representative traces consisting of eEPSC</w:t>
      </w:r>
      <w:r w:rsidR="00BD2FF0" w:rsidRPr="0097146F">
        <w:rPr>
          <w:rFonts w:ascii="Times New Roman" w:hAnsi="Times New Roman" w:cs="Times New Roman"/>
          <w:i w:val="0"/>
          <w:iCs w:val="0"/>
          <w:color w:val="000000" w:themeColor="text1"/>
          <w:sz w:val="24"/>
          <w:szCs w:val="24"/>
        </w:rPr>
        <w:t>s</w:t>
      </w:r>
      <w:r w:rsidR="00FF2CE9" w:rsidRPr="0097146F">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w:t>
      </w:r>
      <w:proofErr w:type="spellStart"/>
      <w:r w:rsidR="00FF2CE9" w:rsidRPr="0097146F">
        <w:rPr>
          <w:rFonts w:ascii="Times New Roman" w:hAnsi="Times New Roman" w:cs="Times New Roman"/>
          <w:i w:val="0"/>
          <w:iCs w:val="0"/>
          <w:color w:val="000000" w:themeColor="text1"/>
          <w:sz w:val="24"/>
          <w:szCs w:val="24"/>
        </w:rPr>
        <w:t>pA</w:t>
      </w:r>
      <w:proofErr w:type="spellEnd"/>
      <w:r w:rsidR="00FF2CE9" w:rsidRPr="0097146F">
        <w:rPr>
          <w:rFonts w:ascii="Times New Roman" w:hAnsi="Times New Roman" w:cs="Times New Roman"/>
          <w:i w:val="0"/>
          <w:iCs w:val="0"/>
          <w:color w:val="000000" w:themeColor="text1"/>
          <w:sz w:val="24"/>
          <w:szCs w:val="24"/>
        </w:rPr>
        <w:t xml:space="preserve">/10 msec, and </w:t>
      </w:r>
      <w:r w:rsidR="00FF2CE9" w:rsidRPr="0097146F">
        <w:rPr>
          <w:rFonts w:ascii="Times New Roman" w:hAnsi="Times New Roman" w:cs="Times New Roman"/>
          <w:b/>
          <w:bCs/>
          <w:i w:val="0"/>
          <w:iCs w:val="0"/>
          <w:color w:val="000000" w:themeColor="text1"/>
          <w:sz w:val="24"/>
          <w:szCs w:val="24"/>
        </w:rPr>
        <w:t>B</w:t>
      </w:r>
      <w:r w:rsidR="009F1BFA"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a representative recording from one neuron. </w:t>
      </w:r>
      <w:r w:rsidR="00FF2CE9" w:rsidRPr="0097146F">
        <w:rPr>
          <w:rFonts w:ascii="Times New Roman" w:hAnsi="Times New Roman" w:cs="Times New Roman"/>
          <w:b/>
          <w:bCs/>
          <w:i w:val="0"/>
          <w:iCs w:val="0"/>
          <w:color w:val="000000" w:themeColor="text1"/>
          <w:sz w:val="24"/>
          <w:szCs w:val="24"/>
        </w:rPr>
        <w:t>C</w:t>
      </w:r>
      <w:r w:rsidR="009F1BFA"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Summary data in which each point represents the </w:t>
      </w:r>
      <w:r w:rsidR="00242A52" w:rsidRPr="0097146F">
        <w:rPr>
          <w:rFonts w:ascii="Times New Roman" w:hAnsi="Times New Roman" w:cs="Times New Roman"/>
          <w:i w:val="0"/>
          <w:iCs w:val="0"/>
          <w:color w:val="000000" w:themeColor="text1"/>
          <w:sz w:val="24"/>
          <w:szCs w:val="24"/>
        </w:rPr>
        <w:t xml:space="preserve">eEPSC amplitude per minute </w:t>
      </w:r>
      <w:r w:rsidR="00FF2CE9" w:rsidRPr="0097146F">
        <w:rPr>
          <w:rFonts w:ascii="Times New Roman" w:hAnsi="Times New Roman" w:cs="Times New Roman"/>
          <w:i w:val="0"/>
          <w:iCs w:val="0"/>
          <w:color w:val="000000" w:themeColor="text1"/>
          <w:sz w:val="24"/>
          <w:szCs w:val="24"/>
        </w:rPr>
        <w:t xml:space="preserve">± standard error across all neurons and </w:t>
      </w:r>
      <w:r w:rsidR="00FF2CE9" w:rsidRPr="0097146F">
        <w:rPr>
          <w:rFonts w:ascii="Times New Roman" w:hAnsi="Times New Roman" w:cs="Times New Roman"/>
          <w:color w:val="000000" w:themeColor="text1"/>
          <w:sz w:val="24"/>
          <w:szCs w:val="24"/>
        </w:rPr>
        <w:t>n</w:t>
      </w:r>
      <w:r w:rsidR="00FF2CE9" w:rsidRPr="0097146F">
        <w:rPr>
          <w:rFonts w:ascii="Times New Roman" w:hAnsi="Times New Roman" w:cs="Times New Roman"/>
          <w:i w:val="0"/>
          <w:iCs w:val="0"/>
          <w:color w:val="000000" w:themeColor="text1"/>
          <w:sz w:val="24"/>
          <w:szCs w:val="24"/>
        </w:rPr>
        <w:t xml:space="preserve"> represents the number of unique neurons.</w:t>
      </w:r>
      <w:bookmarkEnd w:id="40"/>
      <w:r w:rsidR="00FF2CE9" w:rsidRPr="0097146F">
        <w:rPr>
          <w:rFonts w:ascii="Times New Roman" w:hAnsi="Times New Roman" w:cs="Times New Roman"/>
          <w:i w:val="0"/>
          <w:iCs w:val="0"/>
          <w:color w:val="000000" w:themeColor="text1"/>
          <w:sz w:val="24"/>
          <w:szCs w:val="24"/>
        </w:rPr>
        <w:t xml:space="preserve"> </w:t>
      </w:r>
    </w:p>
    <w:p w14:paraId="36F936BA" w14:textId="77777777" w:rsidR="00FF2CE9" w:rsidRPr="0097146F" w:rsidRDefault="00FF2CE9" w:rsidP="00FF2CE9">
      <w:pPr>
        <w:ind w:firstLine="720"/>
        <w:rPr>
          <w:color w:val="000000" w:themeColor="text1"/>
        </w:rPr>
      </w:pPr>
    </w:p>
    <w:p w14:paraId="11B55C6F" w14:textId="77777777" w:rsidR="00FF2CE9" w:rsidRPr="0097146F" w:rsidRDefault="00FF2CE9" w:rsidP="00FF2CE9">
      <w:pPr>
        <w:rPr>
          <w:color w:val="000000" w:themeColor="text1"/>
        </w:rPr>
      </w:pPr>
    </w:p>
    <w:p w14:paraId="75A7C026" w14:textId="77777777" w:rsidR="00FF2CE9" w:rsidRPr="0097146F" w:rsidRDefault="00FF2CE9" w:rsidP="00FF2CE9">
      <w:pPr>
        <w:rPr>
          <w:color w:val="000000" w:themeColor="text1"/>
        </w:rPr>
      </w:pPr>
    </w:p>
    <w:p w14:paraId="3F8369FD" w14:textId="77777777" w:rsidR="00FF2CE9" w:rsidRPr="0097146F" w:rsidRDefault="00FF2CE9" w:rsidP="00090599">
      <w:pPr>
        <w:jc w:val="both"/>
        <w:rPr>
          <w:color w:val="000000" w:themeColor="text1"/>
        </w:rPr>
      </w:pPr>
      <w:r w:rsidRPr="0097146F">
        <w:rPr>
          <w:noProof/>
          <w:color w:val="000000" w:themeColor="text1"/>
        </w:rPr>
        <w:drawing>
          <wp:inline distT="0" distB="0" distL="0" distR="0" wp14:anchorId="795F88A2" wp14:editId="2120A558">
            <wp:extent cx="5776546" cy="2183130"/>
            <wp:effectExtent l="0" t="0" r="2540" b="1270"/>
            <wp:docPr id="12586727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72710" name="Picture 1258672710"/>
                    <pic:cNvPicPr/>
                  </pic:nvPicPr>
                  <pic:blipFill rotWithShape="1">
                    <a:blip r:embed="rId20" cstate="print">
                      <a:extLst>
                        <a:ext uri="{28A0092B-C50C-407E-A947-70E740481C1C}">
                          <a14:useLocalDpi xmlns:a14="http://schemas.microsoft.com/office/drawing/2010/main" val="0"/>
                        </a:ext>
                      </a:extLst>
                    </a:blip>
                    <a:srcRect l="2811"/>
                    <a:stretch>
                      <a:fillRect/>
                    </a:stretch>
                  </pic:blipFill>
                  <pic:spPr bwMode="auto">
                    <a:xfrm>
                      <a:off x="0" y="0"/>
                      <a:ext cx="5776546" cy="2183130"/>
                    </a:xfrm>
                    <a:prstGeom prst="rect">
                      <a:avLst/>
                    </a:prstGeom>
                    <a:ln>
                      <a:noFill/>
                    </a:ln>
                    <a:extLst>
                      <a:ext uri="{53640926-AAD7-44D8-BBD7-CCE9431645EC}">
                        <a14:shadowObscured xmlns:a14="http://schemas.microsoft.com/office/drawing/2010/main"/>
                      </a:ext>
                    </a:extLst>
                  </pic:spPr>
                </pic:pic>
              </a:graphicData>
            </a:graphic>
          </wp:inline>
        </w:drawing>
      </w:r>
    </w:p>
    <w:p w14:paraId="2F85F63D" w14:textId="3F12A79C" w:rsidR="00FF2CE9" w:rsidRPr="0097146F" w:rsidRDefault="00C41744" w:rsidP="00C41744">
      <w:pPr>
        <w:pStyle w:val="Caption"/>
        <w:rPr>
          <w:rFonts w:ascii="Times New Roman" w:hAnsi="Times New Roman" w:cs="Times New Roman"/>
          <w:b/>
          <w:bCs/>
          <w:i w:val="0"/>
          <w:iCs w:val="0"/>
          <w:color w:val="000000" w:themeColor="text1"/>
          <w:sz w:val="24"/>
          <w:szCs w:val="24"/>
        </w:rPr>
      </w:pPr>
      <w:bookmarkStart w:id="41" w:name="_Toc227760256"/>
      <w:r w:rsidRPr="0097146F">
        <w:rPr>
          <w:rFonts w:ascii="Times New Roman" w:hAnsi="Times New Roman" w:cs="Times New Roman"/>
          <w:b/>
          <w:bCs/>
          <w:i w:val="0"/>
          <w:iCs w:val="0"/>
          <w:color w:val="000000" w:themeColor="text1"/>
          <w:sz w:val="24"/>
          <w:szCs w:val="24"/>
        </w:rPr>
        <w:t xml:space="preserve">Figure </w:t>
      </w:r>
      <w:r w:rsidRPr="0097146F">
        <w:rPr>
          <w:rFonts w:ascii="Times New Roman" w:hAnsi="Times New Roman" w:cs="Times New Roman"/>
          <w:b/>
          <w:bCs/>
          <w:i w:val="0"/>
          <w:iCs w:val="0"/>
          <w:color w:val="000000" w:themeColor="text1"/>
          <w:sz w:val="24"/>
          <w:szCs w:val="24"/>
        </w:rPr>
        <w:fldChar w:fldCharType="begin"/>
      </w:r>
      <w:r w:rsidRPr="0097146F">
        <w:rPr>
          <w:rFonts w:ascii="Times New Roman" w:hAnsi="Times New Roman" w:cs="Times New Roman"/>
          <w:b/>
          <w:bCs/>
          <w:i w:val="0"/>
          <w:iCs w:val="0"/>
          <w:color w:val="000000" w:themeColor="text1"/>
          <w:sz w:val="24"/>
          <w:szCs w:val="24"/>
        </w:rPr>
        <w:instrText xml:space="preserve"> SEQ Figure \* ARABIC </w:instrText>
      </w:r>
      <w:r w:rsidRPr="0097146F">
        <w:rPr>
          <w:rFonts w:ascii="Times New Roman" w:hAnsi="Times New Roman" w:cs="Times New Roman"/>
          <w:b/>
          <w:bCs/>
          <w:i w:val="0"/>
          <w:iCs w:val="0"/>
          <w:color w:val="000000" w:themeColor="text1"/>
          <w:sz w:val="24"/>
          <w:szCs w:val="24"/>
        </w:rPr>
        <w:fldChar w:fldCharType="separate"/>
      </w:r>
      <w:r w:rsidR="004675E5" w:rsidRPr="0097146F">
        <w:rPr>
          <w:rFonts w:ascii="Times New Roman" w:hAnsi="Times New Roman" w:cs="Times New Roman"/>
          <w:b/>
          <w:bCs/>
          <w:i w:val="0"/>
          <w:iCs w:val="0"/>
          <w:noProof/>
          <w:color w:val="000000" w:themeColor="text1"/>
          <w:sz w:val="24"/>
          <w:szCs w:val="24"/>
        </w:rPr>
        <w:t>14</w:t>
      </w:r>
      <w:r w:rsidRPr="0097146F">
        <w:rPr>
          <w:rFonts w:ascii="Times New Roman" w:hAnsi="Times New Roman" w:cs="Times New Roman"/>
          <w:b/>
          <w:bCs/>
          <w:i w:val="0"/>
          <w:iCs w:val="0"/>
          <w:color w:val="000000" w:themeColor="text1"/>
          <w:sz w:val="24"/>
          <w:szCs w:val="24"/>
        </w:rPr>
        <w:fldChar w:fldCharType="end"/>
      </w:r>
      <w:r w:rsidRPr="0097146F">
        <w:rPr>
          <w:rFonts w:ascii="Times New Roman" w:hAnsi="Times New Roman" w:cs="Times New Roman"/>
          <w:b/>
          <w:bCs/>
          <w:i w:val="0"/>
          <w:iCs w:val="0"/>
          <w:color w:val="000000" w:themeColor="text1"/>
          <w:sz w:val="24"/>
          <w:szCs w:val="24"/>
        </w:rPr>
        <w:t xml:space="preserve">. The paired pulse ratio (PPR) and inverse squared coefficient of variation did not change significantly after high frequency stimulation (HFS) following repeated stress. </w:t>
      </w:r>
      <w:r w:rsidR="00FF2CE9" w:rsidRPr="0097146F">
        <w:rPr>
          <w:rFonts w:ascii="Times New Roman" w:hAnsi="Times New Roman" w:cs="Times New Roman"/>
          <w:i w:val="0"/>
          <w:iCs w:val="0"/>
          <w:color w:val="000000" w:themeColor="text1"/>
          <w:sz w:val="24"/>
          <w:szCs w:val="24"/>
        </w:rPr>
        <w:t xml:space="preserve">Each grey point </w:t>
      </w:r>
      <w:r w:rsidR="00D86B82" w:rsidRPr="0097146F">
        <w:rPr>
          <w:rFonts w:ascii="Times New Roman" w:hAnsi="Times New Roman" w:cs="Times New Roman"/>
          <w:i w:val="0"/>
          <w:iCs w:val="0"/>
          <w:color w:val="000000" w:themeColor="text1"/>
          <w:sz w:val="24"/>
          <w:szCs w:val="24"/>
        </w:rPr>
        <w:t>(</w:t>
      </w:r>
      <w:r w:rsidR="00D86B82" w:rsidRPr="0097146F">
        <w:rPr>
          <w:rFonts w:ascii="Times New Roman" w:hAnsi="Times New Roman" w:cs="Times New Roman"/>
          <w:color w:val="000000" w:themeColor="text1"/>
          <w:sz w:val="24"/>
          <w:szCs w:val="24"/>
        </w:rPr>
        <w:t>n</w:t>
      </w:r>
      <w:r w:rsidR="00D86B82" w:rsidRPr="0097146F">
        <w:rPr>
          <w:rFonts w:ascii="Times New Roman" w:hAnsi="Times New Roman" w:cs="Times New Roman"/>
          <w:i w:val="0"/>
          <w:iCs w:val="0"/>
          <w:color w:val="000000" w:themeColor="text1"/>
          <w:sz w:val="24"/>
          <w:szCs w:val="24"/>
        </w:rPr>
        <w:t xml:space="preserve"> = 9) </w:t>
      </w:r>
      <w:r w:rsidR="00FF2CE9" w:rsidRPr="0097146F">
        <w:rPr>
          <w:rFonts w:ascii="Times New Roman" w:hAnsi="Times New Roman" w:cs="Times New Roman"/>
          <w:i w:val="0"/>
          <w:iCs w:val="0"/>
          <w:color w:val="000000" w:themeColor="text1"/>
          <w:sz w:val="24"/>
          <w:szCs w:val="24"/>
        </w:rPr>
        <w:t xml:space="preserve">represents the mean </w:t>
      </w:r>
      <w:r w:rsidR="00FF2CE9" w:rsidRPr="0097146F">
        <w:rPr>
          <w:rFonts w:ascii="Times New Roman" w:hAnsi="Times New Roman" w:cs="Times New Roman"/>
          <w:b/>
          <w:bCs/>
          <w:i w:val="0"/>
          <w:iCs w:val="0"/>
          <w:color w:val="000000" w:themeColor="text1"/>
          <w:sz w:val="24"/>
          <w:szCs w:val="24"/>
        </w:rPr>
        <w:t>A</w:t>
      </w:r>
      <w:r w:rsidR="005315D0"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PPR or </w:t>
      </w:r>
      <w:r w:rsidR="00FF2CE9" w:rsidRPr="0097146F">
        <w:rPr>
          <w:rFonts w:ascii="Times New Roman" w:hAnsi="Times New Roman" w:cs="Times New Roman"/>
          <w:b/>
          <w:bCs/>
          <w:i w:val="0"/>
          <w:iCs w:val="0"/>
          <w:color w:val="000000" w:themeColor="text1"/>
          <w:sz w:val="24"/>
          <w:szCs w:val="24"/>
        </w:rPr>
        <w:t>B</w:t>
      </w:r>
      <w:r w:rsidR="005315D0" w:rsidRPr="0097146F">
        <w:rPr>
          <w:rFonts w:ascii="Times New Roman" w:hAnsi="Times New Roman" w:cs="Times New Roman"/>
          <w:b/>
          <w:bCs/>
          <w:i w:val="0"/>
          <w:iCs w:val="0"/>
          <w:color w:val="000000" w:themeColor="text1"/>
          <w:sz w:val="24"/>
          <w:szCs w:val="24"/>
        </w:rPr>
        <w:t>.</w:t>
      </w:r>
      <w:r w:rsidR="00FF2CE9" w:rsidRPr="0097146F">
        <w:rPr>
          <w:rFonts w:ascii="Times New Roman" w:hAnsi="Times New Roman" w:cs="Times New Roman"/>
          <w:i w:val="0"/>
          <w:iCs w:val="0"/>
          <w:color w:val="000000" w:themeColor="text1"/>
          <w:sz w:val="24"/>
          <w:szCs w:val="24"/>
        </w:rPr>
        <w:t xml:space="preserve"> </w:t>
      </w:r>
      <w:r w:rsidR="00A50B6F" w:rsidRPr="0097146F">
        <w:rPr>
          <w:rFonts w:ascii="Times New Roman" w:hAnsi="Times New Roman" w:cs="Times New Roman"/>
          <w:i w:val="0"/>
          <w:iCs w:val="0"/>
          <w:color w:val="000000" w:themeColor="text1"/>
          <w:sz w:val="24"/>
          <w:szCs w:val="24"/>
        </w:rPr>
        <w:t xml:space="preserve">inverse squared </w:t>
      </w:r>
      <w:r w:rsidR="00FF2CE9" w:rsidRPr="0097146F">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97146F">
        <w:rPr>
          <w:rFonts w:ascii="Times New Roman" w:hAnsi="Times New Roman" w:cs="Times New Roman"/>
          <w:i w:val="0"/>
          <w:iCs w:val="0"/>
          <w:color w:val="000000" w:themeColor="text1"/>
          <w:sz w:val="24"/>
          <w:szCs w:val="24"/>
        </w:rPr>
        <w:t xml:space="preserve">inverse squared </w:t>
      </w:r>
      <w:r w:rsidR="00FF2CE9" w:rsidRPr="0097146F">
        <w:rPr>
          <w:rFonts w:ascii="Times New Roman" w:hAnsi="Times New Roman" w:cs="Times New Roman"/>
          <w:i w:val="0"/>
          <w:iCs w:val="0"/>
          <w:color w:val="000000" w:themeColor="text1"/>
          <w:sz w:val="24"/>
          <w:szCs w:val="24"/>
        </w:rPr>
        <w:t>coefficient of variation ± standard error for the group.</w:t>
      </w:r>
      <w:r w:rsidR="00FF2CE9" w:rsidRPr="0097146F">
        <w:rPr>
          <w:rFonts w:ascii="Times New Roman" w:hAnsi="Times New Roman" w:cs="Times New Roman"/>
          <w:color w:val="000000" w:themeColor="text1"/>
          <w:sz w:val="24"/>
          <w:szCs w:val="24"/>
        </w:rPr>
        <w:t xml:space="preserve"> </w:t>
      </w:r>
      <w:r w:rsidR="00EB1C89" w:rsidRPr="0097146F">
        <w:rPr>
          <w:rFonts w:ascii="Times New Roman" w:hAnsi="Times New Roman" w:cs="Times New Roman"/>
          <w:i w:val="0"/>
          <w:iCs w:val="0"/>
          <w:color w:val="000000" w:themeColor="text1"/>
          <w:sz w:val="24"/>
          <w:szCs w:val="24"/>
        </w:rPr>
        <w:t>ns = not significant.</w:t>
      </w:r>
      <w:bookmarkEnd w:id="41"/>
    </w:p>
    <w:p w14:paraId="41444825" w14:textId="77777777" w:rsidR="00FF2CE9" w:rsidRPr="0097146F" w:rsidRDefault="00FF2CE9" w:rsidP="00FF2CE9">
      <w:pPr>
        <w:rPr>
          <w:color w:val="000000" w:themeColor="text1"/>
        </w:rPr>
      </w:pPr>
    </w:p>
    <w:p w14:paraId="089B0368" w14:textId="538A8A01" w:rsidR="00910F78" w:rsidRPr="0097146F" w:rsidRDefault="00FF2CE9" w:rsidP="00351E2A">
      <w:pPr>
        <w:spacing w:line="360" w:lineRule="auto"/>
        <w:rPr>
          <w:color w:val="000000" w:themeColor="text1"/>
          <w:highlight w:val="yellow"/>
        </w:rPr>
      </w:pPr>
      <w:r w:rsidRPr="0097146F">
        <w:rPr>
          <w:color w:val="000000" w:themeColor="text1"/>
        </w:rPr>
        <w:tab/>
      </w:r>
      <w:r w:rsidR="00E04C82" w:rsidRPr="0097146F">
        <w:rPr>
          <w:color w:val="000000" w:themeColor="text1"/>
        </w:rPr>
        <w:t>While a</w:t>
      </w:r>
      <w:r w:rsidR="00910F78" w:rsidRPr="0097146F">
        <w:rPr>
          <w:color w:val="000000" w:themeColor="text1"/>
        </w:rPr>
        <w:t>ction potential frequency did not differ significantly post-HFS (</w:t>
      </w:r>
      <w:proofErr w:type="spellStart"/>
      <w:r w:rsidR="00910F78" w:rsidRPr="0097146F">
        <w:rPr>
          <w:i/>
          <w:iCs/>
          <w:color w:val="000000" w:themeColor="text1"/>
        </w:rPr>
        <w:t>df</w:t>
      </w:r>
      <w:proofErr w:type="spellEnd"/>
      <w:r w:rsidR="00910F78" w:rsidRPr="0097146F">
        <w:rPr>
          <w:color w:val="000000" w:themeColor="text1"/>
        </w:rPr>
        <w:t xml:space="preserve"> = 1, 170; </w:t>
      </w:r>
      <w:r w:rsidR="00910F78" w:rsidRPr="0097146F">
        <w:rPr>
          <w:i/>
          <w:iCs/>
          <w:color w:val="000000" w:themeColor="text1"/>
        </w:rPr>
        <w:t>F</w:t>
      </w:r>
      <w:r w:rsidR="00910F78" w:rsidRPr="0097146F">
        <w:rPr>
          <w:color w:val="000000" w:themeColor="text1"/>
        </w:rPr>
        <w:t xml:space="preserve"> = 2.446259; </w:t>
      </w:r>
      <w:r w:rsidR="00910F78" w:rsidRPr="0097146F">
        <w:rPr>
          <w:i/>
          <w:iCs/>
          <w:color w:val="000000" w:themeColor="text1"/>
        </w:rPr>
        <w:t>p</w:t>
      </w:r>
      <w:r w:rsidR="00910F78" w:rsidRPr="0097146F">
        <w:rPr>
          <w:color w:val="000000" w:themeColor="text1"/>
        </w:rPr>
        <w:t xml:space="preserve"> = 0.1197; Table 4; Fig</w:t>
      </w:r>
      <w:r w:rsidR="009F4D92" w:rsidRPr="0097146F">
        <w:rPr>
          <w:color w:val="000000" w:themeColor="text1"/>
        </w:rPr>
        <w:t>ure</w:t>
      </w:r>
      <w:r w:rsidR="00910F78" w:rsidRPr="0097146F">
        <w:rPr>
          <w:color w:val="000000" w:themeColor="text1"/>
        </w:rPr>
        <w:t xml:space="preserve"> 15A)</w:t>
      </w:r>
      <w:r w:rsidR="00E04C82" w:rsidRPr="0097146F">
        <w:rPr>
          <w:color w:val="000000" w:themeColor="text1"/>
        </w:rPr>
        <w:t xml:space="preserve">, peak amplitude </w:t>
      </w:r>
      <w:r w:rsidR="00894988" w:rsidRPr="0097146F">
        <w:rPr>
          <w:color w:val="000000" w:themeColor="text1"/>
        </w:rPr>
        <w:t xml:space="preserve">significantly </w:t>
      </w:r>
      <w:r w:rsidR="00E04C82" w:rsidRPr="0097146F">
        <w:rPr>
          <w:color w:val="000000" w:themeColor="text1"/>
        </w:rPr>
        <w:t>decreased (</w:t>
      </w:r>
      <w:r w:rsidR="00E04C82" w:rsidRPr="0097146F">
        <w:rPr>
          <w:i/>
          <w:iCs/>
          <w:color w:val="000000" w:themeColor="text1"/>
        </w:rPr>
        <w:t>t</w:t>
      </w:r>
      <w:r w:rsidR="00E04C82" w:rsidRPr="0097146F">
        <w:rPr>
          <w:color w:val="000000" w:themeColor="text1"/>
        </w:rPr>
        <w:t xml:space="preserve"> = 3.9281; </w:t>
      </w:r>
      <w:proofErr w:type="spellStart"/>
      <w:r w:rsidR="00E04C82" w:rsidRPr="0097146F">
        <w:rPr>
          <w:i/>
          <w:iCs/>
          <w:color w:val="000000" w:themeColor="text1"/>
        </w:rPr>
        <w:t>df</w:t>
      </w:r>
      <w:proofErr w:type="spellEnd"/>
      <w:r w:rsidR="00E04C82" w:rsidRPr="0097146F">
        <w:rPr>
          <w:i/>
          <w:iCs/>
          <w:color w:val="000000" w:themeColor="text1"/>
        </w:rPr>
        <w:t xml:space="preserve"> </w:t>
      </w:r>
      <w:r w:rsidR="00E04C82" w:rsidRPr="0097146F">
        <w:rPr>
          <w:color w:val="000000" w:themeColor="text1"/>
        </w:rPr>
        <w:t xml:space="preserve">= 8; </w:t>
      </w:r>
      <w:r w:rsidR="00E04C82" w:rsidRPr="0097146F">
        <w:rPr>
          <w:i/>
          <w:iCs/>
          <w:color w:val="000000" w:themeColor="text1"/>
        </w:rPr>
        <w:t>p</w:t>
      </w:r>
      <w:r w:rsidR="00E04C82" w:rsidRPr="0097146F">
        <w:rPr>
          <w:color w:val="000000" w:themeColor="text1"/>
        </w:rPr>
        <w:t xml:space="preserve"> = 0.004368; paired </w:t>
      </w:r>
      <w:r w:rsidR="00E04C82" w:rsidRPr="0097146F">
        <w:rPr>
          <w:i/>
          <w:iCs/>
          <w:color w:val="000000" w:themeColor="text1"/>
        </w:rPr>
        <w:t>t</w:t>
      </w:r>
      <w:r w:rsidR="00E04C82" w:rsidRPr="0097146F">
        <w:rPr>
          <w:color w:val="000000" w:themeColor="text1"/>
        </w:rPr>
        <w:t>-test; Fig</w:t>
      </w:r>
      <w:r w:rsidR="009F4D92" w:rsidRPr="0097146F">
        <w:rPr>
          <w:color w:val="000000" w:themeColor="text1"/>
        </w:rPr>
        <w:t>ure</w:t>
      </w:r>
      <w:r w:rsidR="00E04C82" w:rsidRPr="0097146F">
        <w:rPr>
          <w:color w:val="000000" w:themeColor="text1"/>
        </w:rPr>
        <w:t xml:space="preserve"> 15B).</w:t>
      </w:r>
    </w:p>
    <w:p w14:paraId="09892BDA" w14:textId="77777777" w:rsidR="00FF2CE9" w:rsidRPr="0097146F" w:rsidRDefault="00FF2CE9" w:rsidP="00FF2CE9">
      <w:pPr>
        <w:rPr>
          <w:color w:val="000000" w:themeColor="text1"/>
        </w:rPr>
      </w:pPr>
    </w:p>
    <w:p w14:paraId="6E6401DD" w14:textId="77777777" w:rsidR="00FF2CE9" w:rsidRPr="0097146F" w:rsidRDefault="00FF2CE9" w:rsidP="00FF2CE9">
      <w:pPr>
        <w:rPr>
          <w:color w:val="000000" w:themeColor="text1"/>
        </w:rPr>
      </w:pPr>
    </w:p>
    <w:p w14:paraId="0DA879EB" w14:textId="2BC0764A" w:rsidR="00FF2CE9" w:rsidRPr="0097146F" w:rsidRDefault="00FF2CE9" w:rsidP="00FF2CE9">
      <w:pPr>
        <w:jc w:val="center"/>
        <w:rPr>
          <w:color w:val="000000" w:themeColor="text1"/>
        </w:rPr>
      </w:pPr>
    </w:p>
    <w:p w14:paraId="3FD76B32" w14:textId="0F0F3917" w:rsidR="008B322C" w:rsidRPr="0097146F" w:rsidRDefault="009A00C8" w:rsidP="00090599">
      <w:pPr>
        <w:rPr>
          <w:color w:val="000000" w:themeColor="text1"/>
        </w:rPr>
      </w:pPr>
      <w:r w:rsidRPr="0097146F">
        <w:rPr>
          <w:noProof/>
          <w:color w:val="000000" w:themeColor="text1"/>
        </w:rPr>
        <w:lastRenderedPageBreak/>
        <w:drawing>
          <wp:inline distT="0" distB="0" distL="0" distR="0" wp14:anchorId="560DD549" wp14:editId="04D47D8B">
            <wp:extent cx="3615080" cy="4392706"/>
            <wp:effectExtent l="0" t="0" r="4445" b="1905"/>
            <wp:docPr id="1878294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94116" name="Picture 18782941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87327" cy="4480494"/>
                    </a:xfrm>
                    <a:prstGeom prst="rect">
                      <a:avLst/>
                    </a:prstGeom>
                  </pic:spPr>
                </pic:pic>
              </a:graphicData>
            </a:graphic>
          </wp:inline>
        </w:drawing>
      </w:r>
    </w:p>
    <w:p w14:paraId="08E75BC7" w14:textId="0E822DF9" w:rsidR="00C911A4" w:rsidRPr="0097146F" w:rsidRDefault="004675E5" w:rsidP="00C911A4">
      <w:pPr>
        <w:pStyle w:val="Caption"/>
        <w:rPr>
          <w:sz w:val="24"/>
          <w:szCs w:val="24"/>
        </w:rPr>
      </w:pPr>
      <w:bookmarkStart w:id="42" w:name="_Toc227760257"/>
      <w:r w:rsidRPr="0097146F">
        <w:rPr>
          <w:rFonts w:ascii="Times New Roman" w:hAnsi="Times New Roman" w:cs="Times New Roman"/>
          <w:b/>
          <w:bCs/>
          <w:i w:val="0"/>
          <w:iCs w:val="0"/>
          <w:color w:val="000000" w:themeColor="text1"/>
          <w:sz w:val="24"/>
          <w:szCs w:val="24"/>
        </w:rPr>
        <w:t xml:space="preserve">Figure </w:t>
      </w:r>
      <w:r w:rsidRPr="0097146F">
        <w:rPr>
          <w:rFonts w:ascii="Times New Roman" w:hAnsi="Times New Roman" w:cs="Times New Roman"/>
          <w:b/>
          <w:bCs/>
          <w:i w:val="0"/>
          <w:iCs w:val="0"/>
          <w:color w:val="000000" w:themeColor="text1"/>
          <w:sz w:val="24"/>
          <w:szCs w:val="24"/>
        </w:rPr>
        <w:fldChar w:fldCharType="begin"/>
      </w:r>
      <w:r w:rsidRPr="0097146F">
        <w:rPr>
          <w:rFonts w:ascii="Times New Roman" w:hAnsi="Times New Roman" w:cs="Times New Roman"/>
          <w:b/>
          <w:bCs/>
          <w:i w:val="0"/>
          <w:iCs w:val="0"/>
          <w:color w:val="000000" w:themeColor="text1"/>
          <w:sz w:val="24"/>
          <w:szCs w:val="24"/>
        </w:rPr>
        <w:instrText xml:space="preserve"> SEQ Figure \* ARABIC </w:instrText>
      </w:r>
      <w:r w:rsidRPr="0097146F">
        <w:rPr>
          <w:rFonts w:ascii="Times New Roman" w:hAnsi="Times New Roman" w:cs="Times New Roman"/>
          <w:b/>
          <w:bCs/>
          <w:i w:val="0"/>
          <w:iCs w:val="0"/>
          <w:color w:val="000000" w:themeColor="text1"/>
          <w:sz w:val="24"/>
          <w:szCs w:val="24"/>
        </w:rPr>
        <w:fldChar w:fldCharType="separate"/>
      </w:r>
      <w:r w:rsidRPr="0097146F">
        <w:rPr>
          <w:rFonts w:ascii="Times New Roman" w:hAnsi="Times New Roman" w:cs="Times New Roman"/>
          <w:b/>
          <w:bCs/>
          <w:i w:val="0"/>
          <w:iCs w:val="0"/>
          <w:noProof/>
          <w:color w:val="000000" w:themeColor="text1"/>
          <w:sz w:val="24"/>
          <w:szCs w:val="24"/>
        </w:rPr>
        <w:t>15</w:t>
      </w:r>
      <w:r w:rsidRPr="0097146F">
        <w:rPr>
          <w:rFonts w:ascii="Times New Roman" w:hAnsi="Times New Roman" w:cs="Times New Roman"/>
          <w:b/>
          <w:bCs/>
          <w:i w:val="0"/>
          <w:iCs w:val="0"/>
          <w:color w:val="000000" w:themeColor="text1"/>
          <w:sz w:val="24"/>
          <w:szCs w:val="24"/>
        </w:rPr>
        <w:fldChar w:fldCharType="end"/>
      </w:r>
      <w:r w:rsidRPr="0097146F">
        <w:rPr>
          <w:rFonts w:ascii="Times New Roman" w:hAnsi="Times New Roman" w:cs="Times New Roman"/>
          <w:b/>
          <w:bCs/>
          <w:i w:val="0"/>
          <w:iCs w:val="0"/>
          <w:color w:val="000000" w:themeColor="text1"/>
          <w:sz w:val="24"/>
          <w:szCs w:val="24"/>
        </w:rPr>
        <w:t xml:space="preserve">. Action potential (AP) peak amplitude decreased after high frequency stimulation (HFS) following repeated stress. </w:t>
      </w:r>
      <w:r w:rsidR="008C7E84" w:rsidRPr="0097146F">
        <w:rPr>
          <w:rFonts w:ascii="Times New Roman" w:hAnsi="Times New Roman" w:cs="Times New Roman"/>
          <w:b/>
          <w:bCs/>
          <w:i w:val="0"/>
          <w:iCs w:val="0"/>
          <w:color w:val="000000" w:themeColor="text1"/>
          <w:sz w:val="24"/>
          <w:szCs w:val="24"/>
        </w:rPr>
        <w:t>A</w:t>
      </w:r>
      <w:r w:rsidR="00C413F6" w:rsidRPr="0097146F">
        <w:rPr>
          <w:rFonts w:ascii="Times New Roman" w:hAnsi="Times New Roman" w:cs="Times New Roman"/>
          <w:b/>
          <w:bCs/>
          <w:i w:val="0"/>
          <w:iCs w:val="0"/>
          <w:color w:val="000000" w:themeColor="text1"/>
          <w:sz w:val="24"/>
          <w:szCs w:val="24"/>
        </w:rPr>
        <w:t>.</w:t>
      </w:r>
      <w:r w:rsidR="008C7E84" w:rsidRPr="0097146F">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w:t>
      </w:r>
      <w:proofErr w:type="spellStart"/>
      <w:r w:rsidR="008C7E84" w:rsidRPr="0097146F">
        <w:rPr>
          <w:rFonts w:ascii="Times New Roman" w:hAnsi="Times New Roman" w:cs="Times New Roman"/>
          <w:i w:val="0"/>
          <w:iCs w:val="0"/>
          <w:color w:val="000000" w:themeColor="text1"/>
          <w:sz w:val="24"/>
          <w:szCs w:val="24"/>
        </w:rPr>
        <w:t>pA</w:t>
      </w:r>
      <w:proofErr w:type="spellEnd"/>
      <w:r w:rsidR="008C7E84" w:rsidRPr="0097146F">
        <w:rPr>
          <w:rFonts w:ascii="Times New Roman" w:hAnsi="Times New Roman" w:cs="Times New Roman"/>
          <w:i w:val="0"/>
          <w:iCs w:val="0"/>
          <w:color w:val="000000" w:themeColor="text1"/>
          <w:sz w:val="24"/>
          <w:szCs w:val="24"/>
        </w:rPr>
        <w:t xml:space="preserve">, and </w:t>
      </w:r>
      <w:r w:rsidR="008C7E84" w:rsidRPr="0097146F">
        <w:rPr>
          <w:rFonts w:ascii="Times New Roman" w:hAnsi="Times New Roman" w:cs="Times New Roman"/>
          <w:color w:val="000000" w:themeColor="text1"/>
          <w:sz w:val="24"/>
          <w:szCs w:val="24"/>
        </w:rPr>
        <w:t>n</w:t>
      </w:r>
      <w:r w:rsidR="008C7E84" w:rsidRPr="0097146F">
        <w:rPr>
          <w:rFonts w:ascii="Times New Roman" w:hAnsi="Times New Roman" w:cs="Times New Roman"/>
          <w:i w:val="0"/>
          <w:iCs w:val="0"/>
          <w:color w:val="000000" w:themeColor="text1"/>
          <w:sz w:val="24"/>
          <w:szCs w:val="24"/>
        </w:rPr>
        <w:t xml:space="preserve"> represents the number of unique neurons. </w:t>
      </w:r>
      <w:r w:rsidR="008B322C" w:rsidRPr="0097146F">
        <w:rPr>
          <w:rFonts w:ascii="Times New Roman" w:hAnsi="Times New Roman" w:cs="Times New Roman"/>
          <w:b/>
          <w:bCs/>
          <w:i w:val="0"/>
          <w:iCs w:val="0"/>
          <w:color w:val="000000" w:themeColor="text1"/>
          <w:sz w:val="24"/>
          <w:szCs w:val="24"/>
        </w:rPr>
        <w:t>B</w:t>
      </w:r>
      <w:r w:rsidR="00C413F6" w:rsidRPr="0097146F">
        <w:rPr>
          <w:rFonts w:ascii="Times New Roman" w:hAnsi="Times New Roman" w:cs="Times New Roman"/>
          <w:b/>
          <w:bCs/>
          <w:i w:val="0"/>
          <w:iCs w:val="0"/>
          <w:color w:val="000000" w:themeColor="text1"/>
          <w:sz w:val="24"/>
          <w:szCs w:val="24"/>
        </w:rPr>
        <w:t>.</w:t>
      </w:r>
      <w:r w:rsidR="008B322C" w:rsidRPr="0097146F">
        <w:rPr>
          <w:rFonts w:ascii="Times New Roman" w:hAnsi="Times New Roman" w:cs="Times New Roman"/>
          <w:i w:val="0"/>
          <w:iCs w:val="0"/>
          <w:color w:val="000000" w:themeColor="text1"/>
          <w:sz w:val="24"/>
          <w:szCs w:val="24"/>
        </w:rPr>
        <w:t xml:space="preserve"> </w:t>
      </w:r>
      <w:r w:rsidR="00FF2CE9" w:rsidRPr="0097146F">
        <w:rPr>
          <w:rFonts w:ascii="Times New Roman" w:hAnsi="Times New Roman" w:cs="Times New Roman"/>
          <w:i w:val="0"/>
          <w:iCs w:val="0"/>
          <w:color w:val="000000" w:themeColor="text1"/>
          <w:sz w:val="24"/>
          <w:szCs w:val="24"/>
        </w:rPr>
        <w:t xml:space="preserve">Each grey point </w:t>
      </w:r>
      <w:r w:rsidR="00D86B82" w:rsidRPr="0097146F">
        <w:rPr>
          <w:rFonts w:ascii="Times New Roman" w:hAnsi="Times New Roman" w:cs="Times New Roman"/>
          <w:i w:val="0"/>
          <w:iCs w:val="0"/>
          <w:color w:val="000000" w:themeColor="text1"/>
          <w:sz w:val="24"/>
          <w:szCs w:val="24"/>
        </w:rPr>
        <w:t>(</w:t>
      </w:r>
      <w:r w:rsidR="00D86B82" w:rsidRPr="0097146F">
        <w:rPr>
          <w:rFonts w:ascii="Times New Roman" w:hAnsi="Times New Roman" w:cs="Times New Roman"/>
          <w:color w:val="000000" w:themeColor="text1"/>
          <w:sz w:val="24"/>
          <w:szCs w:val="24"/>
        </w:rPr>
        <w:t>n</w:t>
      </w:r>
      <w:r w:rsidR="00D86B82" w:rsidRPr="0097146F">
        <w:rPr>
          <w:rFonts w:ascii="Times New Roman" w:hAnsi="Times New Roman" w:cs="Times New Roman"/>
          <w:i w:val="0"/>
          <w:iCs w:val="0"/>
          <w:color w:val="000000" w:themeColor="text1"/>
          <w:sz w:val="24"/>
          <w:szCs w:val="24"/>
        </w:rPr>
        <w:t xml:space="preserve"> = 9</w:t>
      </w:r>
      <w:r w:rsidR="00710EF6" w:rsidRPr="0097146F">
        <w:rPr>
          <w:rFonts w:ascii="Times New Roman" w:hAnsi="Times New Roman" w:cs="Times New Roman"/>
          <w:i w:val="0"/>
          <w:iCs w:val="0"/>
          <w:color w:val="000000" w:themeColor="text1"/>
          <w:sz w:val="24"/>
          <w:szCs w:val="24"/>
        </w:rPr>
        <w:t>, neurons that fired action potentials at both states</w:t>
      </w:r>
      <w:r w:rsidR="00D86B82" w:rsidRPr="0097146F">
        <w:rPr>
          <w:rFonts w:ascii="Times New Roman" w:hAnsi="Times New Roman" w:cs="Times New Roman"/>
          <w:i w:val="0"/>
          <w:iCs w:val="0"/>
          <w:color w:val="000000" w:themeColor="text1"/>
          <w:sz w:val="24"/>
          <w:szCs w:val="24"/>
        </w:rPr>
        <w:t xml:space="preserve">) </w:t>
      </w:r>
      <w:r w:rsidR="00FF2CE9" w:rsidRPr="0097146F">
        <w:rPr>
          <w:rFonts w:ascii="Times New Roman" w:hAnsi="Times New Roman" w:cs="Times New Roman"/>
          <w:i w:val="0"/>
          <w:iCs w:val="0"/>
          <w:color w:val="000000" w:themeColor="text1"/>
          <w:sz w:val="24"/>
          <w:szCs w:val="24"/>
        </w:rPr>
        <w:t xml:space="preserve">represents the mean AP peak amplitude of a single neuron averaged over the baseline period (0-to-5 minutes) or the final period (25-to-30 minutes). The coloured line represents the mean AP peak amplitude ± standard error for the group. </w:t>
      </w:r>
      <w:r w:rsidR="00C911A4" w:rsidRPr="0097146F">
        <w:rPr>
          <w:rFonts w:ascii="Times New Roman" w:hAnsi="Times New Roman" w:cs="Times New Roman"/>
          <w:i w:val="0"/>
          <w:iCs w:val="0"/>
          <w:color w:val="000000" w:themeColor="text1"/>
          <w:sz w:val="24"/>
          <w:szCs w:val="24"/>
        </w:rPr>
        <w:t xml:space="preserve">The asterisks indicate a statistically significant change in peak amplitude relative to the baseline (paired </w:t>
      </w:r>
      <w:r w:rsidR="00C911A4" w:rsidRPr="0097146F">
        <w:rPr>
          <w:rFonts w:ascii="Times New Roman" w:hAnsi="Times New Roman" w:cs="Times New Roman"/>
          <w:color w:val="000000" w:themeColor="text1"/>
          <w:sz w:val="24"/>
          <w:szCs w:val="24"/>
        </w:rPr>
        <w:t>t</w:t>
      </w:r>
      <w:r w:rsidR="00C911A4" w:rsidRPr="0097146F">
        <w:rPr>
          <w:rFonts w:ascii="Times New Roman" w:hAnsi="Times New Roman" w:cs="Times New Roman"/>
          <w:i w:val="0"/>
          <w:iCs w:val="0"/>
          <w:color w:val="000000" w:themeColor="text1"/>
          <w:sz w:val="24"/>
          <w:szCs w:val="24"/>
        </w:rPr>
        <w:t xml:space="preserve">-test; ** = </w:t>
      </w:r>
      <w:r w:rsidR="00C911A4" w:rsidRPr="0097146F">
        <w:rPr>
          <w:rFonts w:ascii="Times New Roman" w:hAnsi="Times New Roman" w:cs="Times New Roman"/>
          <w:color w:val="000000" w:themeColor="text1"/>
          <w:sz w:val="24"/>
          <w:szCs w:val="24"/>
        </w:rPr>
        <w:t>p</w:t>
      </w:r>
      <w:r w:rsidR="00C911A4" w:rsidRPr="0097146F">
        <w:rPr>
          <w:rFonts w:ascii="Times New Roman" w:hAnsi="Times New Roman" w:cs="Times New Roman"/>
          <w:i w:val="0"/>
          <w:iCs w:val="0"/>
          <w:color w:val="000000" w:themeColor="text1"/>
          <w:sz w:val="24"/>
          <w:szCs w:val="24"/>
        </w:rPr>
        <w:t xml:space="preserve"> &lt; 0.01).</w:t>
      </w:r>
      <w:bookmarkEnd w:id="42"/>
      <w:r w:rsidR="00C911A4" w:rsidRPr="0097146F">
        <w:rPr>
          <w:rFonts w:ascii="Times New Roman" w:hAnsi="Times New Roman" w:cs="Times New Roman"/>
          <w:i w:val="0"/>
          <w:iCs w:val="0"/>
          <w:color w:val="000000" w:themeColor="text1"/>
          <w:sz w:val="24"/>
          <w:szCs w:val="24"/>
        </w:rPr>
        <w:t xml:space="preserve"> </w:t>
      </w:r>
    </w:p>
    <w:p w14:paraId="5133999A" w14:textId="77777777" w:rsidR="00057264" w:rsidRPr="0097146F" w:rsidRDefault="00057264" w:rsidP="00FF2CE9">
      <w:pPr>
        <w:rPr>
          <w:color w:val="000000" w:themeColor="text1"/>
        </w:rPr>
      </w:pPr>
    </w:p>
    <w:p w14:paraId="4C48B16A" w14:textId="1A3677F2" w:rsidR="00057264" w:rsidRPr="0097146F" w:rsidRDefault="00057264" w:rsidP="009A7828">
      <w:pPr>
        <w:spacing w:line="360" w:lineRule="auto"/>
        <w:ind w:firstLine="720"/>
        <w:rPr>
          <w:color w:val="000000" w:themeColor="text1"/>
        </w:rPr>
      </w:pPr>
      <w:r w:rsidRPr="0097146F">
        <w:rPr>
          <w:color w:val="000000" w:themeColor="text1"/>
        </w:rPr>
        <w:t>Overall</w:t>
      </w:r>
      <w:r w:rsidR="001A41EB" w:rsidRPr="0097146F">
        <w:rPr>
          <w:color w:val="000000" w:themeColor="text1"/>
        </w:rPr>
        <w:t xml:space="preserve">, these findings demonstrate that acute stress alters both synaptic transmission and neuronal excitability in DMH neurons of young female rats, while repeated stress produces more limited changes, suggesting differential </w:t>
      </w:r>
      <w:r w:rsidR="00384BF5" w:rsidRPr="0097146F">
        <w:rPr>
          <w:color w:val="000000" w:themeColor="text1"/>
        </w:rPr>
        <w:t>adaptation</w:t>
      </w:r>
      <w:r w:rsidR="001A41EB" w:rsidRPr="0097146F">
        <w:rPr>
          <w:color w:val="000000" w:themeColor="text1"/>
        </w:rPr>
        <w:t xml:space="preserve"> of hypothalamic circuits to stress exposure.</w:t>
      </w:r>
    </w:p>
    <w:p w14:paraId="5F894B0B" w14:textId="77777777" w:rsidR="0072079A" w:rsidRPr="0097146F" w:rsidRDefault="0072079A" w:rsidP="009A7828">
      <w:pPr>
        <w:spacing w:line="360" w:lineRule="auto"/>
        <w:ind w:firstLine="720"/>
        <w:rPr>
          <w:color w:val="000000" w:themeColor="text1"/>
        </w:rPr>
      </w:pPr>
    </w:p>
    <w:p w14:paraId="024D3342" w14:textId="77777777" w:rsidR="00E4004C" w:rsidRPr="0097146F" w:rsidRDefault="00E4004C" w:rsidP="00A838C9">
      <w:pPr>
        <w:pStyle w:val="Caption"/>
        <w:rPr>
          <w:rFonts w:ascii="Times New Roman" w:hAnsi="Times New Roman" w:cs="Times New Roman"/>
          <w:b/>
          <w:bCs/>
          <w:i w:val="0"/>
          <w:iCs w:val="0"/>
          <w:color w:val="000000" w:themeColor="text1"/>
          <w:sz w:val="24"/>
          <w:szCs w:val="24"/>
        </w:rPr>
      </w:pPr>
    </w:p>
    <w:p w14:paraId="2AAB5CC8" w14:textId="2065F3F8" w:rsidR="00A838C9" w:rsidRPr="0097146F" w:rsidRDefault="00A838C9" w:rsidP="00A838C9">
      <w:pPr>
        <w:pStyle w:val="Caption"/>
        <w:rPr>
          <w:rFonts w:ascii="Times New Roman" w:hAnsi="Times New Roman" w:cs="Times New Roman"/>
          <w:b/>
          <w:bCs/>
          <w:i w:val="0"/>
          <w:iCs w:val="0"/>
          <w:color w:val="000000" w:themeColor="text1"/>
          <w:sz w:val="24"/>
          <w:szCs w:val="24"/>
        </w:rPr>
      </w:pPr>
      <w:bookmarkStart w:id="43" w:name="_Toc227760258"/>
      <w:r w:rsidRPr="0097146F">
        <w:rPr>
          <w:rFonts w:ascii="Times New Roman" w:hAnsi="Times New Roman" w:cs="Times New Roman"/>
          <w:b/>
          <w:bCs/>
          <w:i w:val="0"/>
          <w:iCs w:val="0"/>
          <w:color w:val="000000" w:themeColor="text1"/>
          <w:sz w:val="24"/>
          <w:szCs w:val="24"/>
        </w:rPr>
        <w:lastRenderedPageBreak/>
        <w:t xml:space="preserve">Table </w:t>
      </w:r>
      <w:r w:rsidRPr="0097146F">
        <w:rPr>
          <w:rFonts w:ascii="Times New Roman" w:hAnsi="Times New Roman" w:cs="Times New Roman"/>
          <w:b/>
          <w:bCs/>
          <w:i w:val="0"/>
          <w:iCs w:val="0"/>
          <w:color w:val="000000" w:themeColor="text1"/>
          <w:sz w:val="24"/>
          <w:szCs w:val="24"/>
        </w:rPr>
        <w:fldChar w:fldCharType="begin"/>
      </w:r>
      <w:r w:rsidRPr="0097146F">
        <w:rPr>
          <w:rFonts w:ascii="Times New Roman" w:hAnsi="Times New Roman" w:cs="Times New Roman"/>
          <w:b/>
          <w:bCs/>
          <w:i w:val="0"/>
          <w:iCs w:val="0"/>
          <w:color w:val="000000" w:themeColor="text1"/>
          <w:sz w:val="24"/>
          <w:szCs w:val="24"/>
        </w:rPr>
        <w:instrText xml:space="preserve"> SEQ Table \* ARABIC </w:instrText>
      </w:r>
      <w:r w:rsidRPr="0097146F">
        <w:rPr>
          <w:rFonts w:ascii="Times New Roman" w:hAnsi="Times New Roman" w:cs="Times New Roman"/>
          <w:b/>
          <w:bCs/>
          <w:i w:val="0"/>
          <w:iCs w:val="0"/>
          <w:color w:val="000000" w:themeColor="text1"/>
          <w:sz w:val="24"/>
          <w:szCs w:val="24"/>
        </w:rPr>
        <w:fldChar w:fldCharType="separate"/>
      </w:r>
      <w:r w:rsidRPr="0097146F">
        <w:rPr>
          <w:rFonts w:ascii="Times New Roman" w:hAnsi="Times New Roman" w:cs="Times New Roman"/>
          <w:b/>
          <w:bCs/>
          <w:i w:val="0"/>
          <w:iCs w:val="0"/>
          <w:noProof/>
          <w:color w:val="000000" w:themeColor="text1"/>
          <w:sz w:val="24"/>
          <w:szCs w:val="24"/>
        </w:rPr>
        <w:t>1</w:t>
      </w:r>
      <w:r w:rsidRPr="0097146F">
        <w:rPr>
          <w:rFonts w:ascii="Times New Roman" w:hAnsi="Times New Roman" w:cs="Times New Roman"/>
          <w:b/>
          <w:bCs/>
          <w:i w:val="0"/>
          <w:iCs w:val="0"/>
          <w:color w:val="000000" w:themeColor="text1"/>
          <w:sz w:val="24"/>
          <w:szCs w:val="24"/>
        </w:rPr>
        <w:fldChar w:fldCharType="end"/>
      </w:r>
      <w:r w:rsidRPr="0097146F">
        <w:rPr>
          <w:rFonts w:ascii="Times New Roman" w:hAnsi="Times New Roman" w:cs="Times New Roman"/>
          <w:b/>
          <w:bCs/>
          <w:i w:val="0"/>
          <w:iCs w:val="0"/>
          <w:color w:val="000000" w:themeColor="text1"/>
          <w:sz w:val="24"/>
          <w:szCs w:val="24"/>
        </w:rPr>
        <w:t xml:space="preserve">. Evoked excitatory postsynaptic current (eEPSC) amplitude varies over time, and this effect differs across groups following high frequency stimulation (HFS). </w:t>
      </w:r>
      <w:r w:rsidRPr="0097146F">
        <w:rPr>
          <w:rFonts w:ascii="Times New Roman" w:hAnsi="Times New Roman" w:cs="Times New Roman"/>
          <w:i w:val="0"/>
          <w:iCs w:val="0"/>
          <w:color w:val="000000" w:themeColor="text1"/>
          <w:sz w:val="24"/>
          <w:szCs w:val="24"/>
        </w:rPr>
        <w:t>Results of linear mixed-effects model examining eEPSC amplitude across groups (naïve, acute, acute with AM251, repeated) and time following high frequency stimulation (HFS), evaluated for significance at α = 0.05.</w:t>
      </w:r>
      <w:bookmarkEnd w:id="43"/>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6"/>
        <w:gridCol w:w="1768"/>
        <w:gridCol w:w="1968"/>
        <w:gridCol w:w="1537"/>
        <w:gridCol w:w="1670"/>
      </w:tblGrid>
      <w:tr w:rsidR="00A838C9" w:rsidRPr="0097146F" w14:paraId="410E74E6" w14:textId="77777777" w:rsidTr="00FA6BFC">
        <w:tc>
          <w:tcPr>
            <w:tcW w:w="1870" w:type="dxa"/>
            <w:tcBorders>
              <w:top w:val="single" w:sz="18" w:space="0" w:color="auto"/>
              <w:bottom w:val="single" w:sz="4" w:space="0" w:color="auto"/>
            </w:tcBorders>
            <w:vAlign w:val="center"/>
          </w:tcPr>
          <w:p w14:paraId="0B13356F" w14:textId="77777777" w:rsidR="00A838C9" w:rsidRPr="0097146F" w:rsidRDefault="00A838C9" w:rsidP="00FA6BFC">
            <w:pPr>
              <w:spacing w:line="276" w:lineRule="auto"/>
              <w:jc w:val="center"/>
              <w:rPr>
                <w:b/>
                <w:bCs/>
                <w:color w:val="000000" w:themeColor="text1"/>
              </w:rPr>
            </w:pPr>
          </w:p>
        </w:tc>
        <w:tc>
          <w:tcPr>
            <w:tcW w:w="1870" w:type="dxa"/>
            <w:tcBorders>
              <w:top w:val="single" w:sz="18" w:space="0" w:color="auto"/>
              <w:bottom w:val="single" w:sz="4" w:space="0" w:color="auto"/>
            </w:tcBorders>
            <w:vAlign w:val="center"/>
          </w:tcPr>
          <w:p w14:paraId="7AF58F74" w14:textId="77777777" w:rsidR="00A838C9" w:rsidRPr="0097146F" w:rsidRDefault="00A838C9" w:rsidP="00FA6BFC">
            <w:pPr>
              <w:spacing w:line="276" w:lineRule="auto"/>
              <w:jc w:val="center"/>
              <w:rPr>
                <w:b/>
                <w:bCs/>
                <w:color w:val="000000" w:themeColor="text1"/>
              </w:rPr>
            </w:pPr>
            <w:r w:rsidRPr="0097146F">
              <w:rPr>
                <w:b/>
                <w:bCs/>
                <w:color w:val="000000" w:themeColor="text1"/>
              </w:rPr>
              <w:t>Numerator DF</w:t>
            </w:r>
          </w:p>
        </w:tc>
        <w:tc>
          <w:tcPr>
            <w:tcW w:w="2067" w:type="dxa"/>
            <w:tcBorders>
              <w:top w:val="single" w:sz="18" w:space="0" w:color="auto"/>
              <w:bottom w:val="single" w:sz="4" w:space="0" w:color="auto"/>
            </w:tcBorders>
            <w:vAlign w:val="center"/>
          </w:tcPr>
          <w:p w14:paraId="398D54D2" w14:textId="77777777" w:rsidR="00A838C9" w:rsidRPr="0097146F" w:rsidRDefault="00A838C9" w:rsidP="00FA6BFC">
            <w:pPr>
              <w:spacing w:line="276" w:lineRule="auto"/>
              <w:jc w:val="center"/>
              <w:rPr>
                <w:b/>
                <w:bCs/>
                <w:color w:val="000000" w:themeColor="text1"/>
              </w:rPr>
            </w:pPr>
            <w:r w:rsidRPr="0097146F">
              <w:rPr>
                <w:b/>
                <w:bCs/>
                <w:color w:val="000000" w:themeColor="text1"/>
              </w:rPr>
              <w:t>Denominator DF</w:t>
            </w:r>
          </w:p>
        </w:tc>
        <w:tc>
          <w:tcPr>
            <w:tcW w:w="1673" w:type="dxa"/>
            <w:tcBorders>
              <w:top w:val="single" w:sz="18" w:space="0" w:color="auto"/>
              <w:bottom w:val="single" w:sz="4" w:space="0" w:color="auto"/>
            </w:tcBorders>
            <w:vAlign w:val="center"/>
          </w:tcPr>
          <w:p w14:paraId="7DFBC38B" w14:textId="77777777" w:rsidR="00A838C9" w:rsidRPr="0097146F" w:rsidRDefault="00A838C9" w:rsidP="00FA6BFC">
            <w:pPr>
              <w:spacing w:line="276" w:lineRule="auto"/>
              <w:jc w:val="center"/>
              <w:rPr>
                <w:b/>
                <w:bCs/>
                <w:color w:val="000000" w:themeColor="text1"/>
              </w:rPr>
            </w:pPr>
            <w:r w:rsidRPr="0097146F">
              <w:rPr>
                <w:b/>
                <w:bCs/>
                <w:color w:val="000000" w:themeColor="text1"/>
              </w:rPr>
              <w:t>F-value</w:t>
            </w:r>
          </w:p>
        </w:tc>
        <w:tc>
          <w:tcPr>
            <w:tcW w:w="1870" w:type="dxa"/>
            <w:tcBorders>
              <w:top w:val="single" w:sz="18" w:space="0" w:color="auto"/>
              <w:bottom w:val="single" w:sz="4" w:space="0" w:color="auto"/>
            </w:tcBorders>
            <w:vAlign w:val="center"/>
          </w:tcPr>
          <w:p w14:paraId="3E89A1BC" w14:textId="77777777" w:rsidR="00A838C9" w:rsidRPr="0097146F" w:rsidRDefault="00A838C9" w:rsidP="00FA6BFC">
            <w:pPr>
              <w:spacing w:line="276" w:lineRule="auto"/>
              <w:jc w:val="center"/>
              <w:rPr>
                <w:b/>
                <w:bCs/>
                <w:color w:val="000000" w:themeColor="text1"/>
              </w:rPr>
            </w:pPr>
            <w:r w:rsidRPr="0097146F">
              <w:rPr>
                <w:b/>
                <w:bCs/>
                <w:color w:val="000000" w:themeColor="text1"/>
              </w:rPr>
              <w:t>p-value</w:t>
            </w:r>
          </w:p>
        </w:tc>
      </w:tr>
      <w:tr w:rsidR="00A838C9" w:rsidRPr="0097146F" w14:paraId="7C92A950" w14:textId="77777777" w:rsidTr="00FA6BFC">
        <w:tc>
          <w:tcPr>
            <w:tcW w:w="1870" w:type="dxa"/>
            <w:tcBorders>
              <w:top w:val="single" w:sz="4" w:space="0" w:color="auto"/>
            </w:tcBorders>
            <w:vAlign w:val="center"/>
          </w:tcPr>
          <w:p w14:paraId="62A77FF5" w14:textId="77777777" w:rsidR="00A838C9" w:rsidRPr="0097146F" w:rsidRDefault="00A838C9" w:rsidP="00FA6BFC">
            <w:pPr>
              <w:spacing w:line="276" w:lineRule="auto"/>
              <w:jc w:val="center"/>
              <w:rPr>
                <w:b/>
                <w:bCs/>
                <w:color w:val="000000" w:themeColor="text1"/>
              </w:rPr>
            </w:pPr>
            <w:r w:rsidRPr="0097146F">
              <w:rPr>
                <w:b/>
                <w:bCs/>
                <w:color w:val="000000" w:themeColor="text1"/>
              </w:rPr>
              <w:t>Group</w:t>
            </w:r>
          </w:p>
        </w:tc>
        <w:tc>
          <w:tcPr>
            <w:tcW w:w="1870" w:type="dxa"/>
            <w:tcBorders>
              <w:top w:val="single" w:sz="4" w:space="0" w:color="auto"/>
            </w:tcBorders>
            <w:vAlign w:val="center"/>
          </w:tcPr>
          <w:p w14:paraId="4EE4C321" w14:textId="77777777" w:rsidR="00A838C9" w:rsidRPr="0097146F" w:rsidRDefault="00A838C9" w:rsidP="00FA6BFC">
            <w:pPr>
              <w:spacing w:line="276" w:lineRule="auto"/>
              <w:jc w:val="center"/>
              <w:rPr>
                <w:color w:val="000000" w:themeColor="text1"/>
              </w:rPr>
            </w:pPr>
            <w:r w:rsidRPr="0097146F">
              <w:rPr>
                <w:color w:val="000000" w:themeColor="text1"/>
              </w:rPr>
              <w:t>3</w:t>
            </w:r>
          </w:p>
        </w:tc>
        <w:tc>
          <w:tcPr>
            <w:tcW w:w="2067" w:type="dxa"/>
            <w:tcBorders>
              <w:top w:val="single" w:sz="4" w:space="0" w:color="auto"/>
            </w:tcBorders>
            <w:vAlign w:val="center"/>
          </w:tcPr>
          <w:p w14:paraId="391E9CC2" w14:textId="77777777" w:rsidR="00A838C9" w:rsidRPr="0097146F" w:rsidRDefault="00A838C9" w:rsidP="00FA6BFC">
            <w:pPr>
              <w:spacing w:line="276" w:lineRule="auto"/>
              <w:jc w:val="center"/>
              <w:rPr>
                <w:color w:val="000000" w:themeColor="text1"/>
              </w:rPr>
            </w:pPr>
            <w:r w:rsidRPr="0097146F">
              <w:rPr>
                <w:color w:val="000000" w:themeColor="text1"/>
              </w:rPr>
              <w:t>33</w:t>
            </w:r>
          </w:p>
        </w:tc>
        <w:tc>
          <w:tcPr>
            <w:tcW w:w="1673" w:type="dxa"/>
            <w:tcBorders>
              <w:top w:val="single" w:sz="4" w:space="0" w:color="auto"/>
            </w:tcBorders>
            <w:vAlign w:val="center"/>
          </w:tcPr>
          <w:p w14:paraId="66709B29" w14:textId="77777777" w:rsidR="00A838C9" w:rsidRPr="0097146F" w:rsidRDefault="00A838C9" w:rsidP="00FA6BFC">
            <w:pPr>
              <w:spacing w:line="276" w:lineRule="auto"/>
              <w:jc w:val="center"/>
              <w:rPr>
                <w:color w:val="000000" w:themeColor="text1"/>
              </w:rPr>
            </w:pPr>
            <w:r w:rsidRPr="0097146F">
              <w:rPr>
                <w:color w:val="000000" w:themeColor="text1"/>
              </w:rPr>
              <w:t>0.6853</w:t>
            </w:r>
          </w:p>
        </w:tc>
        <w:tc>
          <w:tcPr>
            <w:tcW w:w="1870" w:type="dxa"/>
            <w:tcBorders>
              <w:top w:val="single" w:sz="4" w:space="0" w:color="auto"/>
            </w:tcBorders>
            <w:vAlign w:val="center"/>
          </w:tcPr>
          <w:p w14:paraId="08FD6830" w14:textId="77777777" w:rsidR="00A838C9" w:rsidRPr="0097146F" w:rsidRDefault="00A838C9" w:rsidP="00FA6BFC">
            <w:pPr>
              <w:spacing w:line="276" w:lineRule="auto"/>
              <w:jc w:val="center"/>
              <w:rPr>
                <w:color w:val="000000" w:themeColor="text1"/>
              </w:rPr>
            </w:pPr>
            <w:r w:rsidRPr="0097146F">
              <w:rPr>
                <w:color w:val="000000" w:themeColor="text1"/>
              </w:rPr>
              <w:t>0.5674</w:t>
            </w:r>
          </w:p>
        </w:tc>
      </w:tr>
      <w:tr w:rsidR="00A838C9" w:rsidRPr="0097146F" w14:paraId="3C5203AF" w14:textId="77777777" w:rsidTr="00FA6BFC">
        <w:tc>
          <w:tcPr>
            <w:tcW w:w="1870" w:type="dxa"/>
            <w:vAlign w:val="center"/>
          </w:tcPr>
          <w:p w14:paraId="217664E4" w14:textId="77777777" w:rsidR="00A838C9" w:rsidRPr="0097146F" w:rsidRDefault="00A838C9" w:rsidP="00FA6BFC">
            <w:pPr>
              <w:spacing w:line="276" w:lineRule="auto"/>
              <w:jc w:val="center"/>
              <w:rPr>
                <w:b/>
                <w:bCs/>
                <w:color w:val="000000" w:themeColor="text1"/>
              </w:rPr>
            </w:pPr>
            <w:r w:rsidRPr="0097146F">
              <w:rPr>
                <w:b/>
                <w:bCs/>
                <w:color w:val="000000" w:themeColor="text1"/>
              </w:rPr>
              <w:t>Time</w:t>
            </w:r>
          </w:p>
        </w:tc>
        <w:tc>
          <w:tcPr>
            <w:tcW w:w="1870" w:type="dxa"/>
            <w:vAlign w:val="center"/>
          </w:tcPr>
          <w:p w14:paraId="560937D9" w14:textId="77777777" w:rsidR="00A838C9" w:rsidRPr="0097146F" w:rsidRDefault="00A838C9" w:rsidP="00FA6BFC">
            <w:pPr>
              <w:spacing w:line="276" w:lineRule="auto"/>
              <w:jc w:val="center"/>
              <w:rPr>
                <w:color w:val="000000" w:themeColor="text1"/>
              </w:rPr>
            </w:pPr>
            <w:r w:rsidRPr="0097146F">
              <w:rPr>
                <w:color w:val="000000" w:themeColor="text1"/>
              </w:rPr>
              <w:t>5</w:t>
            </w:r>
          </w:p>
        </w:tc>
        <w:tc>
          <w:tcPr>
            <w:tcW w:w="2067" w:type="dxa"/>
            <w:vAlign w:val="center"/>
          </w:tcPr>
          <w:p w14:paraId="3AB06270" w14:textId="77777777" w:rsidR="00A838C9" w:rsidRPr="0097146F" w:rsidRDefault="00A838C9" w:rsidP="00FA6BFC">
            <w:pPr>
              <w:spacing w:line="276" w:lineRule="auto"/>
              <w:jc w:val="center"/>
              <w:rPr>
                <w:color w:val="000000" w:themeColor="text1"/>
              </w:rPr>
            </w:pPr>
            <w:r w:rsidRPr="0097146F">
              <w:rPr>
                <w:color w:val="000000" w:themeColor="text1"/>
              </w:rPr>
              <w:t>165</w:t>
            </w:r>
          </w:p>
        </w:tc>
        <w:tc>
          <w:tcPr>
            <w:tcW w:w="1673" w:type="dxa"/>
            <w:vAlign w:val="center"/>
          </w:tcPr>
          <w:p w14:paraId="1BBD3E07" w14:textId="77777777" w:rsidR="00A838C9" w:rsidRPr="0097146F" w:rsidRDefault="00A838C9" w:rsidP="00FA6BFC">
            <w:pPr>
              <w:spacing w:line="276" w:lineRule="auto"/>
              <w:jc w:val="center"/>
              <w:rPr>
                <w:color w:val="000000" w:themeColor="text1"/>
              </w:rPr>
            </w:pPr>
            <w:r w:rsidRPr="0097146F">
              <w:rPr>
                <w:color w:val="000000" w:themeColor="text1"/>
              </w:rPr>
              <w:t>10.2715</w:t>
            </w:r>
          </w:p>
        </w:tc>
        <w:tc>
          <w:tcPr>
            <w:tcW w:w="1870" w:type="dxa"/>
            <w:vAlign w:val="center"/>
          </w:tcPr>
          <w:p w14:paraId="46015621" w14:textId="77777777" w:rsidR="00A838C9" w:rsidRPr="0097146F" w:rsidRDefault="00A838C9" w:rsidP="00FA6BFC">
            <w:pPr>
              <w:spacing w:line="276" w:lineRule="auto"/>
              <w:jc w:val="center"/>
              <w:rPr>
                <w:color w:val="000000" w:themeColor="text1"/>
              </w:rPr>
            </w:pPr>
            <w:r w:rsidRPr="0097146F">
              <w:rPr>
                <w:color w:val="000000" w:themeColor="text1"/>
              </w:rPr>
              <w:t>&lt; 0.0001</w:t>
            </w:r>
          </w:p>
        </w:tc>
      </w:tr>
      <w:tr w:rsidR="00A838C9" w:rsidRPr="0097146F" w14:paraId="5650B148" w14:textId="77777777" w:rsidTr="00FA6BFC">
        <w:tc>
          <w:tcPr>
            <w:tcW w:w="1870" w:type="dxa"/>
            <w:tcBorders>
              <w:bottom w:val="single" w:sz="18" w:space="0" w:color="auto"/>
            </w:tcBorders>
            <w:vAlign w:val="center"/>
          </w:tcPr>
          <w:p w14:paraId="3164264B" w14:textId="77777777" w:rsidR="00A838C9" w:rsidRPr="0097146F" w:rsidRDefault="00A838C9" w:rsidP="00FA6BFC">
            <w:pPr>
              <w:spacing w:line="276" w:lineRule="auto"/>
              <w:jc w:val="center"/>
              <w:rPr>
                <w:b/>
                <w:bCs/>
                <w:color w:val="000000" w:themeColor="text1"/>
              </w:rPr>
            </w:pPr>
            <w:r w:rsidRPr="0097146F">
              <w:rPr>
                <w:b/>
                <w:bCs/>
                <w:color w:val="000000" w:themeColor="text1"/>
              </w:rPr>
              <w:t>Group x Time</w:t>
            </w:r>
          </w:p>
        </w:tc>
        <w:tc>
          <w:tcPr>
            <w:tcW w:w="1870" w:type="dxa"/>
            <w:tcBorders>
              <w:bottom w:val="single" w:sz="18" w:space="0" w:color="auto"/>
            </w:tcBorders>
            <w:vAlign w:val="center"/>
          </w:tcPr>
          <w:p w14:paraId="6A1DDD4A" w14:textId="77777777" w:rsidR="00A838C9" w:rsidRPr="0097146F" w:rsidRDefault="00A838C9" w:rsidP="00FA6BFC">
            <w:pPr>
              <w:spacing w:line="276" w:lineRule="auto"/>
              <w:jc w:val="center"/>
              <w:rPr>
                <w:color w:val="000000" w:themeColor="text1"/>
              </w:rPr>
            </w:pPr>
            <w:r w:rsidRPr="0097146F">
              <w:rPr>
                <w:color w:val="000000" w:themeColor="text1"/>
              </w:rPr>
              <w:t>15</w:t>
            </w:r>
          </w:p>
        </w:tc>
        <w:tc>
          <w:tcPr>
            <w:tcW w:w="2067" w:type="dxa"/>
            <w:tcBorders>
              <w:bottom w:val="single" w:sz="18" w:space="0" w:color="auto"/>
            </w:tcBorders>
            <w:vAlign w:val="center"/>
          </w:tcPr>
          <w:p w14:paraId="16BF5C1E" w14:textId="77777777" w:rsidR="00A838C9" w:rsidRPr="0097146F" w:rsidRDefault="00A838C9" w:rsidP="00FA6BFC">
            <w:pPr>
              <w:spacing w:line="276" w:lineRule="auto"/>
              <w:jc w:val="center"/>
              <w:rPr>
                <w:color w:val="000000" w:themeColor="text1"/>
              </w:rPr>
            </w:pPr>
            <w:r w:rsidRPr="0097146F">
              <w:rPr>
                <w:color w:val="000000" w:themeColor="text1"/>
              </w:rPr>
              <w:t>165</w:t>
            </w:r>
          </w:p>
        </w:tc>
        <w:tc>
          <w:tcPr>
            <w:tcW w:w="1673" w:type="dxa"/>
            <w:tcBorders>
              <w:bottom w:val="single" w:sz="18" w:space="0" w:color="auto"/>
            </w:tcBorders>
            <w:vAlign w:val="center"/>
          </w:tcPr>
          <w:p w14:paraId="463DA485" w14:textId="77777777" w:rsidR="00A838C9" w:rsidRPr="0097146F" w:rsidRDefault="00A838C9" w:rsidP="00FA6BFC">
            <w:pPr>
              <w:spacing w:line="276" w:lineRule="auto"/>
              <w:jc w:val="center"/>
              <w:rPr>
                <w:color w:val="000000" w:themeColor="text1"/>
              </w:rPr>
            </w:pPr>
            <w:r w:rsidRPr="0097146F">
              <w:rPr>
                <w:color w:val="000000" w:themeColor="text1"/>
              </w:rPr>
              <w:t>2.1958</w:t>
            </w:r>
          </w:p>
        </w:tc>
        <w:tc>
          <w:tcPr>
            <w:tcW w:w="1870" w:type="dxa"/>
            <w:tcBorders>
              <w:bottom w:val="single" w:sz="18" w:space="0" w:color="auto"/>
            </w:tcBorders>
            <w:vAlign w:val="center"/>
          </w:tcPr>
          <w:p w14:paraId="45DD4FF1" w14:textId="77777777" w:rsidR="00A838C9" w:rsidRPr="0097146F" w:rsidRDefault="00A838C9" w:rsidP="00FA6BFC">
            <w:pPr>
              <w:spacing w:line="276" w:lineRule="auto"/>
              <w:jc w:val="center"/>
              <w:rPr>
                <w:color w:val="000000" w:themeColor="text1"/>
              </w:rPr>
            </w:pPr>
            <w:r w:rsidRPr="0097146F">
              <w:rPr>
                <w:color w:val="000000" w:themeColor="text1"/>
              </w:rPr>
              <w:t>0.0083</w:t>
            </w:r>
          </w:p>
        </w:tc>
      </w:tr>
    </w:tbl>
    <w:p w14:paraId="70AE0419" w14:textId="77777777" w:rsidR="00A838C9" w:rsidRPr="0097146F" w:rsidRDefault="00A838C9" w:rsidP="00A838C9">
      <w:pPr>
        <w:rPr>
          <w:b/>
          <w:bCs/>
          <w:color w:val="000000" w:themeColor="text1"/>
        </w:rPr>
      </w:pPr>
    </w:p>
    <w:p w14:paraId="5AB78248" w14:textId="77777777" w:rsidR="00A838C9" w:rsidRPr="0097146F" w:rsidRDefault="00A838C9" w:rsidP="00A838C9">
      <w:pPr>
        <w:spacing w:line="360" w:lineRule="auto"/>
        <w:rPr>
          <w:b/>
          <w:bCs/>
          <w:color w:val="000000" w:themeColor="text1"/>
        </w:rPr>
      </w:pPr>
    </w:p>
    <w:p w14:paraId="4D0DEC28" w14:textId="77777777" w:rsidR="00A838C9" w:rsidRPr="0097146F" w:rsidRDefault="00A838C9" w:rsidP="00A838C9">
      <w:pPr>
        <w:pStyle w:val="Caption"/>
        <w:rPr>
          <w:rFonts w:ascii="Times New Roman" w:hAnsi="Times New Roman" w:cs="Times New Roman"/>
          <w:b/>
          <w:bCs/>
          <w:i w:val="0"/>
          <w:iCs w:val="0"/>
          <w:color w:val="000000" w:themeColor="text1"/>
          <w:sz w:val="24"/>
          <w:szCs w:val="24"/>
        </w:rPr>
      </w:pPr>
      <w:bookmarkStart w:id="44" w:name="_Toc227760259"/>
      <w:r w:rsidRPr="0097146F">
        <w:rPr>
          <w:rFonts w:ascii="Times New Roman" w:hAnsi="Times New Roman" w:cs="Times New Roman"/>
          <w:b/>
          <w:bCs/>
          <w:i w:val="0"/>
          <w:iCs w:val="0"/>
          <w:color w:val="000000" w:themeColor="text1"/>
          <w:sz w:val="24"/>
          <w:szCs w:val="24"/>
        </w:rPr>
        <w:t xml:space="preserve">Table </w:t>
      </w:r>
      <w:r w:rsidRPr="0097146F">
        <w:rPr>
          <w:rFonts w:ascii="Times New Roman" w:hAnsi="Times New Roman" w:cs="Times New Roman"/>
          <w:b/>
          <w:bCs/>
          <w:i w:val="0"/>
          <w:iCs w:val="0"/>
          <w:color w:val="000000" w:themeColor="text1"/>
          <w:sz w:val="24"/>
          <w:szCs w:val="24"/>
        </w:rPr>
        <w:fldChar w:fldCharType="begin"/>
      </w:r>
      <w:r w:rsidRPr="0097146F">
        <w:rPr>
          <w:rFonts w:ascii="Times New Roman" w:hAnsi="Times New Roman" w:cs="Times New Roman"/>
          <w:b/>
          <w:bCs/>
          <w:i w:val="0"/>
          <w:iCs w:val="0"/>
          <w:color w:val="000000" w:themeColor="text1"/>
          <w:sz w:val="24"/>
          <w:szCs w:val="24"/>
        </w:rPr>
        <w:instrText xml:space="preserve"> SEQ Table \* ARABIC </w:instrText>
      </w:r>
      <w:r w:rsidRPr="0097146F">
        <w:rPr>
          <w:rFonts w:ascii="Times New Roman" w:hAnsi="Times New Roman" w:cs="Times New Roman"/>
          <w:b/>
          <w:bCs/>
          <w:i w:val="0"/>
          <w:iCs w:val="0"/>
          <w:color w:val="000000" w:themeColor="text1"/>
          <w:sz w:val="24"/>
          <w:szCs w:val="24"/>
        </w:rPr>
        <w:fldChar w:fldCharType="separate"/>
      </w:r>
      <w:r w:rsidRPr="0097146F">
        <w:rPr>
          <w:rFonts w:ascii="Times New Roman" w:hAnsi="Times New Roman" w:cs="Times New Roman"/>
          <w:b/>
          <w:bCs/>
          <w:i w:val="0"/>
          <w:iCs w:val="0"/>
          <w:noProof/>
          <w:color w:val="000000" w:themeColor="text1"/>
          <w:sz w:val="24"/>
          <w:szCs w:val="24"/>
        </w:rPr>
        <w:t>2</w:t>
      </w:r>
      <w:r w:rsidRPr="0097146F">
        <w:rPr>
          <w:rFonts w:ascii="Times New Roman" w:hAnsi="Times New Roman" w:cs="Times New Roman"/>
          <w:b/>
          <w:bCs/>
          <w:i w:val="0"/>
          <w:iCs w:val="0"/>
          <w:color w:val="000000" w:themeColor="text1"/>
          <w:sz w:val="24"/>
          <w:szCs w:val="24"/>
        </w:rPr>
        <w:fldChar w:fldCharType="end"/>
      </w:r>
      <w:r w:rsidRPr="0097146F">
        <w:rPr>
          <w:rFonts w:ascii="Times New Roman" w:hAnsi="Times New Roman" w:cs="Times New Roman"/>
          <w:b/>
          <w:bCs/>
          <w:i w:val="0"/>
          <w:iCs w:val="0"/>
          <w:color w:val="000000" w:themeColor="text1"/>
          <w:sz w:val="24"/>
          <w:szCs w:val="24"/>
        </w:rPr>
        <w:t xml:space="preserve">. Acute stress produces a time-dependent reduction in evoked excitatory postsynaptic current (eEPSC) amplitude. A. </w:t>
      </w:r>
      <w:r w:rsidRPr="0097146F">
        <w:rPr>
          <w:rFonts w:ascii="Times New Roman" w:hAnsi="Times New Roman" w:cs="Times New Roman"/>
          <w:i w:val="0"/>
          <w:iCs w:val="0"/>
          <w:color w:val="000000" w:themeColor="text1"/>
          <w:sz w:val="24"/>
          <w:szCs w:val="24"/>
        </w:rPr>
        <w:t xml:space="preserve">Within-group effects of time from group-specific linear mixed models, evaluated for significance at α = 0.05. </w:t>
      </w:r>
      <w:r w:rsidRPr="0097146F">
        <w:rPr>
          <w:rFonts w:ascii="Times New Roman" w:hAnsi="Times New Roman" w:cs="Times New Roman"/>
          <w:b/>
          <w:bCs/>
          <w:i w:val="0"/>
          <w:iCs w:val="0"/>
          <w:color w:val="000000" w:themeColor="text1"/>
          <w:sz w:val="24"/>
          <w:szCs w:val="24"/>
        </w:rPr>
        <w:t xml:space="preserve">B. </w:t>
      </w:r>
      <w:r w:rsidRPr="0097146F">
        <w:rPr>
          <w:rFonts w:ascii="Times New Roman" w:hAnsi="Times New Roman" w:cs="Times New Roman"/>
          <w:i w:val="0"/>
          <w:iCs w:val="0"/>
          <w:color w:val="000000" w:themeColor="text1"/>
          <w:sz w:val="24"/>
          <w:szCs w:val="24"/>
        </w:rPr>
        <w:t>Post hoc contrasts to baseline, evaluated at Bonferroni-adjusted α = 0.01.</w:t>
      </w:r>
      <w:bookmarkEnd w:id="44"/>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15"/>
        <w:gridCol w:w="2388"/>
        <w:gridCol w:w="1610"/>
        <w:gridCol w:w="1770"/>
        <w:gridCol w:w="1200"/>
        <w:gridCol w:w="1236"/>
      </w:tblGrid>
      <w:tr w:rsidR="00A838C9" w:rsidRPr="0097146F" w14:paraId="34A7BECB" w14:textId="77777777" w:rsidTr="00FA6BFC">
        <w:tc>
          <w:tcPr>
            <w:tcW w:w="424" w:type="dxa"/>
            <w:tcBorders>
              <w:top w:val="nil"/>
              <w:bottom w:val="nil"/>
            </w:tcBorders>
          </w:tcPr>
          <w:p w14:paraId="2A2998DE" w14:textId="77777777" w:rsidR="00A838C9" w:rsidRPr="0097146F" w:rsidRDefault="00A838C9" w:rsidP="00FA6BFC">
            <w:pPr>
              <w:spacing w:line="276" w:lineRule="auto"/>
              <w:jc w:val="center"/>
              <w:rPr>
                <w:b/>
                <w:bCs/>
                <w:color w:val="000000" w:themeColor="text1"/>
              </w:rPr>
            </w:pPr>
            <w:r w:rsidRPr="0097146F">
              <w:rPr>
                <w:b/>
                <w:bCs/>
                <w:color w:val="000000" w:themeColor="text1"/>
              </w:rPr>
              <w:t>A</w:t>
            </w:r>
          </w:p>
        </w:tc>
        <w:tc>
          <w:tcPr>
            <w:tcW w:w="2837" w:type="dxa"/>
            <w:tcBorders>
              <w:top w:val="single" w:sz="18" w:space="0" w:color="auto"/>
              <w:bottom w:val="single" w:sz="8" w:space="0" w:color="auto"/>
            </w:tcBorders>
            <w:vAlign w:val="center"/>
          </w:tcPr>
          <w:p w14:paraId="18DA4A6D" w14:textId="77777777" w:rsidR="00A838C9" w:rsidRPr="0097146F" w:rsidRDefault="00A838C9" w:rsidP="00FA6BFC">
            <w:pPr>
              <w:spacing w:line="276" w:lineRule="auto"/>
              <w:jc w:val="center"/>
              <w:rPr>
                <w:b/>
                <w:bCs/>
                <w:color w:val="000000" w:themeColor="text1"/>
              </w:rPr>
            </w:pPr>
          </w:p>
        </w:tc>
        <w:tc>
          <w:tcPr>
            <w:tcW w:w="1701" w:type="dxa"/>
            <w:tcBorders>
              <w:top w:val="single" w:sz="18" w:space="0" w:color="auto"/>
              <w:bottom w:val="single" w:sz="8" w:space="0" w:color="auto"/>
            </w:tcBorders>
            <w:vAlign w:val="center"/>
          </w:tcPr>
          <w:p w14:paraId="0965FFE8" w14:textId="77777777" w:rsidR="00A838C9" w:rsidRPr="0097146F" w:rsidRDefault="00A838C9" w:rsidP="00FA6BFC">
            <w:pPr>
              <w:spacing w:line="276" w:lineRule="auto"/>
              <w:jc w:val="center"/>
              <w:rPr>
                <w:b/>
                <w:bCs/>
                <w:color w:val="000000" w:themeColor="text1"/>
              </w:rPr>
            </w:pPr>
            <w:r w:rsidRPr="0097146F">
              <w:rPr>
                <w:b/>
                <w:bCs/>
                <w:color w:val="000000" w:themeColor="text1"/>
              </w:rPr>
              <w:t>Numerator DF</w:t>
            </w:r>
          </w:p>
        </w:tc>
        <w:tc>
          <w:tcPr>
            <w:tcW w:w="1842" w:type="dxa"/>
            <w:tcBorders>
              <w:top w:val="single" w:sz="18" w:space="0" w:color="auto"/>
              <w:bottom w:val="single" w:sz="8" w:space="0" w:color="auto"/>
            </w:tcBorders>
            <w:vAlign w:val="center"/>
          </w:tcPr>
          <w:p w14:paraId="291725A0" w14:textId="77777777" w:rsidR="00A838C9" w:rsidRPr="0097146F" w:rsidRDefault="00A838C9" w:rsidP="00FA6BFC">
            <w:pPr>
              <w:spacing w:line="276" w:lineRule="auto"/>
              <w:jc w:val="center"/>
              <w:rPr>
                <w:b/>
                <w:bCs/>
                <w:color w:val="000000" w:themeColor="text1"/>
              </w:rPr>
            </w:pPr>
            <w:r w:rsidRPr="0097146F">
              <w:rPr>
                <w:b/>
                <w:bCs/>
                <w:color w:val="000000" w:themeColor="text1"/>
              </w:rPr>
              <w:t>Denominator DF</w:t>
            </w:r>
          </w:p>
        </w:tc>
        <w:tc>
          <w:tcPr>
            <w:tcW w:w="1320" w:type="dxa"/>
            <w:tcBorders>
              <w:top w:val="single" w:sz="18" w:space="0" w:color="auto"/>
              <w:bottom w:val="single" w:sz="8" w:space="0" w:color="auto"/>
            </w:tcBorders>
            <w:vAlign w:val="center"/>
          </w:tcPr>
          <w:p w14:paraId="780B2365" w14:textId="77777777" w:rsidR="00A838C9" w:rsidRPr="0097146F" w:rsidRDefault="00A838C9" w:rsidP="00FA6BFC">
            <w:pPr>
              <w:spacing w:line="276" w:lineRule="auto"/>
              <w:jc w:val="center"/>
              <w:rPr>
                <w:b/>
                <w:bCs/>
                <w:color w:val="000000" w:themeColor="text1"/>
              </w:rPr>
            </w:pPr>
            <w:r w:rsidRPr="0097146F">
              <w:rPr>
                <w:b/>
                <w:bCs/>
                <w:color w:val="000000" w:themeColor="text1"/>
              </w:rPr>
              <w:t>F-value</w:t>
            </w:r>
          </w:p>
        </w:tc>
        <w:tc>
          <w:tcPr>
            <w:tcW w:w="1236" w:type="dxa"/>
            <w:tcBorders>
              <w:top w:val="single" w:sz="18" w:space="0" w:color="auto"/>
              <w:bottom w:val="single" w:sz="8" w:space="0" w:color="auto"/>
            </w:tcBorders>
            <w:vAlign w:val="center"/>
          </w:tcPr>
          <w:p w14:paraId="5E59C357" w14:textId="77777777" w:rsidR="00A838C9" w:rsidRPr="0097146F" w:rsidRDefault="00A838C9" w:rsidP="00FA6BFC">
            <w:pPr>
              <w:spacing w:line="276" w:lineRule="auto"/>
              <w:jc w:val="center"/>
              <w:rPr>
                <w:b/>
                <w:bCs/>
                <w:color w:val="000000" w:themeColor="text1"/>
              </w:rPr>
            </w:pPr>
            <w:r w:rsidRPr="0097146F">
              <w:rPr>
                <w:b/>
                <w:bCs/>
                <w:color w:val="000000" w:themeColor="text1"/>
              </w:rPr>
              <w:t>p-value</w:t>
            </w:r>
          </w:p>
        </w:tc>
      </w:tr>
      <w:tr w:rsidR="00A838C9" w:rsidRPr="0097146F" w14:paraId="6AC8D44C" w14:textId="77777777" w:rsidTr="00FA6BFC">
        <w:tc>
          <w:tcPr>
            <w:tcW w:w="424" w:type="dxa"/>
            <w:tcBorders>
              <w:top w:val="nil"/>
              <w:bottom w:val="nil"/>
            </w:tcBorders>
          </w:tcPr>
          <w:p w14:paraId="224F3196" w14:textId="77777777" w:rsidR="00A838C9" w:rsidRPr="0097146F" w:rsidRDefault="00A838C9" w:rsidP="00FA6BFC">
            <w:pPr>
              <w:spacing w:line="276" w:lineRule="auto"/>
              <w:jc w:val="center"/>
              <w:rPr>
                <w:b/>
                <w:bCs/>
                <w:color w:val="000000" w:themeColor="text1"/>
              </w:rPr>
            </w:pPr>
          </w:p>
        </w:tc>
        <w:tc>
          <w:tcPr>
            <w:tcW w:w="2837" w:type="dxa"/>
            <w:tcBorders>
              <w:top w:val="single" w:sz="8" w:space="0" w:color="auto"/>
            </w:tcBorders>
            <w:vAlign w:val="center"/>
          </w:tcPr>
          <w:p w14:paraId="532E180A" w14:textId="77777777" w:rsidR="00A838C9" w:rsidRPr="0097146F" w:rsidRDefault="00A838C9" w:rsidP="00FA6BFC">
            <w:pPr>
              <w:spacing w:line="276" w:lineRule="auto"/>
              <w:jc w:val="center"/>
              <w:rPr>
                <w:b/>
                <w:bCs/>
                <w:color w:val="000000" w:themeColor="text1"/>
              </w:rPr>
            </w:pPr>
            <w:r w:rsidRPr="0097146F">
              <w:rPr>
                <w:b/>
                <w:bCs/>
                <w:color w:val="000000" w:themeColor="text1"/>
              </w:rPr>
              <w:t xml:space="preserve">Naïve </w:t>
            </w:r>
          </w:p>
        </w:tc>
        <w:tc>
          <w:tcPr>
            <w:tcW w:w="1701" w:type="dxa"/>
            <w:tcBorders>
              <w:top w:val="single" w:sz="8" w:space="0" w:color="auto"/>
            </w:tcBorders>
            <w:vAlign w:val="center"/>
          </w:tcPr>
          <w:p w14:paraId="2A5D1B97" w14:textId="77777777" w:rsidR="00A838C9" w:rsidRPr="0097146F" w:rsidRDefault="00A838C9" w:rsidP="00FA6BFC">
            <w:pPr>
              <w:spacing w:line="276" w:lineRule="auto"/>
              <w:jc w:val="center"/>
              <w:rPr>
                <w:color w:val="000000" w:themeColor="text1"/>
              </w:rPr>
            </w:pPr>
            <w:r w:rsidRPr="0097146F">
              <w:rPr>
                <w:color w:val="000000" w:themeColor="text1"/>
              </w:rPr>
              <w:t>5</w:t>
            </w:r>
          </w:p>
        </w:tc>
        <w:tc>
          <w:tcPr>
            <w:tcW w:w="1842" w:type="dxa"/>
            <w:tcBorders>
              <w:top w:val="single" w:sz="8" w:space="0" w:color="auto"/>
            </w:tcBorders>
            <w:vAlign w:val="center"/>
          </w:tcPr>
          <w:p w14:paraId="50F82F2B" w14:textId="77777777" w:rsidR="00A838C9" w:rsidRPr="0097146F" w:rsidRDefault="00A838C9" w:rsidP="00FA6BFC">
            <w:pPr>
              <w:spacing w:line="276" w:lineRule="auto"/>
              <w:jc w:val="center"/>
              <w:rPr>
                <w:color w:val="000000" w:themeColor="text1"/>
              </w:rPr>
            </w:pPr>
            <w:r w:rsidRPr="0097146F">
              <w:rPr>
                <w:color w:val="000000" w:themeColor="text1"/>
              </w:rPr>
              <w:t>45</w:t>
            </w:r>
          </w:p>
        </w:tc>
        <w:tc>
          <w:tcPr>
            <w:tcW w:w="1320" w:type="dxa"/>
            <w:tcBorders>
              <w:top w:val="single" w:sz="8" w:space="0" w:color="auto"/>
            </w:tcBorders>
            <w:vAlign w:val="center"/>
          </w:tcPr>
          <w:p w14:paraId="5C36711E" w14:textId="77777777" w:rsidR="00A838C9" w:rsidRPr="0097146F" w:rsidRDefault="00A838C9" w:rsidP="00FA6BFC">
            <w:pPr>
              <w:spacing w:line="276" w:lineRule="auto"/>
              <w:jc w:val="center"/>
              <w:rPr>
                <w:color w:val="000000" w:themeColor="text1"/>
              </w:rPr>
            </w:pPr>
            <w:r w:rsidRPr="0097146F">
              <w:rPr>
                <w:color w:val="000000" w:themeColor="text1"/>
              </w:rPr>
              <w:t>2.0259</w:t>
            </w:r>
          </w:p>
        </w:tc>
        <w:tc>
          <w:tcPr>
            <w:tcW w:w="1236" w:type="dxa"/>
            <w:tcBorders>
              <w:top w:val="single" w:sz="8" w:space="0" w:color="auto"/>
            </w:tcBorders>
            <w:vAlign w:val="center"/>
          </w:tcPr>
          <w:p w14:paraId="2F9E6657" w14:textId="77777777" w:rsidR="00A838C9" w:rsidRPr="0097146F" w:rsidRDefault="00A838C9" w:rsidP="00FA6BFC">
            <w:pPr>
              <w:spacing w:line="276" w:lineRule="auto"/>
              <w:jc w:val="center"/>
              <w:rPr>
                <w:color w:val="000000" w:themeColor="text1"/>
              </w:rPr>
            </w:pPr>
            <w:r w:rsidRPr="0097146F">
              <w:rPr>
                <w:color w:val="000000" w:themeColor="text1"/>
              </w:rPr>
              <w:t>0.093</w:t>
            </w:r>
          </w:p>
        </w:tc>
      </w:tr>
      <w:tr w:rsidR="00A838C9" w:rsidRPr="0097146F" w14:paraId="5382A993" w14:textId="77777777" w:rsidTr="00FA6BFC">
        <w:tc>
          <w:tcPr>
            <w:tcW w:w="424" w:type="dxa"/>
            <w:tcBorders>
              <w:top w:val="nil"/>
              <w:bottom w:val="nil"/>
            </w:tcBorders>
          </w:tcPr>
          <w:p w14:paraId="35854665" w14:textId="77777777" w:rsidR="00A838C9" w:rsidRPr="0097146F" w:rsidRDefault="00A838C9" w:rsidP="00FA6BFC">
            <w:pPr>
              <w:spacing w:line="276" w:lineRule="auto"/>
              <w:jc w:val="center"/>
              <w:rPr>
                <w:b/>
                <w:bCs/>
                <w:color w:val="000000" w:themeColor="text1"/>
              </w:rPr>
            </w:pPr>
          </w:p>
        </w:tc>
        <w:tc>
          <w:tcPr>
            <w:tcW w:w="2837" w:type="dxa"/>
            <w:vAlign w:val="center"/>
          </w:tcPr>
          <w:p w14:paraId="54EA61FD" w14:textId="77777777" w:rsidR="00A838C9" w:rsidRPr="0097146F" w:rsidRDefault="00A838C9" w:rsidP="00FA6BFC">
            <w:pPr>
              <w:spacing w:line="276" w:lineRule="auto"/>
              <w:jc w:val="center"/>
              <w:rPr>
                <w:b/>
                <w:bCs/>
                <w:color w:val="000000" w:themeColor="text1"/>
              </w:rPr>
            </w:pPr>
            <w:r w:rsidRPr="0097146F">
              <w:rPr>
                <w:b/>
                <w:bCs/>
                <w:color w:val="000000" w:themeColor="text1"/>
              </w:rPr>
              <w:t>Acute Stress</w:t>
            </w:r>
          </w:p>
        </w:tc>
        <w:tc>
          <w:tcPr>
            <w:tcW w:w="1701" w:type="dxa"/>
            <w:vAlign w:val="center"/>
          </w:tcPr>
          <w:p w14:paraId="3EBE03D2" w14:textId="77777777" w:rsidR="00A838C9" w:rsidRPr="0097146F" w:rsidRDefault="00A838C9" w:rsidP="00FA6BFC">
            <w:pPr>
              <w:spacing w:line="276" w:lineRule="auto"/>
              <w:jc w:val="center"/>
              <w:rPr>
                <w:color w:val="000000" w:themeColor="text1"/>
              </w:rPr>
            </w:pPr>
            <w:r w:rsidRPr="0097146F">
              <w:rPr>
                <w:color w:val="000000" w:themeColor="text1"/>
              </w:rPr>
              <w:t>5</w:t>
            </w:r>
          </w:p>
        </w:tc>
        <w:tc>
          <w:tcPr>
            <w:tcW w:w="1842" w:type="dxa"/>
            <w:vAlign w:val="center"/>
          </w:tcPr>
          <w:p w14:paraId="1AA5721F" w14:textId="77777777" w:rsidR="00A838C9" w:rsidRPr="0097146F" w:rsidRDefault="00A838C9" w:rsidP="00FA6BFC">
            <w:pPr>
              <w:spacing w:line="276" w:lineRule="auto"/>
              <w:jc w:val="center"/>
              <w:rPr>
                <w:color w:val="000000" w:themeColor="text1"/>
              </w:rPr>
            </w:pPr>
            <w:r w:rsidRPr="0097146F">
              <w:rPr>
                <w:color w:val="000000" w:themeColor="text1"/>
              </w:rPr>
              <w:t>35</w:t>
            </w:r>
          </w:p>
        </w:tc>
        <w:tc>
          <w:tcPr>
            <w:tcW w:w="1320" w:type="dxa"/>
            <w:vAlign w:val="center"/>
          </w:tcPr>
          <w:p w14:paraId="5817D924" w14:textId="77777777" w:rsidR="00A838C9" w:rsidRPr="0097146F" w:rsidRDefault="00A838C9" w:rsidP="00FA6BFC">
            <w:pPr>
              <w:spacing w:line="276" w:lineRule="auto"/>
              <w:jc w:val="center"/>
              <w:rPr>
                <w:color w:val="000000" w:themeColor="text1"/>
              </w:rPr>
            </w:pPr>
            <w:r w:rsidRPr="0097146F">
              <w:rPr>
                <w:color w:val="000000" w:themeColor="text1"/>
              </w:rPr>
              <w:t>7.3222</w:t>
            </w:r>
          </w:p>
        </w:tc>
        <w:tc>
          <w:tcPr>
            <w:tcW w:w="1236" w:type="dxa"/>
            <w:vAlign w:val="center"/>
          </w:tcPr>
          <w:p w14:paraId="25F217AA" w14:textId="77777777" w:rsidR="00A838C9" w:rsidRPr="0097146F" w:rsidRDefault="00A838C9" w:rsidP="00FA6BFC">
            <w:pPr>
              <w:spacing w:line="276" w:lineRule="auto"/>
              <w:jc w:val="center"/>
              <w:rPr>
                <w:color w:val="000000" w:themeColor="text1"/>
              </w:rPr>
            </w:pPr>
            <w:r w:rsidRPr="0097146F">
              <w:rPr>
                <w:color w:val="000000" w:themeColor="text1"/>
              </w:rPr>
              <w:t>0.0001</w:t>
            </w:r>
          </w:p>
        </w:tc>
      </w:tr>
      <w:tr w:rsidR="00A838C9" w:rsidRPr="0097146F" w14:paraId="2FEF751C" w14:textId="77777777" w:rsidTr="00FA6BFC">
        <w:tc>
          <w:tcPr>
            <w:tcW w:w="424" w:type="dxa"/>
            <w:tcBorders>
              <w:top w:val="nil"/>
              <w:bottom w:val="nil"/>
            </w:tcBorders>
          </w:tcPr>
          <w:p w14:paraId="56B05DEB" w14:textId="77777777" w:rsidR="00A838C9" w:rsidRPr="0097146F" w:rsidRDefault="00A838C9" w:rsidP="00FA6BFC">
            <w:pPr>
              <w:spacing w:line="276" w:lineRule="auto"/>
              <w:jc w:val="center"/>
              <w:rPr>
                <w:b/>
                <w:bCs/>
                <w:color w:val="000000" w:themeColor="text1"/>
              </w:rPr>
            </w:pPr>
          </w:p>
        </w:tc>
        <w:tc>
          <w:tcPr>
            <w:tcW w:w="2837" w:type="dxa"/>
            <w:tcBorders>
              <w:bottom w:val="nil"/>
            </w:tcBorders>
            <w:vAlign w:val="center"/>
          </w:tcPr>
          <w:p w14:paraId="470FE154" w14:textId="77777777" w:rsidR="00A838C9" w:rsidRPr="0097146F" w:rsidRDefault="00A838C9" w:rsidP="00FA6BFC">
            <w:pPr>
              <w:spacing w:line="276" w:lineRule="auto"/>
              <w:jc w:val="center"/>
              <w:rPr>
                <w:b/>
                <w:bCs/>
                <w:color w:val="000000" w:themeColor="text1"/>
              </w:rPr>
            </w:pPr>
            <w:r w:rsidRPr="0097146F">
              <w:rPr>
                <w:b/>
                <w:bCs/>
                <w:color w:val="000000" w:themeColor="text1"/>
              </w:rPr>
              <w:t>Acute Stress with AM251</w:t>
            </w:r>
          </w:p>
        </w:tc>
        <w:tc>
          <w:tcPr>
            <w:tcW w:w="1701" w:type="dxa"/>
            <w:tcBorders>
              <w:bottom w:val="nil"/>
            </w:tcBorders>
            <w:vAlign w:val="center"/>
          </w:tcPr>
          <w:p w14:paraId="47442F01" w14:textId="77777777" w:rsidR="00A838C9" w:rsidRPr="0097146F" w:rsidRDefault="00A838C9" w:rsidP="00FA6BFC">
            <w:pPr>
              <w:spacing w:line="276" w:lineRule="auto"/>
              <w:jc w:val="center"/>
              <w:rPr>
                <w:color w:val="000000" w:themeColor="text1"/>
              </w:rPr>
            </w:pPr>
            <w:r w:rsidRPr="0097146F">
              <w:rPr>
                <w:color w:val="000000" w:themeColor="text1"/>
              </w:rPr>
              <w:t>5</w:t>
            </w:r>
          </w:p>
        </w:tc>
        <w:tc>
          <w:tcPr>
            <w:tcW w:w="1842" w:type="dxa"/>
            <w:tcBorders>
              <w:bottom w:val="nil"/>
            </w:tcBorders>
            <w:vAlign w:val="center"/>
          </w:tcPr>
          <w:p w14:paraId="1DCC0AE3" w14:textId="77777777" w:rsidR="00A838C9" w:rsidRPr="0097146F" w:rsidRDefault="00A838C9" w:rsidP="00FA6BFC">
            <w:pPr>
              <w:spacing w:line="276" w:lineRule="auto"/>
              <w:jc w:val="center"/>
              <w:rPr>
                <w:color w:val="000000" w:themeColor="text1"/>
              </w:rPr>
            </w:pPr>
            <w:r w:rsidRPr="0097146F">
              <w:rPr>
                <w:color w:val="000000" w:themeColor="text1"/>
              </w:rPr>
              <w:t>45</w:t>
            </w:r>
          </w:p>
        </w:tc>
        <w:tc>
          <w:tcPr>
            <w:tcW w:w="1320" w:type="dxa"/>
            <w:tcBorders>
              <w:bottom w:val="nil"/>
            </w:tcBorders>
            <w:vAlign w:val="center"/>
          </w:tcPr>
          <w:p w14:paraId="37CA71EB" w14:textId="77777777" w:rsidR="00A838C9" w:rsidRPr="0097146F" w:rsidRDefault="00A838C9" w:rsidP="00FA6BFC">
            <w:pPr>
              <w:spacing w:line="276" w:lineRule="auto"/>
              <w:jc w:val="center"/>
              <w:rPr>
                <w:color w:val="000000" w:themeColor="text1"/>
              </w:rPr>
            </w:pPr>
            <w:r w:rsidRPr="0097146F">
              <w:rPr>
                <w:color w:val="000000" w:themeColor="text1"/>
              </w:rPr>
              <w:t>2.7939</w:t>
            </w:r>
          </w:p>
        </w:tc>
        <w:tc>
          <w:tcPr>
            <w:tcW w:w="1236" w:type="dxa"/>
            <w:tcBorders>
              <w:bottom w:val="nil"/>
            </w:tcBorders>
            <w:vAlign w:val="center"/>
          </w:tcPr>
          <w:p w14:paraId="6C811AD6" w14:textId="77777777" w:rsidR="00A838C9" w:rsidRPr="0097146F" w:rsidRDefault="00A838C9" w:rsidP="00FA6BFC">
            <w:pPr>
              <w:spacing w:line="276" w:lineRule="auto"/>
              <w:jc w:val="center"/>
              <w:rPr>
                <w:color w:val="000000" w:themeColor="text1"/>
              </w:rPr>
            </w:pPr>
            <w:r w:rsidRPr="0097146F">
              <w:rPr>
                <w:color w:val="000000" w:themeColor="text1"/>
              </w:rPr>
              <w:t>0.0279</w:t>
            </w:r>
          </w:p>
        </w:tc>
      </w:tr>
      <w:tr w:rsidR="00A838C9" w:rsidRPr="0097146F" w14:paraId="5A42AFA3" w14:textId="77777777" w:rsidTr="00FA6BFC">
        <w:tc>
          <w:tcPr>
            <w:tcW w:w="424" w:type="dxa"/>
            <w:tcBorders>
              <w:top w:val="nil"/>
              <w:bottom w:val="nil"/>
            </w:tcBorders>
          </w:tcPr>
          <w:p w14:paraId="106C8645" w14:textId="77777777" w:rsidR="00A838C9" w:rsidRPr="0097146F" w:rsidRDefault="00A838C9" w:rsidP="00FA6BFC">
            <w:pPr>
              <w:spacing w:line="276" w:lineRule="auto"/>
              <w:jc w:val="center"/>
              <w:rPr>
                <w:b/>
                <w:bCs/>
                <w:color w:val="000000" w:themeColor="text1"/>
              </w:rPr>
            </w:pPr>
          </w:p>
        </w:tc>
        <w:tc>
          <w:tcPr>
            <w:tcW w:w="2837" w:type="dxa"/>
            <w:tcBorders>
              <w:top w:val="nil"/>
              <w:bottom w:val="single" w:sz="18" w:space="0" w:color="auto"/>
            </w:tcBorders>
            <w:vAlign w:val="center"/>
          </w:tcPr>
          <w:p w14:paraId="2E67C967" w14:textId="77777777" w:rsidR="00A838C9" w:rsidRPr="0097146F" w:rsidRDefault="00A838C9" w:rsidP="00FA6BFC">
            <w:pPr>
              <w:spacing w:line="276" w:lineRule="auto"/>
              <w:jc w:val="center"/>
              <w:rPr>
                <w:b/>
                <w:bCs/>
                <w:color w:val="000000" w:themeColor="text1"/>
              </w:rPr>
            </w:pPr>
            <w:r w:rsidRPr="0097146F">
              <w:rPr>
                <w:b/>
                <w:bCs/>
                <w:color w:val="000000" w:themeColor="text1"/>
              </w:rPr>
              <w:t>Repeated Stress</w:t>
            </w:r>
          </w:p>
        </w:tc>
        <w:tc>
          <w:tcPr>
            <w:tcW w:w="1701" w:type="dxa"/>
            <w:tcBorders>
              <w:top w:val="nil"/>
              <w:bottom w:val="single" w:sz="18" w:space="0" w:color="auto"/>
            </w:tcBorders>
            <w:vAlign w:val="center"/>
          </w:tcPr>
          <w:p w14:paraId="5EA64111" w14:textId="77777777" w:rsidR="00A838C9" w:rsidRPr="0097146F" w:rsidRDefault="00A838C9" w:rsidP="00FA6BFC">
            <w:pPr>
              <w:spacing w:line="276" w:lineRule="auto"/>
              <w:jc w:val="center"/>
              <w:rPr>
                <w:color w:val="000000" w:themeColor="text1"/>
              </w:rPr>
            </w:pPr>
            <w:r w:rsidRPr="0097146F">
              <w:rPr>
                <w:color w:val="000000" w:themeColor="text1"/>
              </w:rPr>
              <w:t>5</w:t>
            </w:r>
          </w:p>
        </w:tc>
        <w:tc>
          <w:tcPr>
            <w:tcW w:w="1842" w:type="dxa"/>
            <w:tcBorders>
              <w:top w:val="nil"/>
              <w:bottom w:val="single" w:sz="18" w:space="0" w:color="auto"/>
            </w:tcBorders>
            <w:vAlign w:val="center"/>
          </w:tcPr>
          <w:p w14:paraId="2B1B2269" w14:textId="77777777" w:rsidR="00A838C9" w:rsidRPr="0097146F" w:rsidRDefault="00A838C9" w:rsidP="00FA6BFC">
            <w:pPr>
              <w:spacing w:line="276" w:lineRule="auto"/>
              <w:jc w:val="center"/>
              <w:rPr>
                <w:color w:val="000000" w:themeColor="text1"/>
              </w:rPr>
            </w:pPr>
            <w:r w:rsidRPr="0097146F">
              <w:rPr>
                <w:color w:val="000000" w:themeColor="text1"/>
              </w:rPr>
              <w:t>40</w:t>
            </w:r>
          </w:p>
        </w:tc>
        <w:tc>
          <w:tcPr>
            <w:tcW w:w="1320" w:type="dxa"/>
            <w:tcBorders>
              <w:top w:val="nil"/>
              <w:bottom w:val="single" w:sz="18" w:space="0" w:color="auto"/>
            </w:tcBorders>
            <w:vAlign w:val="center"/>
          </w:tcPr>
          <w:p w14:paraId="4B03EBF0" w14:textId="77777777" w:rsidR="00A838C9" w:rsidRPr="0097146F" w:rsidRDefault="00A838C9" w:rsidP="00FA6BFC">
            <w:pPr>
              <w:spacing w:line="276" w:lineRule="auto"/>
              <w:jc w:val="center"/>
              <w:rPr>
                <w:color w:val="000000" w:themeColor="text1"/>
              </w:rPr>
            </w:pPr>
            <w:r w:rsidRPr="0097146F">
              <w:rPr>
                <w:color w:val="000000" w:themeColor="text1"/>
              </w:rPr>
              <w:t>3.1615</w:t>
            </w:r>
          </w:p>
        </w:tc>
        <w:tc>
          <w:tcPr>
            <w:tcW w:w="1236" w:type="dxa"/>
            <w:tcBorders>
              <w:top w:val="nil"/>
              <w:bottom w:val="single" w:sz="18" w:space="0" w:color="auto"/>
            </w:tcBorders>
            <w:vAlign w:val="center"/>
          </w:tcPr>
          <w:p w14:paraId="707F2F33" w14:textId="77777777" w:rsidR="00A838C9" w:rsidRPr="0097146F" w:rsidRDefault="00A838C9" w:rsidP="00FA6BFC">
            <w:pPr>
              <w:spacing w:line="276" w:lineRule="auto"/>
              <w:jc w:val="center"/>
              <w:rPr>
                <w:color w:val="000000" w:themeColor="text1"/>
              </w:rPr>
            </w:pPr>
            <w:r w:rsidRPr="0097146F">
              <w:rPr>
                <w:color w:val="000000" w:themeColor="text1"/>
              </w:rPr>
              <w:t>0.0169</w:t>
            </w:r>
          </w:p>
        </w:tc>
      </w:tr>
      <w:tr w:rsidR="00A838C9" w:rsidRPr="0097146F" w14:paraId="7913C134" w14:textId="77777777" w:rsidTr="00FA6BFC">
        <w:tc>
          <w:tcPr>
            <w:tcW w:w="424" w:type="dxa"/>
            <w:tcBorders>
              <w:top w:val="nil"/>
              <w:bottom w:val="nil"/>
            </w:tcBorders>
          </w:tcPr>
          <w:p w14:paraId="4B58E0A6" w14:textId="77777777" w:rsidR="00A838C9" w:rsidRPr="0097146F" w:rsidRDefault="00A838C9" w:rsidP="00FA6BFC">
            <w:pPr>
              <w:spacing w:line="276" w:lineRule="auto"/>
              <w:jc w:val="center"/>
              <w:rPr>
                <w:b/>
                <w:bCs/>
                <w:color w:val="000000" w:themeColor="text1"/>
              </w:rPr>
            </w:pPr>
          </w:p>
        </w:tc>
        <w:tc>
          <w:tcPr>
            <w:tcW w:w="2837" w:type="dxa"/>
            <w:tcBorders>
              <w:top w:val="nil"/>
              <w:bottom w:val="single" w:sz="18" w:space="0" w:color="auto"/>
            </w:tcBorders>
            <w:vAlign w:val="center"/>
          </w:tcPr>
          <w:p w14:paraId="2BAF1161" w14:textId="77777777" w:rsidR="00A838C9" w:rsidRPr="0097146F" w:rsidRDefault="00A838C9" w:rsidP="00FA6BFC">
            <w:pPr>
              <w:spacing w:line="276" w:lineRule="auto"/>
              <w:jc w:val="center"/>
              <w:rPr>
                <w:b/>
                <w:bCs/>
                <w:color w:val="000000" w:themeColor="text1"/>
              </w:rPr>
            </w:pPr>
          </w:p>
        </w:tc>
        <w:tc>
          <w:tcPr>
            <w:tcW w:w="1701" w:type="dxa"/>
            <w:tcBorders>
              <w:top w:val="nil"/>
              <w:bottom w:val="single" w:sz="18" w:space="0" w:color="auto"/>
            </w:tcBorders>
            <w:vAlign w:val="center"/>
          </w:tcPr>
          <w:p w14:paraId="763A7E3E" w14:textId="77777777" w:rsidR="00A838C9" w:rsidRPr="0097146F" w:rsidRDefault="00A838C9" w:rsidP="00FA6BFC">
            <w:pPr>
              <w:spacing w:line="276" w:lineRule="auto"/>
              <w:jc w:val="center"/>
              <w:rPr>
                <w:color w:val="000000" w:themeColor="text1"/>
              </w:rPr>
            </w:pPr>
          </w:p>
        </w:tc>
        <w:tc>
          <w:tcPr>
            <w:tcW w:w="1842" w:type="dxa"/>
            <w:tcBorders>
              <w:top w:val="nil"/>
              <w:bottom w:val="single" w:sz="18" w:space="0" w:color="auto"/>
            </w:tcBorders>
            <w:vAlign w:val="center"/>
          </w:tcPr>
          <w:p w14:paraId="3D09FFB8" w14:textId="77777777" w:rsidR="00A838C9" w:rsidRPr="0097146F" w:rsidRDefault="00A838C9" w:rsidP="00FA6BFC">
            <w:pPr>
              <w:spacing w:line="276" w:lineRule="auto"/>
              <w:jc w:val="center"/>
              <w:rPr>
                <w:color w:val="000000" w:themeColor="text1"/>
              </w:rPr>
            </w:pPr>
          </w:p>
        </w:tc>
        <w:tc>
          <w:tcPr>
            <w:tcW w:w="1320" w:type="dxa"/>
            <w:tcBorders>
              <w:top w:val="nil"/>
              <w:bottom w:val="single" w:sz="18" w:space="0" w:color="auto"/>
            </w:tcBorders>
            <w:vAlign w:val="center"/>
          </w:tcPr>
          <w:p w14:paraId="43A3FE99" w14:textId="77777777" w:rsidR="00A838C9" w:rsidRPr="0097146F" w:rsidRDefault="00A838C9" w:rsidP="00FA6BFC">
            <w:pPr>
              <w:spacing w:line="276" w:lineRule="auto"/>
              <w:jc w:val="center"/>
              <w:rPr>
                <w:color w:val="000000" w:themeColor="text1"/>
              </w:rPr>
            </w:pPr>
          </w:p>
        </w:tc>
        <w:tc>
          <w:tcPr>
            <w:tcW w:w="1236" w:type="dxa"/>
            <w:tcBorders>
              <w:top w:val="nil"/>
              <w:bottom w:val="single" w:sz="18" w:space="0" w:color="auto"/>
            </w:tcBorders>
            <w:vAlign w:val="center"/>
          </w:tcPr>
          <w:p w14:paraId="056B1BBC" w14:textId="77777777" w:rsidR="00A838C9" w:rsidRPr="0097146F" w:rsidRDefault="00A838C9" w:rsidP="00FA6BFC">
            <w:pPr>
              <w:spacing w:line="276" w:lineRule="auto"/>
              <w:jc w:val="center"/>
              <w:rPr>
                <w:color w:val="000000" w:themeColor="text1"/>
              </w:rPr>
            </w:pPr>
          </w:p>
        </w:tc>
      </w:tr>
      <w:tr w:rsidR="00A838C9" w:rsidRPr="0097146F" w14:paraId="158CC8BC" w14:textId="77777777" w:rsidTr="00FA6BFC">
        <w:tc>
          <w:tcPr>
            <w:tcW w:w="424" w:type="dxa"/>
            <w:tcBorders>
              <w:top w:val="nil"/>
              <w:bottom w:val="nil"/>
            </w:tcBorders>
          </w:tcPr>
          <w:p w14:paraId="05E7D3CB" w14:textId="77777777" w:rsidR="00A838C9" w:rsidRPr="0097146F" w:rsidRDefault="00A838C9" w:rsidP="00FA6BFC">
            <w:pPr>
              <w:spacing w:line="276" w:lineRule="auto"/>
              <w:jc w:val="center"/>
              <w:rPr>
                <w:b/>
                <w:bCs/>
                <w:color w:val="000000" w:themeColor="text1"/>
              </w:rPr>
            </w:pPr>
            <w:r w:rsidRPr="0097146F">
              <w:rPr>
                <w:b/>
                <w:bCs/>
                <w:color w:val="000000" w:themeColor="text1"/>
              </w:rPr>
              <w:t>B</w:t>
            </w:r>
          </w:p>
        </w:tc>
        <w:tc>
          <w:tcPr>
            <w:tcW w:w="2837" w:type="dxa"/>
            <w:tcBorders>
              <w:top w:val="single" w:sz="18" w:space="0" w:color="auto"/>
              <w:bottom w:val="single" w:sz="4" w:space="0" w:color="auto"/>
            </w:tcBorders>
            <w:vAlign w:val="center"/>
          </w:tcPr>
          <w:p w14:paraId="29B4B571" w14:textId="77777777" w:rsidR="00A838C9" w:rsidRPr="0097146F" w:rsidRDefault="00A838C9" w:rsidP="00FA6BFC">
            <w:pPr>
              <w:spacing w:line="276" w:lineRule="auto"/>
              <w:jc w:val="center"/>
              <w:rPr>
                <w:b/>
                <w:bCs/>
                <w:color w:val="000000" w:themeColor="text1"/>
              </w:rPr>
            </w:pPr>
            <w:r w:rsidRPr="0097146F">
              <w:rPr>
                <w:b/>
                <w:bCs/>
                <w:color w:val="000000" w:themeColor="text1"/>
              </w:rPr>
              <w:t xml:space="preserve">Interval </w:t>
            </w:r>
          </w:p>
        </w:tc>
        <w:tc>
          <w:tcPr>
            <w:tcW w:w="1701" w:type="dxa"/>
            <w:tcBorders>
              <w:top w:val="single" w:sz="18" w:space="0" w:color="auto"/>
              <w:bottom w:val="single" w:sz="4" w:space="0" w:color="auto"/>
            </w:tcBorders>
            <w:vAlign w:val="center"/>
          </w:tcPr>
          <w:p w14:paraId="14A1675A" w14:textId="77777777" w:rsidR="00A838C9" w:rsidRPr="0097146F" w:rsidRDefault="00A838C9" w:rsidP="00FA6BFC">
            <w:pPr>
              <w:spacing w:line="276" w:lineRule="auto"/>
              <w:jc w:val="center"/>
              <w:rPr>
                <w:color w:val="000000" w:themeColor="text1"/>
              </w:rPr>
            </w:pPr>
            <w:r w:rsidRPr="0097146F">
              <w:rPr>
                <w:b/>
                <w:bCs/>
                <w:color w:val="000000" w:themeColor="text1"/>
              </w:rPr>
              <w:t>Group</w:t>
            </w:r>
          </w:p>
        </w:tc>
        <w:tc>
          <w:tcPr>
            <w:tcW w:w="1842" w:type="dxa"/>
            <w:tcBorders>
              <w:top w:val="single" w:sz="18" w:space="0" w:color="auto"/>
              <w:bottom w:val="single" w:sz="4" w:space="0" w:color="auto"/>
            </w:tcBorders>
            <w:vAlign w:val="center"/>
          </w:tcPr>
          <w:p w14:paraId="0F069D1F" w14:textId="77777777" w:rsidR="00A838C9" w:rsidRPr="0097146F" w:rsidRDefault="00A838C9" w:rsidP="00FA6BFC">
            <w:pPr>
              <w:spacing w:line="276" w:lineRule="auto"/>
              <w:jc w:val="center"/>
              <w:rPr>
                <w:color w:val="000000" w:themeColor="text1"/>
              </w:rPr>
            </w:pPr>
            <w:r w:rsidRPr="0097146F">
              <w:rPr>
                <w:b/>
                <w:bCs/>
                <w:color w:val="000000" w:themeColor="text1"/>
              </w:rPr>
              <w:t xml:space="preserve">DF </w:t>
            </w:r>
          </w:p>
        </w:tc>
        <w:tc>
          <w:tcPr>
            <w:tcW w:w="1320" w:type="dxa"/>
            <w:tcBorders>
              <w:top w:val="single" w:sz="18" w:space="0" w:color="auto"/>
              <w:bottom w:val="single" w:sz="4" w:space="0" w:color="auto"/>
            </w:tcBorders>
            <w:vAlign w:val="center"/>
          </w:tcPr>
          <w:p w14:paraId="0BC6754C" w14:textId="77777777" w:rsidR="00A838C9" w:rsidRPr="0097146F" w:rsidRDefault="00A838C9" w:rsidP="00FA6BFC">
            <w:pPr>
              <w:spacing w:line="276" w:lineRule="auto"/>
              <w:jc w:val="center"/>
              <w:rPr>
                <w:color w:val="000000" w:themeColor="text1"/>
              </w:rPr>
            </w:pPr>
            <w:r w:rsidRPr="0097146F">
              <w:rPr>
                <w:b/>
                <w:bCs/>
                <w:color w:val="000000" w:themeColor="text1"/>
              </w:rPr>
              <w:t>F-value</w:t>
            </w:r>
          </w:p>
        </w:tc>
        <w:tc>
          <w:tcPr>
            <w:tcW w:w="1236" w:type="dxa"/>
            <w:tcBorders>
              <w:top w:val="single" w:sz="18" w:space="0" w:color="auto"/>
              <w:bottom w:val="single" w:sz="4" w:space="0" w:color="auto"/>
            </w:tcBorders>
            <w:vAlign w:val="center"/>
          </w:tcPr>
          <w:p w14:paraId="578E9F94" w14:textId="77777777" w:rsidR="00A838C9" w:rsidRPr="0097146F" w:rsidRDefault="00A838C9" w:rsidP="00FA6BFC">
            <w:pPr>
              <w:spacing w:line="276" w:lineRule="auto"/>
              <w:jc w:val="center"/>
              <w:rPr>
                <w:color w:val="000000" w:themeColor="text1"/>
              </w:rPr>
            </w:pPr>
            <w:r w:rsidRPr="0097146F">
              <w:rPr>
                <w:b/>
                <w:bCs/>
                <w:color w:val="000000" w:themeColor="text1"/>
              </w:rPr>
              <w:t>p-value</w:t>
            </w:r>
          </w:p>
        </w:tc>
      </w:tr>
      <w:tr w:rsidR="00A838C9" w:rsidRPr="0097146F" w14:paraId="5CFABE0B" w14:textId="77777777" w:rsidTr="00FA6BFC">
        <w:tc>
          <w:tcPr>
            <w:tcW w:w="424" w:type="dxa"/>
            <w:tcBorders>
              <w:top w:val="nil"/>
              <w:bottom w:val="nil"/>
            </w:tcBorders>
          </w:tcPr>
          <w:p w14:paraId="54FD9136" w14:textId="77777777" w:rsidR="00A838C9" w:rsidRPr="0097146F" w:rsidRDefault="00A838C9" w:rsidP="00FA6BFC">
            <w:pPr>
              <w:spacing w:line="276" w:lineRule="auto"/>
              <w:jc w:val="center"/>
              <w:rPr>
                <w:b/>
                <w:bCs/>
                <w:color w:val="000000" w:themeColor="text1"/>
              </w:rPr>
            </w:pPr>
          </w:p>
        </w:tc>
        <w:tc>
          <w:tcPr>
            <w:tcW w:w="2837" w:type="dxa"/>
            <w:tcBorders>
              <w:top w:val="single" w:sz="4" w:space="0" w:color="auto"/>
              <w:bottom w:val="nil"/>
            </w:tcBorders>
            <w:vAlign w:val="center"/>
          </w:tcPr>
          <w:p w14:paraId="1EB8B84F" w14:textId="77777777" w:rsidR="00A838C9" w:rsidRPr="0097146F" w:rsidRDefault="00A838C9" w:rsidP="00FA6BFC">
            <w:pPr>
              <w:spacing w:line="276" w:lineRule="auto"/>
              <w:jc w:val="center"/>
              <w:rPr>
                <w:b/>
                <w:bCs/>
                <w:color w:val="000000" w:themeColor="text1"/>
              </w:rPr>
            </w:pPr>
            <w:r w:rsidRPr="0097146F">
              <w:rPr>
                <w:b/>
                <w:bCs/>
                <w:color w:val="000000" w:themeColor="text1"/>
              </w:rPr>
              <w:t>5-to-10 min</w:t>
            </w:r>
          </w:p>
        </w:tc>
        <w:tc>
          <w:tcPr>
            <w:tcW w:w="1701" w:type="dxa"/>
            <w:vMerge w:val="restart"/>
            <w:tcBorders>
              <w:top w:val="single" w:sz="4" w:space="0" w:color="auto"/>
            </w:tcBorders>
            <w:vAlign w:val="center"/>
          </w:tcPr>
          <w:p w14:paraId="2F83738F" w14:textId="77777777" w:rsidR="00A838C9" w:rsidRPr="0097146F" w:rsidRDefault="00A838C9" w:rsidP="00FA6BFC">
            <w:pPr>
              <w:spacing w:line="276" w:lineRule="auto"/>
              <w:jc w:val="center"/>
              <w:rPr>
                <w:color w:val="000000" w:themeColor="text1"/>
              </w:rPr>
            </w:pPr>
            <w:r w:rsidRPr="0097146F">
              <w:rPr>
                <w:color w:val="000000" w:themeColor="text1"/>
              </w:rPr>
              <w:t>Acute</w:t>
            </w:r>
          </w:p>
        </w:tc>
        <w:tc>
          <w:tcPr>
            <w:tcW w:w="1842" w:type="dxa"/>
            <w:vMerge w:val="restart"/>
            <w:tcBorders>
              <w:top w:val="single" w:sz="4" w:space="0" w:color="auto"/>
            </w:tcBorders>
            <w:vAlign w:val="center"/>
          </w:tcPr>
          <w:p w14:paraId="60F50C04" w14:textId="77777777" w:rsidR="00A838C9" w:rsidRPr="0097146F" w:rsidRDefault="00A838C9" w:rsidP="00FA6BFC">
            <w:pPr>
              <w:spacing w:line="276" w:lineRule="auto"/>
              <w:jc w:val="center"/>
              <w:rPr>
                <w:color w:val="000000" w:themeColor="text1"/>
              </w:rPr>
            </w:pPr>
            <w:r w:rsidRPr="0097146F">
              <w:rPr>
                <w:color w:val="000000" w:themeColor="text1"/>
              </w:rPr>
              <w:t>1, 7</w:t>
            </w:r>
          </w:p>
        </w:tc>
        <w:tc>
          <w:tcPr>
            <w:tcW w:w="1320" w:type="dxa"/>
            <w:tcBorders>
              <w:top w:val="single" w:sz="4" w:space="0" w:color="auto"/>
              <w:bottom w:val="nil"/>
            </w:tcBorders>
            <w:vAlign w:val="center"/>
          </w:tcPr>
          <w:p w14:paraId="33DAD1D7" w14:textId="77777777" w:rsidR="00A838C9" w:rsidRPr="0097146F" w:rsidRDefault="00A838C9" w:rsidP="00FA6BFC">
            <w:pPr>
              <w:spacing w:line="276" w:lineRule="auto"/>
              <w:jc w:val="center"/>
              <w:rPr>
                <w:color w:val="000000" w:themeColor="text1"/>
              </w:rPr>
            </w:pPr>
            <w:r w:rsidRPr="0097146F">
              <w:rPr>
                <w:color w:val="000000" w:themeColor="text1"/>
              </w:rPr>
              <w:t>0.8323</w:t>
            </w:r>
          </w:p>
        </w:tc>
        <w:tc>
          <w:tcPr>
            <w:tcW w:w="1236" w:type="dxa"/>
            <w:tcBorders>
              <w:top w:val="single" w:sz="4" w:space="0" w:color="auto"/>
              <w:bottom w:val="nil"/>
            </w:tcBorders>
            <w:vAlign w:val="center"/>
          </w:tcPr>
          <w:p w14:paraId="6CB0FD85" w14:textId="77777777" w:rsidR="00A838C9" w:rsidRPr="0097146F" w:rsidRDefault="00A838C9" w:rsidP="00FA6BFC">
            <w:pPr>
              <w:spacing w:line="276" w:lineRule="auto"/>
              <w:jc w:val="center"/>
              <w:rPr>
                <w:color w:val="000000" w:themeColor="text1"/>
              </w:rPr>
            </w:pPr>
            <w:r w:rsidRPr="0097146F">
              <w:rPr>
                <w:color w:val="000000" w:themeColor="text1"/>
              </w:rPr>
              <w:t>0.3919511</w:t>
            </w:r>
          </w:p>
        </w:tc>
      </w:tr>
      <w:tr w:rsidR="00A838C9" w:rsidRPr="0097146F" w14:paraId="40154CD2" w14:textId="77777777" w:rsidTr="00FA6BFC">
        <w:tc>
          <w:tcPr>
            <w:tcW w:w="424" w:type="dxa"/>
            <w:tcBorders>
              <w:top w:val="nil"/>
              <w:bottom w:val="nil"/>
            </w:tcBorders>
          </w:tcPr>
          <w:p w14:paraId="1A598709" w14:textId="77777777" w:rsidR="00A838C9" w:rsidRPr="0097146F" w:rsidRDefault="00A838C9" w:rsidP="00FA6BFC">
            <w:pPr>
              <w:spacing w:line="276" w:lineRule="auto"/>
              <w:jc w:val="center"/>
              <w:rPr>
                <w:b/>
                <w:bCs/>
                <w:color w:val="000000" w:themeColor="text1"/>
              </w:rPr>
            </w:pPr>
          </w:p>
        </w:tc>
        <w:tc>
          <w:tcPr>
            <w:tcW w:w="2837" w:type="dxa"/>
            <w:tcBorders>
              <w:top w:val="nil"/>
              <w:bottom w:val="nil"/>
            </w:tcBorders>
            <w:vAlign w:val="center"/>
          </w:tcPr>
          <w:p w14:paraId="779E3257" w14:textId="77777777" w:rsidR="00A838C9" w:rsidRPr="0097146F" w:rsidRDefault="00A838C9" w:rsidP="00FA6BFC">
            <w:pPr>
              <w:spacing w:line="276" w:lineRule="auto"/>
              <w:jc w:val="center"/>
              <w:rPr>
                <w:b/>
                <w:bCs/>
                <w:color w:val="000000" w:themeColor="text1"/>
              </w:rPr>
            </w:pPr>
            <w:r w:rsidRPr="0097146F">
              <w:rPr>
                <w:b/>
                <w:bCs/>
                <w:color w:val="000000" w:themeColor="text1"/>
              </w:rPr>
              <w:t xml:space="preserve">10-to-15 min </w:t>
            </w:r>
          </w:p>
        </w:tc>
        <w:tc>
          <w:tcPr>
            <w:tcW w:w="1701" w:type="dxa"/>
            <w:vMerge/>
            <w:vAlign w:val="center"/>
          </w:tcPr>
          <w:p w14:paraId="0AFE3E27" w14:textId="77777777" w:rsidR="00A838C9" w:rsidRPr="0097146F" w:rsidRDefault="00A838C9" w:rsidP="00FA6BFC">
            <w:pPr>
              <w:spacing w:line="276" w:lineRule="auto"/>
              <w:jc w:val="center"/>
              <w:rPr>
                <w:color w:val="000000" w:themeColor="text1"/>
              </w:rPr>
            </w:pPr>
          </w:p>
        </w:tc>
        <w:tc>
          <w:tcPr>
            <w:tcW w:w="1842" w:type="dxa"/>
            <w:vMerge/>
            <w:vAlign w:val="center"/>
          </w:tcPr>
          <w:p w14:paraId="56A30C19" w14:textId="77777777" w:rsidR="00A838C9" w:rsidRPr="0097146F" w:rsidRDefault="00A838C9" w:rsidP="00FA6BFC">
            <w:pPr>
              <w:spacing w:line="276" w:lineRule="auto"/>
              <w:jc w:val="center"/>
              <w:rPr>
                <w:color w:val="000000" w:themeColor="text1"/>
              </w:rPr>
            </w:pPr>
          </w:p>
        </w:tc>
        <w:tc>
          <w:tcPr>
            <w:tcW w:w="1320" w:type="dxa"/>
            <w:tcBorders>
              <w:top w:val="nil"/>
              <w:bottom w:val="nil"/>
            </w:tcBorders>
            <w:vAlign w:val="center"/>
          </w:tcPr>
          <w:p w14:paraId="4814022F" w14:textId="77777777" w:rsidR="00A838C9" w:rsidRPr="0097146F" w:rsidRDefault="00A838C9" w:rsidP="00FA6BFC">
            <w:pPr>
              <w:spacing w:line="276" w:lineRule="auto"/>
              <w:jc w:val="center"/>
              <w:rPr>
                <w:color w:val="000000" w:themeColor="text1"/>
              </w:rPr>
            </w:pPr>
            <w:r w:rsidRPr="0097146F">
              <w:rPr>
                <w:color w:val="000000" w:themeColor="text1"/>
              </w:rPr>
              <w:t>1.5804</w:t>
            </w:r>
          </w:p>
        </w:tc>
        <w:tc>
          <w:tcPr>
            <w:tcW w:w="1236" w:type="dxa"/>
            <w:tcBorders>
              <w:top w:val="nil"/>
              <w:bottom w:val="nil"/>
            </w:tcBorders>
            <w:vAlign w:val="center"/>
          </w:tcPr>
          <w:p w14:paraId="42A49C84" w14:textId="77777777" w:rsidR="00A838C9" w:rsidRPr="0097146F" w:rsidRDefault="00A838C9" w:rsidP="00FA6BFC">
            <w:pPr>
              <w:spacing w:line="276" w:lineRule="auto"/>
              <w:jc w:val="center"/>
              <w:rPr>
                <w:color w:val="000000" w:themeColor="text1"/>
              </w:rPr>
            </w:pPr>
            <w:r w:rsidRPr="0097146F">
              <w:rPr>
                <w:color w:val="000000" w:themeColor="text1"/>
              </w:rPr>
              <w:t>0.2490239</w:t>
            </w:r>
          </w:p>
        </w:tc>
      </w:tr>
      <w:tr w:rsidR="00A838C9" w:rsidRPr="0097146F" w14:paraId="47656C0F" w14:textId="77777777" w:rsidTr="00FA6BFC">
        <w:tc>
          <w:tcPr>
            <w:tcW w:w="424" w:type="dxa"/>
            <w:tcBorders>
              <w:top w:val="nil"/>
              <w:bottom w:val="nil"/>
            </w:tcBorders>
          </w:tcPr>
          <w:p w14:paraId="0C30D81A" w14:textId="77777777" w:rsidR="00A838C9" w:rsidRPr="0097146F" w:rsidRDefault="00A838C9" w:rsidP="00FA6BFC">
            <w:pPr>
              <w:spacing w:line="276" w:lineRule="auto"/>
              <w:jc w:val="center"/>
              <w:rPr>
                <w:b/>
                <w:bCs/>
                <w:color w:val="000000" w:themeColor="text1"/>
              </w:rPr>
            </w:pPr>
          </w:p>
        </w:tc>
        <w:tc>
          <w:tcPr>
            <w:tcW w:w="2837" w:type="dxa"/>
            <w:tcBorders>
              <w:top w:val="nil"/>
              <w:bottom w:val="nil"/>
            </w:tcBorders>
            <w:vAlign w:val="center"/>
          </w:tcPr>
          <w:p w14:paraId="48DF1FAF" w14:textId="77777777" w:rsidR="00A838C9" w:rsidRPr="0097146F" w:rsidRDefault="00A838C9" w:rsidP="00FA6BFC">
            <w:pPr>
              <w:spacing w:line="276" w:lineRule="auto"/>
              <w:jc w:val="center"/>
              <w:rPr>
                <w:b/>
                <w:bCs/>
                <w:color w:val="000000" w:themeColor="text1"/>
              </w:rPr>
            </w:pPr>
            <w:r w:rsidRPr="0097146F">
              <w:rPr>
                <w:b/>
                <w:bCs/>
                <w:color w:val="000000" w:themeColor="text1"/>
              </w:rPr>
              <w:t xml:space="preserve">15-to-20 min </w:t>
            </w:r>
          </w:p>
        </w:tc>
        <w:tc>
          <w:tcPr>
            <w:tcW w:w="1701" w:type="dxa"/>
            <w:vMerge/>
            <w:vAlign w:val="center"/>
          </w:tcPr>
          <w:p w14:paraId="32CF45EE" w14:textId="77777777" w:rsidR="00A838C9" w:rsidRPr="0097146F" w:rsidRDefault="00A838C9" w:rsidP="00FA6BFC">
            <w:pPr>
              <w:spacing w:line="276" w:lineRule="auto"/>
              <w:jc w:val="center"/>
              <w:rPr>
                <w:color w:val="000000" w:themeColor="text1"/>
              </w:rPr>
            </w:pPr>
          </w:p>
        </w:tc>
        <w:tc>
          <w:tcPr>
            <w:tcW w:w="1842" w:type="dxa"/>
            <w:vMerge/>
            <w:vAlign w:val="center"/>
          </w:tcPr>
          <w:p w14:paraId="54BA8EA1" w14:textId="77777777" w:rsidR="00A838C9" w:rsidRPr="0097146F" w:rsidRDefault="00A838C9" w:rsidP="00FA6BFC">
            <w:pPr>
              <w:spacing w:line="276" w:lineRule="auto"/>
              <w:jc w:val="center"/>
              <w:rPr>
                <w:color w:val="000000" w:themeColor="text1"/>
              </w:rPr>
            </w:pPr>
          </w:p>
        </w:tc>
        <w:tc>
          <w:tcPr>
            <w:tcW w:w="1320" w:type="dxa"/>
            <w:tcBorders>
              <w:top w:val="nil"/>
              <w:bottom w:val="nil"/>
            </w:tcBorders>
            <w:vAlign w:val="center"/>
          </w:tcPr>
          <w:p w14:paraId="13FEA828" w14:textId="77777777" w:rsidR="00A838C9" w:rsidRPr="0097146F" w:rsidRDefault="00A838C9" w:rsidP="00FA6BFC">
            <w:pPr>
              <w:spacing w:line="276" w:lineRule="auto"/>
              <w:jc w:val="center"/>
              <w:rPr>
                <w:color w:val="000000" w:themeColor="text1"/>
              </w:rPr>
            </w:pPr>
            <w:r w:rsidRPr="0097146F">
              <w:rPr>
                <w:color w:val="000000" w:themeColor="text1"/>
              </w:rPr>
              <w:t>9.0148</w:t>
            </w:r>
          </w:p>
        </w:tc>
        <w:tc>
          <w:tcPr>
            <w:tcW w:w="1236" w:type="dxa"/>
            <w:tcBorders>
              <w:top w:val="nil"/>
              <w:bottom w:val="nil"/>
            </w:tcBorders>
            <w:vAlign w:val="center"/>
          </w:tcPr>
          <w:p w14:paraId="2B85CF10" w14:textId="77777777" w:rsidR="00A838C9" w:rsidRPr="0097146F" w:rsidRDefault="00A838C9" w:rsidP="00FA6BFC">
            <w:pPr>
              <w:spacing w:line="276" w:lineRule="auto"/>
              <w:jc w:val="center"/>
              <w:rPr>
                <w:color w:val="000000" w:themeColor="text1"/>
              </w:rPr>
            </w:pPr>
            <w:r w:rsidRPr="0097146F">
              <w:rPr>
                <w:color w:val="000000" w:themeColor="text1"/>
              </w:rPr>
              <w:t>0.0198726</w:t>
            </w:r>
          </w:p>
        </w:tc>
      </w:tr>
      <w:tr w:rsidR="00A838C9" w:rsidRPr="0097146F" w14:paraId="48C0ACDF" w14:textId="77777777" w:rsidTr="00FA6BFC">
        <w:tc>
          <w:tcPr>
            <w:tcW w:w="424" w:type="dxa"/>
            <w:tcBorders>
              <w:top w:val="nil"/>
              <w:bottom w:val="nil"/>
            </w:tcBorders>
          </w:tcPr>
          <w:p w14:paraId="18EF4DB9" w14:textId="77777777" w:rsidR="00A838C9" w:rsidRPr="0097146F" w:rsidRDefault="00A838C9" w:rsidP="00FA6BFC">
            <w:pPr>
              <w:spacing w:line="276" w:lineRule="auto"/>
              <w:jc w:val="center"/>
              <w:rPr>
                <w:b/>
                <w:bCs/>
                <w:color w:val="000000" w:themeColor="text1"/>
              </w:rPr>
            </w:pPr>
          </w:p>
        </w:tc>
        <w:tc>
          <w:tcPr>
            <w:tcW w:w="2837" w:type="dxa"/>
            <w:tcBorders>
              <w:top w:val="nil"/>
              <w:bottom w:val="nil"/>
            </w:tcBorders>
            <w:vAlign w:val="center"/>
          </w:tcPr>
          <w:p w14:paraId="2F85769E" w14:textId="77777777" w:rsidR="00A838C9" w:rsidRPr="0097146F" w:rsidRDefault="00A838C9" w:rsidP="00FA6BFC">
            <w:pPr>
              <w:spacing w:line="276" w:lineRule="auto"/>
              <w:jc w:val="center"/>
              <w:rPr>
                <w:b/>
                <w:bCs/>
                <w:color w:val="000000" w:themeColor="text1"/>
              </w:rPr>
            </w:pPr>
            <w:r w:rsidRPr="0097146F">
              <w:rPr>
                <w:b/>
                <w:bCs/>
                <w:color w:val="000000" w:themeColor="text1"/>
              </w:rPr>
              <w:t>20-to-25 min</w:t>
            </w:r>
          </w:p>
        </w:tc>
        <w:tc>
          <w:tcPr>
            <w:tcW w:w="1701" w:type="dxa"/>
            <w:vMerge/>
            <w:vAlign w:val="center"/>
          </w:tcPr>
          <w:p w14:paraId="2E245F05" w14:textId="77777777" w:rsidR="00A838C9" w:rsidRPr="0097146F" w:rsidRDefault="00A838C9" w:rsidP="00FA6BFC">
            <w:pPr>
              <w:spacing w:line="276" w:lineRule="auto"/>
              <w:jc w:val="center"/>
              <w:rPr>
                <w:color w:val="000000" w:themeColor="text1"/>
              </w:rPr>
            </w:pPr>
          </w:p>
        </w:tc>
        <w:tc>
          <w:tcPr>
            <w:tcW w:w="1842" w:type="dxa"/>
            <w:vMerge/>
            <w:vAlign w:val="center"/>
          </w:tcPr>
          <w:p w14:paraId="445E1191" w14:textId="77777777" w:rsidR="00A838C9" w:rsidRPr="0097146F" w:rsidRDefault="00A838C9" w:rsidP="00FA6BFC">
            <w:pPr>
              <w:spacing w:line="276" w:lineRule="auto"/>
              <w:jc w:val="center"/>
              <w:rPr>
                <w:color w:val="000000" w:themeColor="text1"/>
              </w:rPr>
            </w:pPr>
          </w:p>
        </w:tc>
        <w:tc>
          <w:tcPr>
            <w:tcW w:w="1320" w:type="dxa"/>
            <w:tcBorders>
              <w:top w:val="nil"/>
              <w:bottom w:val="nil"/>
            </w:tcBorders>
            <w:vAlign w:val="center"/>
          </w:tcPr>
          <w:p w14:paraId="67D4BDD7" w14:textId="77777777" w:rsidR="00A838C9" w:rsidRPr="0097146F" w:rsidRDefault="00A838C9" w:rsidP="00FA6BFC">
            <w:pPr>
              <w:spacing w:line="276" w:lineRule="auto"/>
              <w:jc w:val="center"/>
              <w:rPr>
                <w:color w:val="000000" w:themeColor="text1"/>
              </w:rPr>
            </w:pPr>
            <w:r w:rsidRPr="0097146F">
              <w:rPr>
                <w:color w:val="000000" w:themeColor="text1"/>
              </w:rPr>
              <w:t>14.491</w:t>
            </w:r>
          </w:p>
        </w:tc>
        <w:tc>
          <w:tcPr>
            <w:tcW w:w="1236" w:type="dxa"/>
            <w:tcBorders>
              <w:top w:val="nil"/>
              <w:bottom w:val="nil"/>
            </w:tcBorders>
            <w:vAlign w:val="center"/>
          </w:tcPr>
          <w:p w14:paraId="6783DCF6" w14:textId="77777777" w:rsidR="00A838C9" w:rsidRPr="0097146F" w:rsidRDefault="00A838C9" w:rsidP="00FA6BFC">
            <w:pPr>
              <w:spacing w:line="276" w:lineRule="auto"/>
              <w:jc w:val="center"/>
              <w:rPr>
                <w:color w:val="000000" w:themeColor="text1"/>
              </w:rPr>
            </w:pPr>
            <w:r w:rsidRPr="0097146F">
              <w:rPr>
                <w:color w:val="000000" w:themeColor="text1"/>
              </w:rPr>
              <w:t>0.0066564</w:t>
            </w:r>
          </w:p>
        </w:tc>
      </w:tr>
      <w:tr w:rsidR="00A838C9" w:rsidRPr="0097146F" w14:paraId="2E810ED6" w14:textId="77777777" w:rsidTr="00FA6BFC">
        <w:tc>
          <w:tcPr>
            <w:tcW w:w="424" w:type="dxa"/>
            <w:tcBorders>
              <w:top w:val="nil"/>
              <w:bottom w:val="nil"/>
            </w:tcBorders>
          </w:tcPr>
          <w:p w14:paraId="22B4C93F" w14:textId="77777777" w:rsidR="00A838C9" w:rsidRPr="0097146F" w:rsidRDefault="00A838C9" w:rsidP="00FA6BFC">
            <w:pPr>
              <w:spacing w:line="276" w:lineRule="auto"/>
              <w:jc w:val="center"/>
              <w:rPr>
                <w:b/>
                <w:bCs/>
                <w:color w:val="000000" w:themeColor="text1"/>
              </w:rPr>
            </w:pPr>
          </w:p>
        </w:tc>
        <w:tc>
          <w:tcPr>
            <w:tcW w:w="2837" w:type="dxa"/>
            <w:tcBorders>
              <w:top w:val="nil"/>
              <w:bottom w:val="single" w:sz="4" w:space="0" w:color="auto"/>
            </w:tcBorders>
            <w:vAlign w:val="center"/>
          </w:tcPr>
          <w:p w14:paraId="0C992E63" w14:textId="77777777" w:rsidR="00A838C9" w:rsidRPr="0097146F" w:rsidRDefault="00A838C9" w:rsidP="00FA6BFC">
            <w:pPr>
              <w:spacing w:line="276" w:lineRule="auto"/>
              <w:jc w:val="center"/>
              <w:rPr>
                <w:b/>
                <w:bCs/>
                <w:color w:val="000000" w:themeColor="text1"/>
              </w:rPr>
            </w:pPr>
            <w:r w:rsidRPr="0097146F">
              <w:rPr>
                <w:b/>
                <w:bCs/>
                <w:color w:val="000000" w:themeColor="text1"/>
              </w:rPr>
              <w:t>25-to-30 min</w:t>
            </w:r>
          </w:p>
        </w:tc>
        <w:tc>
          <w:tcPr>
            <w:tcW w:w="1701" w:type="dxa"/>
            <w:vMerge/>
            <w:tcBorders>
              <w:bottom w:val="single" w:sz="4" w:space="0" w:color="auto"/>
            </w:tcBorders>
            <w:vAlign w:val="center"/>
          </w:tcPr>
          <w:p w14:paraId="6B953DCA" w14:textId="77777777" w:rsidR="00A838C9" w:rsidRPr="0097146F" w:rsidRDefault="00A838C9" w:rsidP="00FA6BFC">
            <w:pPr>
              <w:spacing w:line="276" w:lineRule="auto"/>
              <w:jc w:val="center"/>
              <w:rPr>
                <w:color w:val="000000" w:themeColor="text1"/>
              </w:rPr>
            </w:pPr>
          </w:p>
        </w:tc>
        <w:tc>
          <w:tcPr>
            <w:tcW w:w="1842" w:type="dxa"/>
            <w:vMerge/>
            <w:tcBorders>
              <w:bottom w:val="single" w:sz="4" w:space="0" w:color="auto"/>
            </w:tcBorders>
            <w:vAlign w:val="center"/>
          </w:tcPr>
          <w:p w14:paraId="57706691" w14:textId="77777777" w:rsidR="00A838C9" w:rsidRPr="0097146F" w:rsidRDefault="00A838C9" w:rsidP="00FA6BFC">
            <w:pPr>
              <w:spacing w:line="276" w:lineRule="auto"/>
              <w:jc w:val="center"/>
              <w:rPr>
                <w:color w:val="000000" w:themeColor="text1"/>
              </w:rPr>
            </w:pPr>
          </w:p>
        </w:tc>
        <w:tc>
          <w:tcPr>
            <w:tcW w:w="1320" w:type="dxa"/>
            <w:tcBorders>
              <w:top w:val="nil"/>
              <w:bottom w:val="single" w:sz="4" w:space="0" w:color="auto"/>
            </w:tcBorders>
            <w:vAlign w:val="center"/>
          </w:tcPr>
          <w:p w14:paraId="0E1BB001" w14:textId="77777777" w:rsidR="00A838C9" w:rsidRPr="0097146F" w:rsidRDefault="00A838C9" w:rsidP="00FA6BFC">
            <w:pPr>
              <w:spacing w:line="276" w:lineRule="auto"/>
              <w:jc w:val="center"/>
              <w:rPr>
                <w:color w:val="000000" w:themeColor="text1"/>
              </w:rPr>
            </w:pPr>
            <w:r w:rsidRPr="0097146F">
              <w:rPr>
                <w:color w:val="000000" w:themeColor="text1"/>
              </w:rPr>
              <w:t>14.930</w:t>
            </w:r>
          </w:p>
        </w:tc>
        <w:tc>
          <w:tcPr>
            <w:tcW w:w="1236" w:type="dxa"/>
            <w:tcBorders>
              <w:top w:val="nil"/>
              <w:bottom w:val="single" w:sz="4" w:space="0" w:color="auto"/>
            </w:tcBorders>
            <w:vAlign w:val="center"/>
          </w:tcPr>
          <w:p w14:paraId="573BDC58" w14:textId="77777777" w:rsidR="00A838C9" w:rsidRPr="0097146F" w:rsidRDefault="00A838C9" w:rsidP="00FA6BFC">
            <w:pPr>
              <w:spacing w:line="276" w:lineRule="auto"/>
              <w:jc w:val="center"/>
              <w:rPr>
                <w:color w:val="000000" w:themeColor="text1"/>
              </w:rPr>
            </w:pPr>
            <w:r w:rsidRPr="0097146F">
              <w:rPr>
                <w:color w:val="000000" w:themeColor="text1"/>
              </w:rPr>
              <w:t>0.00618</w:t>
            </w:r>
          </w:p>
        </w:tc>
      </w:tr>
      <w:tr w:rsidR="00A838C9" w:rsidRPr="0097146F" w14:paraId="7352D4B3" w14:textId="77777777" w:rsidTr="00FA6BFC">
        <w:tc>
          <w:tcPr>
            <w:tcW w:w="424" w:type="dxa"/>
            <w:tcBorders>
              <w:top w:val="nil"/>
              <w:bottom w:val="nil"/>
            </w:tcBorders>
          </w:tcPr>
          <w:p w14:paraId="2822ECAE" w14:textId="77777777" w:rsidR="00A838C9" w:rsidRPr="0097146F" w:rsidRDefault="00A838C9" w:rsidP="00FA6BFC">
            <w:pPr>
              <w:spacing w:line="276" w:lineRule="auto"/>
              <w:jc w:val="center"/>
              <w:rPr>
                <w:b/>
                <w:bCs/>
                <w:color w:val="000000" w:themeColor="text1"/>
              </w:rPr>
            </w:pPr>
          </w:p>
        </w:tc>
        <w:tc>
          <w:tcPr>
            <w:tcW w:w="2837" w:type="dxa"/>
            <w:tcBorders>
              <w:top w:val="single" w:sz="4" w:space="0" w:color="auto"/>
              <w:bottom w:val="nil"/>
            </w:tcBorders>
            <w:vAlign w:val="center"/>
          </w:tcPr>
          <w:p w14:paraId="5EDE86E2" w14:textId="77777777" w:rsidR="00A838C9" w:rsidRPr="0097146F" w:rsidRDefault="00A838C9" w:rsidP="00FA6BFC">
            <w:pPr>
              <w:spacing w:line="276" w:lineRule="auto"/>
              <w:jc w:val="center"/>
              <w:rPr>
                <w:b/>
                <w:bCs/>
                <w:color w:val="000000" w:themeColor="text1"/>
              </w:rPr>
            </w:pPr>
            <w:r w:rsidRPr="0097146F">
              <w:rPr>
                <w:b/>
                <w:bCs/>
                <w:color w:val="000000" w:themeColor="text1"/>
              </w:rPr>
              <w:t>5-to-10 min</w:t>
            </w:r>
          </w:p>
        </w:tc>
        <w:tc>
          <w:tcPr>
            <w:tcW w:w="1701" w:type="dxa"/>
            <w:vMerge w:val="restart"/>
            <w:tcBorders>
              <w:top w:val="single" w:sz="4" w:space="0" w:color="auto"/>
            </w:tcBorders>
            <w:vAlign w:val="center"/>
          </w:tcPr>
          <w:p w14:paraId="19E9645F" w14:textId="77777777" w:rsidR="00A838C9" w:rsidRPr="0097146F" w:rsidRDefault="00A838C9" w:rsidP="00FA6BFC">
            <w:pPr>
              <w:spacing w:line="276" w:lineRule="auto"/>
              <w:jc w:val="center"/>
              <w:rPr>
                <w:color w:val="000000" w:themeColor="text1"/>
              </w:rPr>
            </w:pPr>
            <w:r w:rsidRPr="0097146F">
              <w:rPr>
                <w:color w:val="000000" w:themeColor="text1"/>
              </w:rPr>
              <w:t>Acute with AM251</w:t>
            </w:r>
          </w:p>
        </w:tc>
        <w:tc>
          <w:tcPr>
            <w:tcW w:w="1842" w:type="dxa"/>
            <w:vMerge w:val="restart"/>
            <w:tcBorders>
              <w:top w:val="single" w:sz="4" w:space="0" w:color="auto"/>
            </w:tcBorders>
            <w:vAlign w:val="center"/>
          </w:tcPr>
          <w:p w14:paraId="29BC42F1" w14:textId="77777777" w:rsidR="00A838C9" w:rsidRPr="0097146F" w:rsidRDefault="00A838C9" w:rsidP="00FA6BFC">
            <w:pPr>
              <w:spacing w:line="276" w:lineRule="auto"/>
              <w:jc w:val="center"/>
              <w:rPr>
                <w:color w:val="000000" w:themeColor="text1"/>
              </w:rPr>
            </w:pPr>
            <w:r w:rsidRPr="0097146F">
              <w:rPr>
                <w:color w:val="000000" w:themeColor="text1"/>
              </w:rPr>
              <w:t>1, 9</w:t>
            </w:r>
          </w:p>
        </w:tc>
        <w:tc>
          <w:tcPr>
            <w:tcW w:w="1320" w:type="dxa"/>
            <w:tcBorders>
              <w:top w:val="single" w:sz="4" w:space="0" w:color="auto"/>
              <w:bottom w:val="nil"/>
            </w:tcBorders>
            <w:vAlign w:val="center"/>
          </w:tcPr>
          <w:p w14:paraId="3660D465" w14:textId="77777777" w:rsidR="00A838C9" w:rsidRPr="0097146F" w:rsidRDefault="00A838C9" w:rsidP="00FA6BFC">
            <w:pPr>
              <w:spacing w:line="276" w:lineRule="auto"/>
              <w:jc w:val="center"/>
              <w:rPr>
                <w:color w:val="000000" w:themeColor="text1"/>
              </w:rPr>
            </w:pPr>
            <w:r w:rsidRPr="0097146F">
              <w:rPr>
                <w:color w:val="000000" w:themeColor="text1"/>
              </w:rPr>
              <w:t>0.6813</w:t>
            </w:r>
          </w:p>
        </w:tc>
        <w:tc>
          <w:tcPr>
            <w:tcW w:w="1236" w:type="dxa"/>
            <w:tcBorders>
              <w:top w:val="single" w:sz="4" w:space="0" w:color="auto"/>
              <w:bottom w:val="nil"/>
            </w:tcBorders>
            <w:vAlign w:val="center"/>
          </w:tcPr>
          <w:p w14:paraId="3BC0ED0D" w14:textId="77777777" w:rsidR="00A838C9" w:rsidRPr="0097146F" w:rsidRDefault="00A838C9" w:rsidP="00FA6BFC">
            <w:pPr>
              <w:spacing w:line="276" w:lineRule="auto"/>
              <w:jc w:val="center"/>
              <w:rPr>
                <w:color w:val="000000" w:themeColor="text1"/>
              </w:rPr>
            </w:pPr>
            <w:r w:rsidRPr="0097146F">
              <w:rPr>
                <w:color w:val="000000" w:themeColor="text1"/>
              </w:rPr>
              <w:t>0.430472</w:t>
            </w:r>
          </w:p>
        </w:tc>
      </w:tr>
      <w:tr w:rsidR="00A838C9" w:rsidRPr="0097146F" w14:paraId="0C33B981" w14:textId="77777777" w:rsidTr="00FA6BFC">
        <w:tc>
          <w:tcPr>
            <w:tcW w:w="424" w:type="dxa"/>
            <w:tcBorders>
              <w:top w:val="nil"/>
              <w:bottom w:val="nil"/>
            </w:tcBorders>
          </w:tcPr>
          <w:p w14:paraId="4BB6D415" w14:textId="77777777" w:rsidR="00A838C9" w:rsidRPr="0097146F" w:rsidRDefault="00A838C9" w:rsidP="00FA6BFC">
            <w:pPr>
              <w:spacing w:line="276" w:lineRule="auto"/>
              <w:jc w:val="center"/>
              <w:rPr>
                <w:b/>
                <w:bCs/>
                <w:color w:val="000000" w:themeColor="text1"/>
              </w:rPr>
            </w:pPr>
          </w:p>
        </w:tc>
        <w:tc>
          <w:tcPr>
            <w:tcW w:w="2837" w:type="dxa"/>
            <w:tcBorders>
              <w:top w:val="nil"/>
              <w:bottom w:val="nil"/>
            </w:tcBorders>
            <w:vAlign w:val="center"/>
          </w:tcPr>
          <w:p w14:paraId="3FF3099D" w14:textId="77777777" w:rsidR="00A838C9" w:rsidRPr="0097146F" w:rsidRDefault="00A838C9" w:rsidP="00FA6BFC">
            <w:pPr>
              <w:spacing w:line="276" w:lineRule="auto"/>
              <w:jc w:val="center"/>
              <w:rPr>
                <w:b/>
                <w:bCs/>
                <w:color w:val="000000" w:themeColor="text1"/>
              </w:rPr>
            </w:pPr>
            <w:r w:rsidRPr="0097146F">
              <w:rPr>
                <w:b/>
                <w:bCs/>
                <w:color w:val="000000" w:themeColor="text1"/>
              </w:rPr>
              <w:t xml:space="preserve">10-to-15 min </w:t>
            </w:r>
          </w:p>
        </w:tc>
        <w:tc>
          <w:tcPr>
            <w:tcW w:w="1701" w:type="dxa"/>
            <w:vMerge/>
            <w:vAlign w:val="center"/>
          </w:tcPr>
          <w:p w14:paraId="69C499A9" w14:textId="77777777" w:rsidR="00A838C9" w:rsidRPr="0097146F" w:rsidRDefault="00A838C9" w:rsidP="00FA6BFC">
            <w:pPr>
              <w:spacing w:line="276" w:lineRule="auto"/>
              <w:jc w:val="center"/>
              <w:rPr>
                <w:color w:val="000000" w:themeColor="text1"/>
              </w:rPr>
            </w:pPr>
          </w:p>
        </w:tc>
        <w:tc>
          <w:tcPr>
            <w:tcW w:w="1842" w:type="dxa"/>
            <w:vMerge/>
            <w:vAlign w:val="center"/>
          </w:tcPr>
          <w:p w14:paraId="3647C921" w14:textId="77777777" w:rsidR="00A838C9" w:rsidRPr="0097146F" w:rsidRDefault="00A838C9" w:rsidP="00FA6BFC">
            <w:pPr>
              <w:spacing w:line="276" w:lineRule="auto"/>
              <w:jc w:val="center"/>
              <w:rPr>
                <w:color w:val="000000" w:themeColor="text1"/>
              </w:rPr>
            </w:pPr>
          </w:p>
        </w:tc>
        <w:tc>
          <w:tcPr>
            <w:tcW w:w="1320" w:type="dxa"/>
            <w:tcBorders>
              <w:top w:val="nil"/>
              <w:bottom w:val="nil"/>
            </w:tcBorders>
            <w:vAlign w:val="center"/>
          </w:tcPr>
          <w:p w14:paraId="7AFBBD91" w14:textId="77777777" w:rsidR="00A838C9" w:rsidRPr="0097146F" w:rsidRDefault="00A838C9" w:rsidP="00FA6BFC">
            <w:pPr>
              <w:spacing w:line="276" w:lineRule="auto"/>
              <w:jc w:val="center"/>
              <w:rPr>
                <w:color w:val="000000" w:themeColor="text1"/>
              </w:rPr>
            </w:pPr>
            <w:r w:rsidRPr="0097146F">
              <w:rPr>
                <w:color w:val="000000" w:themeColor="text1"/>
              </w:rPr>
              <w:t>0.5034</w:t>
            </w:r>
          </w:p>
        </w:tc>
        <w:tc>
          <w:tcPr>
            <w:tcW w:w="1236" w:type="dxa"/>
            <w:tcBorders>
              <w:top w:val="nil"/>
              <w:bottom w:val="nil"/>
            </w:tcBorders>
            <w:vAlign w:val="center"/>
          </w:tcPr>
          <w:p w14:paraId="26A467ED" w14:textId="77777777" w:rsidR="00A838C9" w:rsidRPr="0097146F" w:rsidRDefault="00A838C9" w:rsidP="00FA6BFC">
            <w:pPr>
              <w:spacing w:line="276" w:lineRule="auto"/>
              <w:jc w:val="center"/>
              <w:rPr>
                <w:color w:val="000000" w:themeColor="text1"/>
              </w:rPr>
            </w:pPr>
            <w:r w:rsidRPr="0097146F">
              <w:rPr>
                <w:color w:val="000000" w:themeColor="text1"/>
              </w:rPr>
              <w:t>0.495999</w:t>
            </w:r>
          </w:p>
        </w:tc>
      </w:tr>
      <w:tr w:rsidR="00A838C9" w:rsidRPr="0097146F" w14:paraId="56949302" w14:textId="77777777" w:rsidTr="00FA6BFC">
        <w:tc>
          <w:tcPr>
            <w:tcW w:w="424" w:type="dxa"/>
            <w:tcBorders>
              <w:top w:val="nil"/>
              <w:bottom w:val="nil"/>
            </w:tcBorders>
          </w:tcPr>
          <w:p w14:paraId="37604B80" w14:textId="77777777" w:rsidR="00A838C9" w:rsidRPr="0097146F" w:rsidRDefault="00A838C9" w:rsidP="00FA6BFC">
            <w:pPr>
              <w:spacing w:line="276" w:lineRule="auto"/>
              <w:jc w:val="center"/>
              <w:rPr>
                <w:b/>
                <w:bCs/>
                <w:color w:val="000000" w:themeColor="text1"/>
              </w:rPr>
            </w:pPr>
          </w:p>
        </w:tc>
        <w:tc>
          <w:tcPr>
            <w:tcW w:w="2837" w:type="dxa"/>
            <w:tcBorders>
              <w:top w:val="nil"/>
              <w:bottom w:val="nil"/>
            </w:tcBorders>
            <w:vAlign w:val="center"/>
          </w:tcPr>
          <w:p w14:paraId="043D4BD7" w14:textId="77777777" w:rsidR="00A838C9" w:rsidRPr="0097146F" w:rsidRDefault="00A838C9" w:rsidP="00FA6BFC">
            <w:pPr>
              <w:spacing w:line="276" w:lineRule="auto"/>
              <w:jc w:val="center"/>
              <w:rPr>
                <w:b/>
                <w:bCs/>
                <w:color w:val="000000" w:themeColor="text1"/>
              </w:rPr>
            </w:pPr>
            <w:r w:rsidRPr="0097146F">
              <w:rPr>
                <w:b/>
                <w:bCs/>
                <w:color w:val="000000" w:themeColor="text1"/>
              </w:rPr>
              <w:t xml:space="preserve">15-to-20 min </w:t>
            </w:r>
          </w:p>
        </w:tc>
        <w:tc>
          <w:tcPr>
            <w:tcW w:w="1701" w:type="dxa"/>
            <w:vMerge/>
            <w:vAlign w:val="center"/>
          </w:tcPr>
          <w:p w14:paraId="3E931E85" w14:textId="77777777" w:rsidR="00A838C9" w:rsidRPr="0097146F" w:rsidRDefault="00A838C9" w:rsidP="00FA6BFC">
            <w:pPr>
              <w:spacing w:line="276" w:lineRule="auto"/>
              <w:jc w:val="center"/>
              <w:rPr>
                <w:color w:val="000000" w:themeColor="text1"/>
              </w:rPr>
            </w:pPr>
          </w:p>
        </w:tc>
        <w:tc>
          <w:tcPr>
            <w:tcW w:w="1842" w:type="dxa"/>
            <w:vMerge/>
            <w:vAlign w:val="center"/>
          </w:tcPr>
          <w:p w14:paraId="2D069CA0" w14:textId="77777777" w:rsidR="00A838C9" w:rsidRPr="0097146F" w:rsidRDefault="00A838C9" w:rsidP="00FA6BFC">
            <w:pPr>
              <w:spacing w:line="276" w:lineRule="auto"/>
              <w:jc w:val="center"/>
              <w:rPr>
                <w:color w:val="000000" w:themeColor="text1"/>
              </w:rPr>
            </w:pPr>
          </w:p>
        </w:tc>
        <w:tc>
          <w:tcPr>
            <w:tcW w:w="1320" w:type="dxa"/>
            <w:tcBorders>
              <w:top w:val="nil"/>
              <w:bottom w:val="nil"/>
            </w:tcBorders>
            <w:vAlign w:val="center"/>
          </w:tcPr>
          <w:p w14:paraId="71B36476" w14:textId="77777777" w:rsidR="00A838C9" w:rsidRPr="0097146F" w:rsidRDefault="00A838C9" w:rsidP="00FA6BFC">
            <w:pPr>
              <w:spacing w:line="276" w:lineRule="auto"/>
              <w:jc w:val="center"/>
              <w:rPr>
                <w:color w:val="000000" w:themeColor="text1"/>
              </w:rPr>
            </w:pPr>
            <w:r w:rsidRPr="0097146F">
              <w:rPr>
                <w:color w:val="000000" w:themeColor="text1"/>
              </w:rPr>
              <w:t>1.1566</w:t>
            </w:r>
          </w:p>
        </w:tc>
        <w:tc>
          <w:tcPr>
            <w:tcW w:w="1236" w:type="dxa"/>
            <w:tcBorders>
              <w:top w:val="nil"/>
              <w:bottom w:val="nil"/>
            </w:tcBorders>
            <w:vAlign w:val="center"/>
          </w:tcPr>
          <w:p w14:paraId="0A2207DE" w14:textId="77777777" w:rsidR="00A838C9" w:rsidRPr="0097146F" w:rsidRDefault="00A838C9" w:rsidP="00FA6BFC">
            <w:pPr>
              <w:spacing w:line="276" w:lineRule="auto"/>
              <w:jc w:val="center"/>
              <w:rPr>
                <w:color w:val="000000" w:themeColor="text1"/>
              </w:rPr>
            </w:pPr>
            <w:r w:rsidRPr="0097146F">
              <w:rPr>
                <w:color w:val="000000" w:themeColor="text1"/>
              </w:rPr>
              <w:t>0.310160</w:t>
            </w:r>
          </w:p>
        </w:tc>
      </w:tr>
      <w:tr w:rsidR="00A838C9" w:rsidRPr="0097146F" w14:paraId="21910E32" w14:textId="77777777" w:rsidTr="00FA6BFC">
        <w:tc>
          <w:tcPr>
            <w:tcW w:w="424" w:type="dxa"/>
            <w:tcBorders>
              <w:top w:val="nil"/>
              <w:bottom w:val="nil"/>
            </w:tcBorders>
          </w:tcPr>
          <w:p w14:paraId="1CD898E2" w14:textId="77777777" w:rsidR="00A838C9" w:rsidRPr="0097146F" w:rsidRDefault="00A838C9" w:rsidP="00FA6BFC">
            <w:pPr>
              <w:spacing w:line="276" w:lineRule="auto"/>
              <w:jc w:val="center"/>
              <w:rPr>
                <w:b/>
                <w:bCs/>
                <w:color w:val="000000" w:themeColor="text1"/>
              </w:rPr>
            </w:pPr>
          </w:p>
        </w:tc>
        <w:tc>
          <w:tcPr>
            <w:tcW w:w="2837" w:type="dxa"/>
            <w:tcBorders>
              <w:top w:val="nil"/>
              <w:bottom w:val="nil"/>
            </w:tcBorders>
            <w:vAlign w:val="center"/>
          </w:tcPr>
          <w:p w14:paraId="3C6DD1D2" w14:textId="77777777" w:rsidR="00A838C9" w:rsidRPr="0097146F" w:rsidRDefault="00A838C9" w:rsidP="00FA6BFC">
            <w:pPr>
              <w:spacing w:line="276" w:lineRule="auto"/>
              <w:jc w:val="center"/>
              <w:rPr>
                <w:b/>
                <w:bCs/>
                <w:color w:val="000000" w:themeColor="text1"/>
              </w:rPr>
            </w:pPr>
            <w:r w:rsidRPr="0097146F">
              <w:rPr>
                <w:b/>
                <w:bCs/>
                <w:color w:val="000000" w:themeColor="text1"/>
              </w:rPr>
              <w:t>20-to-25 min</w:t>
            </w:r>
          </w:p>
        </w:tc>
        <w:tc>
          <w:tcPr>
            <w:tcW w:w="1701" w:type="dxa"/>
            <w:vMerge/>
            <w:vAlign w:val="center"/>
          </w:tcPr>
          <w:p w14:paraId="5C173636" w14:textId="77777777" w:rsidR="00A838C9" w:rsidRPr="0097146F" w:rsidRDefault="00A838C9" w:rsidP="00FA6BFC">
            <w:pPr>
              <w:spacing w:line="276" w:lineRule="auto"/>
              <w:jc w:val="center"/>
              <w:rPr>
                <w:color w:val="000000" w:themeColor="text1"/>
              </w:rPr>
            </w:pPr>
          </w:p>
        </w:tc>
        <w:tc>
          <w:tcPr>
            <w:tcW w:w="1842" w:type="dxa"/>
            <w:vMerge/>
            <w:vAlign w:val="center"/>
          </w:tcPr>
          <w:p w14:paraId="0187960E" w14:textId="77777777" w:rsidR="00A838C9" w:rsidRPr="0097146F" w:rsidRDefault="00A838C9" w:rsidP="00FA6BFC">
            <w:pPr>
              <w:spacing w:line="276" w:lineRule="auto"/>
              <w:jc w:val="center"/>
              <w:rPr>
                <w:color w:val="000000" w:themeColor="text1"/>
              </w:rPr>
            </w:pPr>
          </w:p>
        </w:tc>
        <w:tc>
          <w:tcPr>
            <w:tcW w:w="1320" w:type="dxa"/>
            <w:tcBorders>
              <w:top w:val="nil"/>
              <w:bottom w:val="nil"/>
            </w:tcBorders>
            <w:vAlign w:val="center"/>
          </w:tcPr>
          <w:p w14:paraId="499441CB" w14:textId="77777777" w:rsidR="00A838C9" w:rsidRPr="0097146F" w:rsidRDefault="00A838C9" w:rsidP="00FA6BFC">
            <w:pPr>
              <w:spacing w:line="276" w:lineRule="auto"/>
              <w:jc w:val="center"/>
              <w:rPr>
                <w:color w:val="000000" w:themeColor="text1"/>
              </w:rPr>
            </w:pPr>
            <w:r w:rsidRPr="0097146F">
              <w:rPr>
                <w:color w:val="000000" w:themeColor="text1"/>
              </w:rPr>
              <w:t>2.4</w:t>
            </w:r>
          </w:p>
        </w:tc>
        <w:tc>
          <w:tcPr>
            <w:tcW w:w="1236" w:type="dxa"/>
            <w:tcBorders>
              <w:top w:val="nil"/>
              <w:bottom w:val="nil"/>
            </w:tcBorders>
            <w:vAlign w:val="center"/>
          </w:tcPr>
          <w:p w14:paraId="57ACF71E" w14:textId="77777777" w:rsidR="00A838C9" w:rsidRPr="0097146F" w:rsidRDefault="00A838C9" w:rsidP="00FA6BFC">
            <w:pPr>
              <w:spacing w:line="276" w:lineRule="auto"/>
              <w:jc w:val="center"/>
              <w:rPr>
                <w:color w:val="000000" w:themeColor="text1"/>
              </w:rPr>
            </w:pPr>
            <w:r w:rsidRPr="0097146F">
              <w:rPr>
                <w:color w:val="000000" w:themeColor="text1"/>
              </w:rPr>
              <w:t>0.15574</w:t>
            </w:r>
          </w:p>
        </w:tc>
      </w:tr>
      <w:tr w:rsidR="00A838C9" w:rsidRPr="0097146F" w14:paraId="54583EE2" w14:textId="77777777" w:rsidTr="00FA6BFC">
        <w:tc>
          <w:tcPr>
            <w:tcW w:w="424" w:type="dxa"/>
            <w:tcBorders>
              <w:top w:val="nil"/>
              <w:bottom w:val="nil"/>
            </w:tcBorders>
          </w:tcPr>
          <w:p w14:paraId="54DA54E7" w14:textId="77777777" w:rsidR="00A838C9" w:rsidRPr="0097146F" w:rsidRDefault="00A838C9" w:rsidP="00FA6BFC">
            <w:pPr>
              <w:spacing w:line="276" w:lineRule="auto"/>
              <w:jc w:val="center"/>
              <w:rPr>
                <w:b/>
                <w:bCs/>
                <w:color w:val="000000" w:themeColor="text1"/>
              </w:rPr>
            </w:pPr>
          </w:p>
        </w:tc>
        <w:tc>
          <w:tcPr>
            <w:tcW w:w="2837" w:type="dxa"/>
            <w:tcBorders>
              <w:top w:val="nil"/>
              <w:bottom w:val="single" w:sz="4" w:space="0" w:color="auto"/>
            </w:tcBorders>
            <w:vAlign w:val="center"/>
          </w:tcPr>
          <w:p w14:paraId="56F7F95C" w14:textId="77777777" w:rsidR="00A838C9" w:rsidRPr="0097146F" w:rsidRDefault="00A838C9" w:rsidP="00FA6BFC">
            <w:pPr>
              <w:spacing w:line="276" w:lineRule="auto"/>
              <w:jc w:val="center"/>
              <w:rPr>
                <w:b/>
                <w:bCs/>
                <w:color w:val="000000" w:themeColor="text1"/>
              </w:rPr>
            </w:pPr>
            <w:r w:rsidRPr="0097146F">
              <w:rPr>
                <w:b/>
                <w:bCs/>
                <w:color w:val="000000" w:themeColor="text1"/>
              </w:rPr>
              <w:t>25-to-30 min</w:t>
            </w:r>
          </w:p>
        </w:tc>
        <w:tc>
          <w:tcPr>
            <w:tcW w:w="1701" w:type="dxa"/>
            <w:vMerge/>
            <w:tcBorders>
              <w:bottom w:val="single" w:sz="4" w:space="0" w:color="auto"/>
            </w:tcBorders>
            <w:vAlign w:val="center"/>
          </w:tcPr>
          <w:p w14:paraId="0226174A" w14:textId="77777777" w:rsidR="00A838C9" w:rsidRPr="0097146F" w:rsidRDefault="00A838C9" w:rsidP="00FA6BFC">
            <w:pPr>
              <w:spacing w:line="276" w:lineRule="auto"/>
              <w:jc w:val="center"/>
              <w:rPr>
                <w:color w:val="000000" w:themeColor="text1"/>
              </w:rPr>
            </w:pPr>
          </w:p>
        </w:tc>
        <w:tc>
          <w:tcPr>
            <w:tcW w:w="1842" w:type="dxa"/>
            <w:vMerge/>
            <w:tcBorders>
              <w:bottom w:val="single" w:sz="4" w:space="0" w:color="auto"/>
            </w:tcBorders>
            <w:vAlign w:val="center"/>
          </w:tcPr>
          <w:p w14:paraId="0A5835B2" w14:textId="77777777" w:rsidR="00A838C9" w:rsidRPr="0097146F" w:rsidRDefault="00A838C9" w:rsidP="00FA6BFC">
            <w:pPr>
              <w:spacing w:line="276" w:lineRule="auto"/>
              <w:jc w:val="center"/>
              <w:rPr>
                <w:color w:val="000000" w:themeColor="text1"/>
              </w:rPr>
            </w:pPr>
          </w:p>
        </w:tc>
        <w:tc>
          <w:tcPr>
            <w:tcW w:w="1320" w:type="dxa"/>
            <w:tcBorders>
              <w:top w:val="nil"/>
              <w:bottom w:val="single" w:sz="4" w:space="0" w:color="auto"/>
            </w:tcBorders>
            <w:vAlign w:val="center"/>
          </w:tcPr>
          <w:p w14:paraId="7510AFE6" w14:textId="77777777" w:rsidR="00A838C9" w:rsidRPr="0097146F" w:rsidRDefault="00A838C9" w:rsidP="00FA6BFC">
            <w:pPr>
              <w:spacing w:line="276" w:lineRule="auto"/>
              <w:jc w:val="center"/>
              <w:rPr>
                <w:color w:val="000000" w:themeColor="text1"/>
              </w:rPr>
            </w:pPr>
            <w:r w:rsidRPr="0097146F">
              <w:rPr>
                <w:color w:val="000000" w:themeColor="text1"/>
              </w:rPr>
              <w:t>6.4939</w:t>
            </w:r>
          </w:p>
        </w:tc>
        <w:tc>
          <w:tcPr>
            <w:tcW w:w="1236" w:type="dxa"/>
            <w:tcBorders>
              <w:top w:val="nil"/>
              <w:bottom w:val="single" w:sz="4" w:space="0" w:color="auto"/>
            </w:tcBorders>
            <w:vAlign w:val="center"/>
          </w:tcPr>
          <w:p w14:paraId="1C391145" w14:textId="77777777" w:rsidR="00A838C9" w:rsidRPr="0097146F" w:rsidRDefault="00A838C9" w:rsidP="00FA6BFC">
            <w:pPr>
              <w:spacing w:line="276" w:lineRule="auto"/>
              <w:jc w:val="center"/>
              <w:rPr>
                <w:color w:val="000000" w:themeColor="text1"/>
              </w:rPr>
            </w:pPr>
            <w:r w:rsidRPr="0097146F">
              <w:rPr>
                <w:color w:val="000000" w:themeColor="text1"/>
              </w:rPr>
              <w:t>0.031281</w:t>
            </w:r>
          </w:p>
        </w:tc>
      </w:tr>
      <w:tr w:rsidR="00A838C9" w:rsidRPr="0097146F" w14:paraId="31173D2A" w14:textId="77777777" w:rsidTr="00FA6BFC">
        <w:tc>
          <w:tcPr>
            <w:tcW w:w="424" w:type="dxa"/>
            <w:tcBorders>
              <w:top w:val="nil"/>
              <w:bottom w:val="nil"/>
            </w:tcBorders>
          </w:tcPr>
          <w:p w14:paraId="5871547E" w14:textId="77777777" w:rsidR="00A838C9" w:rsidRPr="0097146F" w:rsidRDefault="00A838C9" w:rsidP="00FA6BFC">
            <w:pPr>
              <w:spacing w:line="276" w:lineRule="auto"/>
              <w:jc w:val="center"/>
              <w:rPr>
                <w:b/>
                <w:bCs/>
                <w:color w:val="000000" w:themeColor="text1"/>
              </w:rPr>
            </w:pPr>
          </w:p>
        </w:tc>
        <w:tc>
          <w:tcPr>
            <w:tcW w:w="2837" w:type="dxa"/>
            <w:tcBorders>
              <w:top w:val="single" w:sz="4" w:space="0" w:color="auto"/>
            </w:tcBorders>
            <w:vAlign w:val="center"/>
          </w:tcPr>
          <w:p w14:paraId="0EC3514D" w14:textId="77777777" w:rsidR="00A838C9" w:rsidRPr="0097146F" w:rsidRDefault="00A838C9" w:rsidP="00FA6BFC">
            <w:pPr>
              <w:spacing w:line="276" w:lineRule="auto"/>
              <w:jc w:val="center"/>
              <w:rPr>
                <w:b/>
                <w:bCs/>
                <w:color w:val="000000" w:themeColor="text1"/>
              </w:rPr>
            </w:pPr>
            <w:r w:rsidRPr="0097146F">
              <w:rPr>
                <w:b/>
                <w:bCs/>
                <w:color w:val="000000" w:themeColor="text1"/>
              </w:rPr>
              <w:t>5-to-10 min</w:t>
            </w:r>
          </w:p>
        </w:tc>
        <w:tc>
          <w:tcPr>
            <w:tcW w:w="1701" w:type="dxa"/>
            <w:vMerge w:val="restart"/>
            <w:tcBorders>
              <w:top w:val="single" w:sz="4" w:space="0" w:color="auto"/>
            </w:tcBorders>
            <w:vAlign w:val="center"/>
          </w:tcPr>
          <w:p w14:paraId="76129D2F" w14:textId="77777777" w:rsidR="00A838C9" w:rsidRPr="0097146F" w:rsidRDefault="00A838C9" w:rsidP="00FA6BFC">
            <w:pPr>
              <w:spacing w:line="276" w:lineRule="auto"/>
              <w:jc w:val="center"/>
              <w:rPr>
                <w:color w:val="000000" w:themeColor="text1"/>
              </w:rPr>
            </w:pPr>
            <w:r w:rsidRPr="0097146F">
              <w:rPr>
                <w:color w:val="000000" w:themeColor="text1"/>
              </w:rPr>
              <w:t>Repeated</w:t>
            </w:r>
          </w:p>
        </w:tc>
        <w:tc>
          <w:tcPr>
            <w:tcW w:w="1842" w:type="dxa"/>
            <w:vMerge w:val="restart"/>
            <w:tcBorders>
              <w:top w:val="single" w:sz="4" w:space="0" w:color="auto"/>
            </w:tcBorders>
            <w:vAlign w:val="center"/>
          </w:tcPr>
          <w:p w14:paraId="43250657" w14:textId="77777777" w:rsidR="00A838C9" w:rsidRPr="0097146F" w:rsidRDefault="00A838C9" w:rsidP="00FA6BFC">
            <w:pPr>
              <w:spacing w:line="276" w:lineRule="auto"/>
              <w:jc w:val="center"/>
              <w:rPr>
                <w:color w:val="000000" w:themeColor="text1"/>
              </w:rPr>
            </w:pPr>
            <w:r w:rsidRPr="0097146F">
              <w:rPr>
                <w:color w:val="000000" w:themeColor="text1"/>
              </w:rPr>
              <w:t>1, 8</w:t>
            </w:r>
          </w:p>
        </w:tc>
        <w:tc>
          <w:tcPr>
            <w:tcW w:w="1320" w:type="dxa"/>
            <w:tcBorders>
              <w:top w:val="single" w:sz="4" w:space="0" w:color="auto"/>
            </w:tcBorders>
            <w:vAlign w:val="center"/>
          </w:tcPr>
          <w:p w14:paraId="7E711197" w14:textId="77777777" w:rsidR="00A838C9" w:rsidRPr="0097146F" w:rsidRDefault="00A838C9" w:rsidP="00FA6BFC">
            <w:pPr>
              <w:spacing w:line="276" w:lineRule="auto"/>
              <w:jc w:val="center"/>
              <w:rPr>
                <w:color w:val="000000" w:themeColor="text1"/>
              </w:rPr>
            </w:pPr>
            <w:r w:rsidRPr="0097146F">
              <w:rPr>
                <w:color w:val="000000" w:themeColor="text1"/>
              </w:rPr>
              <w:t>0.0199</w:t>
            </w:r>
          </w:p>
        </w:tc>
        <w:tc>
          <w:tcPr>
            <w:tcW w:w="1236" w:type="dxa"/>
            <w:tcBorders>
              <w:top w:val="single" w:sz="4" w:space="0" w:color="auto"/>
            </w:tcBorders>
            <w:vAlign w:val="center"/>
          </w:tcPr>
          <w:p w14:paraId="52BCD3D4" w14:textId="77777777" w:rsidR="00A838C9" w:rsidRPr="0097146F" w:rsidRDefault="00A838C9" w:rsidP="00FA6BFC">
            <w:pPr>
              <w:spacing w:line="276" w:lineRule="auto"/>
              <w:jc w:val="center"/>
              <w:rPr>
                <w:color w:val="000000" w:themeColor="text1"/>
              </w:rPr>
            </w:pPr>
            <w:r w:rsidRPr="0097146F">
              <w:rPr>
                <w:color w:val="000000" w:themeColor="text1"/>
              </w:rPr>
              <w:t>0.342114</w:t>
            </w:r>
          </w:p>
        </w:tc>
      </w:tr>
      <w:tr w:rsidR="00A838C9" w:rsidRPr="0097146F" w14:paraId="0CCD224B" w14:textId="77777777" w:rsidTr="00FA6BFC">
        <w:tc>
          <w:tcPr>
            <w:tcW w:w="424" w:type="dxa"/>
            <w:tcBorders>
              <w:top w:val="nil"/>
              <w:bottom w:val="nil"/>
            </w:tcBorders>
          </w:tcPr>
          <w:p w14:paraId="6392433B" w14:textId="77777777" w:rsidR="00A838C9" w:rsidRPr="0097146F" w:rsidRDefault="00A838C9" w:rsidP="00FA6BFC">
            <w:pPr>
              <w:spacing w:line="276" w:lineRule="auto"/>
              <w:jc w:val="center"/>
              <w:rPr>
                <w:b/>
                <w:bCs/>
                <w:color w:val="000000" w:themeColor="text1"/>
              </w:rPr>
            </w:pPr>
          </w:p>
        </w:tc>
        <w:tc>
          <w:tcPr>
            <w:tcW w:w="2837" w:type="dxa"/>
            <w:vAlign w:val="center"/>
          </w:tcPr>
          <w:p w14:paraId="7D2A1981" w14:textId="77777777" w:rsidR="00A838C9" w:rsidRPr="0097146F" w:rsidRDefault="00A838C9" w:rsidP="00FA6BFC">
            <w:pPr>
              <w:spacing w:line="276" w:lineRule="auto"/>
              <w:jc w:val="center"/>
              <w:rPr>
                <w:b/>
                <w:bCs/>
                <w:color w:val="000000" w:themeColor="text1"/>
              </w:rPr>
            </w:pPr>
            <w:r w:rsidRPr="0097146F">
              <w:rPr>
                <w:b/>
                <w:bCs/>
                <w:color w:val="000000" w:themeColor="text1"/>
              </w:rPr>
              <w:t xml:space="preserve">10-to-15 min </w:t>
            </w:r>
          </w:p>
        </w:tc>
        <w:tc>
          <w:tcPr>
            <w:tcW w:w="1701" w:type="dxa"/>
            <w:vMerge/>
            <w:vAlign w:val="center"/>
          </w:tcPr>
          <w:p w14:paraId="5321595B" w14:textId="77777777" w:rsidR="00A838C9" w:rsidRPr="0097146F" w:rsidRDefault="00A838C9" w:rsidP="00FA6BFC">
            <w:pPr>
              <w:spacing w:line="276" w:lineRule="auto"/>
              <w:jc w:val="center"/>
              <w:rPr>
                <w:color w:val="000000" w:themeColor="text1"/>
              </w:rPr>
            </w:pPr>
          </w:p>
        </w:tc>
        <w:tc>
          <w:tcPr>
            <w:tcW w:w="1842" w:type="dxa"/>
            <w:vMerge/>
            <w:vAlign w:val="center"/>
          </w:tcPr>
          <w:p w14:paraId="416DDCB0" w14:textId="77777777" w:rsidR="00A838C9" w:rsidRPr="0097146F" w:rsidRDefault="00A838C9" w:rsidP="00FA6BFC">
            <w:pPr>
              <w:spacing w:line="276" w:lineRule="auto"/>
              <w:jc w:val="center"/>
              <w:rPr>
                <w:color w:val="000000" w:themeColor="text1"/>
              </w:rPr>
            </w:pPr>
          </w:p>
        </w:tc>
        <w:tc>
          <w:tcPr>
            <w:tcW w:w="1320" w:type="dxa"/>
            <w:vAlign w:val="center"/>
          </w:tcPr>
          <w:p w14:paraId="2EB8239B" w14:textId="77777777" w:rsidR="00A838C9" w:rsidRPr="0097146F" w:rsidRDefault="00A838C9" w:rsidP="00FA6BFC">
            <w:pPr>
              <w:spacing w:line="276" w:lineRule="auto"/>
              <w:jc w:val="center"/>
              <w:rPr>
                <w:color w:val="000000" w:themeColor="text1"/>
              </w:rPr>
            </w:pPr>
            <w:r w:rsidRPr="0097146F">
              <w:rPr>
                <w:color w:val="000000" w:themeColor="text1"/>
              </w:rPr>
              <w:t>1.9508</w:t>
            </w:r>
          </w:p>
        </w:tc>
        <w:tc>
          <w:tcPr>
            <w:tcW w:w="1236" w:type="dxa"/>
            <w:vAlign w:val="center"/>
          </w:tcPr>
          <w:p w14:paraId="693AB8B7" w14:textId="77777777" w:rsidR="00A838C9" w:rsidRPr="0097146F" w:rsidRDefault="00A838C9" w:rsidP="00FA6BFC">
            <w:pPr>
              <w:spacing w:line="276" w:lineRule="auto"/>
              <w:jc w:val="center"/>
              <w:rPr>
                <w:color w:val="000000" w:themeColor="text1"/>
              </w:rPr>
            </w:pPr>
            <w:r w:rsidRPr="0097146F">
              <w:rPr>
                <w:color w:val="000000" w:themeColor="text1"/>
              </w:rPr>
              <w:t>0.200030</w:t>
            </w:r>
          </w:p>
        </w:tc>
      </w:tr>
      <w:tr w:rsidR="00A838C9" w:rsidRPr="0097146F" w14:paraId="085DC510" w14:textId="77777777" w:rsidTr="00FA6BFC">
        <w:tc>
          <w:tcPr>
            <w:tcW w:w="424" w:type="dxa"/>
            <w:tcBorders>
              <w:top w:val="nil"/>
              <w:bottom w:val="nil"/>
            </w:tcBorders>
          </w:tcPr>
          <w:p w14:paraId="34A95A9C" w14:textId="77777777" w:rsidR="00A838C9" w:rsidRPr="0097146F" w:rsidRDefault="00A838C9" w:rsidP="00FA6BFC">
            <w:pPr>
              <w:spacing w:line="276" w:lineRule="auto"/>
              <w:jc w:val="center"/>
              <w:rPr>
                <w:b/>
                <w:bCs/>
                <w:color w:val="000000" w:themeColor="text1"/>
              </w:rPr>
            </w:pPr>
          </w:p>
        </w:tc>
        <w:tc>
          <w:tcPr>
            <w:tcW w:w="2837" w:type="dxa"/>
            <w:vAlign w:val="center"/>
          </w:tcPr>
          <w:p w14:paraId="6005D176" w14:textId="77777777" w:rsidR="00A838C9" w:rsidRPr="0097146F" w:rsidRDefault="00A838C9" w:rsidP="00FA6BFC">
            <w:pPr>
              <w:spacing w:line="276" w:lineRule="auto"/>
              <w:jc w:val="center"/>
              <w:rPr>
                <w:b/>
                <w:bCs/>
                <w:color w:val="000000" w:themeColor="text1"/>
              </w:rPr>
            </w:pPr>
            <w:r w:rsidRPr="0097146F">
              <w:rPr>
                <w:b/>
                <w:bCs/>
                <w:color w:val="000000" w:themeColor="text1"/>
              </w:rPr>
              <w:t xml:space="preserve">15-to-20 min </w:t>
            </w:r>
          </w:p>
        </w:tc>
        <w:tc>
          <w:tcPr>
            <w:tcW w:w="1701" w:type="dxa"/>
            <w:vMerge/>
            <w:vAlign w:val="center"/>
          </w:tcPr>
          <w:p w14:paraId="5A417DF2" w14:textId="77777777" w:rsidR="00A838C9" w:rsidRPr="0097146F" w:rsidRDefault="00A838C9" w:rsidP="00FA6BFC">
            <w:pPr>
              <w:spacing w:line="276" w:lineRule="auto"/>
              <w:jc w:val="center"/>
              <w:rPr>
                <w:color w:val="000000" w:themeColor="text1"/>
              </w:rPr>
            </w:pPr>
          </w:p>
        </w:tc>
        <w:tc>
          <w:tcPr>
            <w:tcW w:w="1842" w:type="dxa"/>
            <w:vMerge/>
            <w:vAlign w:val="center"/>
          </w:tcPr>
          <w:p w14:paraId="1D89A434" w14:textId="77777777" w:rsidR="00A838C9" w:rsidRPr="0097146F" w:rsidRDefault="00A838C9" w:rsidP="00FA6BFC">
            <w:pPr>
              <w:spacing w:line="276" w:lineRule="auto"/>
              <w:jc w:val="center"/>
              <w:rPr>
                <w:color w:val="000000" w:themeColor="text1"/>
              </w:rPr>
            </w:pPr>
          </w:p>
        </w:tc>
        <w:tc>
          <w:tcPr>
            <w:tcW w:w="1320" w:type="dxa"/>
            <w:vAlign w:val="center"/>
          </w:tcPr>
          <w:p w14:paraId="446D18F6" w14:textId="77777777" w:rsidR="00A838C9" w:rsidRPr="0097146F" w:rsidRDefault="00A838C9" w:rsidP="00FA6BFC">
            <w:pPr>
              <w:spacing w:line="276" w:lineRule="auto"/>
              <w:jc w:val="center"/>
              <w:rPr>
                <w:color w:val="000000" w:themeColor="text1"/>
              </w:rPr>
            </w:pPr>
            <w:r w:rsidRPr="0097146F">
              <w:rPr>
                <w:color w:val="000000" w:themeColor="text1"/>
              </w:rPr>
              <w:t>3.5638</w:t>
            </w:r>
          </w:p>
        </w:tc>
        <w:tc>
          <w:tcPr>
            <w:tcW w:w="1236" w:type="dxa"/>
            <w:vAlign w:val="center"/>
          </w:tcPr>
          <w:p w14:paraId="28636671" w14:textId="77777777" w:rsidR="00A838C9" w:rsidRPr="0097146F" w:rsidRDefault="00A838C9" w:rsidP="00FA6BFC">
            <w:pPr>
              <w:spacing w:line="276" w:lineRule="auto"/>
              <w:jc w:val="center"/>
              <w:rPr>
                <w:color w:val="000000" w:themeColor="text1"/>
              </w:rPr>
            </w:pPr>
            <w:r w:rsidRPr="0097146F">
              <w:rPr>
                <w:color w:val="000000" w:themeColor="text1"/>
              </w:rPr>
              <w:t>0.095749</w:t>
            </w:r>
          </w:p>
        </w:tc>
      </w:tr>
      <w:tr w:rsidR="00A838C9" w:rsidRPr="0097146F" w14:paraId="2C606669" w14:textId="77777777" w:rsidTr="00FA6BFC">
        <w:trPr>
          <w:trHeight w:val="90"/>
        </w:trPr>
        <w:tc>
          <w:tcPr>
            <w:tcW w:w="424" w:type="dxa"/>
            <w:tcBorders>
              <w:top w:val="nil"/>
              <w:bottom w:val="nil"/>
            </w:tcBorders>
          </w:tcPr>
          <w:p w14:paraId="105D9948" w14:textId="77777777" w:rsidR="00A838C9" w:rsidRPr="0097146F" w:rsidRDefault="00A838C9" w:rsidP="00FA6BFC">
            <w:pPr>
              <w:spacing w:line="276" w:lineRule="auto"/>
              <w:jc w:val="center"/>
              <w:rPr>
                <w:b/>
                <w:bCs/>
                <w:color w:val="000000" w:themeColor="text1"/>
              </w:rPr>
            </w:pPr>
          </w:p>
        </w:tc>
        <w:tc>
          <w:tcPr>
            <w:tcW w:w="2837" w:type="dxa"/>
            <w:vAlign w:val="center"/>
          </w:tcPr>
          <w:p w14:paraId="71CE27E9" w14:textId="77777777" w:rsidR="00A838C9" w:rsidRPr="0097146F" w:rsidRDefault="00A838C9" w:rsidP="00FA6BFC">
            <w:pPr>
              <w:spacing w:line="276" w:lineRule="auto"/>
              <w:jc w:val="center"/>
              <w:rPr>
                <w:b/>
                <w:bCs/>
                <w:color w:val="000000" w:themeColor="text1"/>
              </w:rPr>
            </w:pPr>
            <w:r w:rsidRPr="0097146F">
              <w:rPr>
                <w:b/>
                <w:bCs/>
                <w:color w:val="000000" w:themeColor="text1"/>
              </w:rPr>
              <w:t>20-to-25 min</w:t>
            </w:r>
          </w:p>
        </w:tc>
        <w:tc>
          <w:tcPr>
            <w:tcW w:w="1701" w:type="dxa"/>
            <w:vMerge/>
            <w:vAlign w:val="center"/>
          </w:tcPr>
          <w:p w14:paraId="0CDDFDCC" w14:textId="77777777" w:rsidR="00A838C9" w:rsidRPr="0097146F" w:rsidRDefault="00A838C9" w:rsidP="00FA6BFC">
            <w:pPr>
              <w:spacing w:line="276" w:lineRule="auto"/>
              <w:jc w:val="center"/>
              <w:rPr>
                <w:color w:val="000000" w:themeColor="text1"/>
              </w:rPr>
            </w:pPr>
          </w:p>
        </w:tc>
        <w:tc>
          <w:tcPr>
            <w:tcW w:w="1842" w:type="dxa"/>
            <w:vMerge/>
            <w:vAlign w:val="center"/>
          </w:tcPr>
          <w:p w14:paraId="3B5E4105" w14:textId="77777777" w:rsidR="00A838C9" w:rsidRPr="0097146F" w:rsidRDefault="00A838C9" w:rsidP="00FA6BFC">
            <w:pPr>
              <w:spacing w:line="276" w:lineRule="auto"/>
              <w:jc w:val="center"/>
              <w:rPr>
                <w:color w:val="000000" w:themeColor="text1"/>
              </w:rPr>
            </w:pPr>
          </w:p>
        </w:tc>
        <w:tc>
          <w:tcPr>
            <w:tcW w:w="1320" w:type="dxa"/>
            <w:vAlign w:val="center"/>
          </w:tcPr>
          <w:p w14:paraId="29F1225A" w14:textId="77777777" w:rsidR="00A838C9" w:rsidRPr="0097146F" w:rsidRDefault="00A838C9" w:rsidP="00FA6BFC">
            <w:pPr>
              <w:spacing w:line="276" w:lineRule="auto"/>
              <w:jc w:val="center"/>
              <w:rPr>
                <w:color w:val="000000" w:themeColor="text1"/>
              </w:rPr>
            </w:pPr>
            <w:r w:rsidRPr="0097146F">
              <w:rPr>
                <w:color w:val="000000" w:themeColor="text1"/>
              </w:rPr>
              <w:t>2.8729</w:t>
            </w:r>
          </w:p>
        </w:tc>
        <w:tc>
          <w:tcPr>
            <w:tcW w:w="1236" w:type="dxa"/>
            <w:vAlign w:val="center"/>
          </w:tcPr>
          <w:p w14:paraId="22BF9FC1" w14:textId="77777777" w:rsidR="00A838C9" w:rsidRPr="0097146F" w:rsidRDefault="00A838C9" w:rsidP="00FA6BFC">
            <w:pPr>
              <w:spacing w:line="276" w:lineRule="auto"/>
              <w:jc w:val="center"/>
              <w:rPr>
                <w:color w:val="000000" w:themeColor="text1"/>
              </w:rPr>
            </w:pPr>
            <w:r w:rsidRPr="0097146F">
              <w:rPr>
                <w:color w:val="000000" w:themeColor="text1"/>
              </w:rPr>
              <w:t>0.128527</w:t>
            </w:r>
          </w:p>
        </w:tc>
      </w:tr>
      <w:tr w:rsidR="00A838C9" w:rsidRPr="0097146F" w14:paraId="2AE44FE0" w14:textId="77777777" w:rsidTr="00FA6BFC">
        <w:tc>
          <w:tcPr>
            <w:tcW w:w="424" w:type="dxa"/>
            <w:tcBorders>
              <w:top w:val="nil"/>
              <w:bottom w:val="nil"/>
            </w:tcBorders>
          </w:tcPr>
          <w:p w14:paraId="0945A5EF" w14:textId="77777777" w:rsidR="00A838C9" w:rsidRPr="0097146F" w:rsidRDefault="00A838C9" w:rsidP="00FA6BFC">
            <w:pPr>
              <w:spacing w:line="276" w:lineRule="auto"/>
              <w:jc w:val="center"/>
              <w:rPr>
                <w:b/>
                <w:bCs/>
                <w:color w:val="000000" w:themeColor="text1"/>
              </w:rPr>
            </w:pPr>
          </w:p>
        </w:tc>
        <w:tc>
          <w:tcPr>
            <w:tcW w:w="2837" w:type="dxa"/>
            <w:tcBorders>
              <w:bottom w:val="single" w:sz="18" w:space="0" w:color="auto"/>
            </w:tcBorders>
            <w:vAlign w:val="center"/>
          </w:tcPr>
          <w:p w14:paraId="4FFB88DB" w14:textId="77777777" w:rsidR="00A838C9" w:rsidRPr="0097146F" w:rsidRDefault="00A838C9" w:rsidP="00FA6BFC">
            <w:pPr>
              <w:spacing w:line="276" w:lineRule="auto"/>
              <w:jc w:val="center"/>
              <w:rPr>
                <w:b/>
                <w:bCs/>
                <w:color w:val="000000" w:themeColor="text1"/>
              </w:rPr>
            </w:pPr>
            <w:r w:rsidRPr="0097146F">
              <w:rPr>
                <w:b/>
                <w:bCs/>
                <w:color w:val="000000" w:themeColor="text1"/>
              </w:rPr>
              <w:t>25-to-30 min</w:t>
            </w:r>
          </w:p>
        </w:tc>
        <w:tc>
          <w:tcPr>
            <w:tcW w:w="1701" w:type="dxa"/>
            <w:vMerge/>
            <w:tcBorders>
              <w:bottom w:val="single" w:sz="18" w:space="0" w:color="auto"/>
            </w:tcBorders>
            <w:vAlign w:val="center"/>
          </w:tcPr>
          <w:p w14:paraId="7FBE1AE3" w14:textId="77777777" w:rsidR="00A838C9" w:rsidRPr="0097146F" w:rsidRDefault="00A838C9" w:rsidP="00FA6BFC">
            <w:pPr>
              <w:spacing w:line="276" w:lineRule="auto"/>
              <w:jc w:val="center"/>
              <w:rPr>
                <w:color w:val="000000" w:themeColor="text1"/>
              </w:rPr>
            </w:pPr>
          </w:p>
        </w:tc>
        <w:tc>
          <w:tcPr>
            <w:tcW w:w="1842" w:type="dxa"/>
            <w:vMerge/>
            <w:tcBorders>
              <w:bottom w:val="single" w:sz="18" w:space="0" w:color="auto"/>
            </w:tcBorders>
            <w:vAlign w:val="center"/>
          </w:tcPr>
          <w:p w14:paraId="3B1A74CB" w14:textId="77777777" w:rsidR="00A838C9" w:rsidRPr="0097146F" w:rsidRDefault="00A838C9" w:rsidP="00FA6BFC">
            <w:pPr>
              <w:spacing w:line="276" w:lineRule="auto"/>
              <w:jc w:val="center"/>
              <w:rPr>
                <w:color w:val="000000" w:themeColor="text1"/>
              </w:rPr>
            </w:pPr>
          </w:p>
        </w:tc>
        <w:tc>
          <w:tcPr>
            <w:tcW w:w="1320" w:type="dxa"/>
            <w:tcBorders>
              <w:bottom w:val="single" w:sz="18" w:space="0" w:color="auto"/>
            </w:tcBorders>
            <w:vAlign w:val="center"/>
          </w:tcPr>
          <w:p w14:paraId="00FF7308" w14:textId="77777777" w:rsidR="00A838C9" w:rsidRPr="0097146F" w:rsidRDefault="00A838C9" w:rsidP="00FA6BFC">
            <w:pPr>
              <w:spacing w:line="276" w:lineRule="auto"/>
              <w:jc w:val="center"/>
              <w:rPr>
                <w:color w:val="000000" w:themeColor="text1"/>
              </w:rPr>
            </w:pPr>
            <w:r w:rsidRPr="0097146F">
              <w:rPr>
                <w:color w:val="000000" w:themeColor="text1"/>
              </w:rPr>
              <w:t>2.0476</w:t>
            </w:r>
          </w:p>
        </w:tc>
        <w:tc>
          <w:tcPr>
            <w:tcW w:w="1236" w:type="dxa"/>
            <w:tcBorders>
              <w:bottom w:val="single" w:sz="18" w:space="0" w:color="auto"/>
            </w:tcBorders>
            <w:vAlign w:val="center"/>
          </w:tcPr>
          <w:p w14:paraId="62ECA0DE" w14:textId="77777777" w:rsidR="00A838C9" w:rsidRPr="0097146F" w:rsidRDefault="00A838C9" w:rsidP="00FA6BFC">
            <w:pPr>
              <w:spacing w:line="276" w:lineRule="auto"/>
              <w:jc w:val="center"/>
              <w:rPr>
                <w:color w:val="000000" w:themeColor="text1"/>
              </w:rPr>
            </w:pPr>
            <w:r w:rsidRPr="0097146F">
              <w:rPr>
                <w:color w:val="000000" w:themeColor="text1"/>
              </w:rPr>
              <w:t>0.190323</w:t>
            </w:r>
          </w:p>
        </w:tc>
      </w:tr>
    </w:tbl>
    <w:p w14:paraId="20CB5308" w14:textId="77777777" w:rsidR="00054625" w:rsidRPr="0097146F" w:rsidRDefault="00054625" w:rsidP="00A838C9">
      <w:pPr>
        <w:spacing w:line="360" w:lineRule="auto"/>
        <w:rPr>
          <w:color w:val="000000" w:themeColor="text1"/>
        </w:rPr>
      </w:pPr>
    </w:p>
    <w:p w14:paraId="296164DA" w14:textId="77777777" w:rsidR="00A838C9" w:rsidRPr="0097146F" w:rsidRDefault="00A838C9" w:rsidP="00A838C9">
      <w:pPr>
        <w:pStyle w:val="Caption"/>
        <w:rPr>
          <w:rFonts w:ascii="Times New Roman" w:hAnsi="Times New Roman" w:cs="Times New Roman"/>
          <w:b/>
          <w:bCs/>
          <w:i w:val="0"/>
          <w:iCs w:val="0"/>
          <w:color w:val="000000" w:themeColor="text1"/>
          <w:sz w:val="24"/>
          <w:szCs w:val="24"/>
        </w:rPr>
      </w:pPr>
      <w:bookmarkStart w:id="45" w:name="_Toc227760260"/>
      <w:r w:rsidRPr="0097146F">
        <w:rPr>
          <w:rFonts w:ascii="Times New Roman" w:hAnsi="Times New Roman" w:cs="Times New Roman"/>
          <w:b/>
          <w:bCs/>
          <w:i w:val="0"/>
          <w:iCs w:val="0"/>
          <w:color w:val="000000" w:themeColor="text1"/>
          <w:sz w:val="24"/>
          <w:szCs w:val="24"/>
        </w:rPr>
        <w:t xml:space="preserve">Table </w:t>
      </w:r>
      <w:r w:rsidRPr="0097146F">
        <w:rPr>
          <w:rFonts w:ascii="Times New Roman" w:hAnsi="Times New Roman" w:cs="Times New Roman"/>
          <w:b/>
          <w:bCs/>
          <w:i w:val="0"/>
          <w:iCs w:val="0"/>
          <w:color w:val="000000" w:themeColor="text1"/>
          <w:sz w:val="24"/>
          <w:szCs w:val="24"/>
        </w:rPr>
        <w:fldChar w:fldCharType="begin"/>
      </w:r>
      <w:r w:rsidRPr="0097146F">
        <w:rPr>
          <w:rFonts w:ascii="Times New Roman" w:hAnsi="Times New Roman" w:cs="Times New Roman"/>
          <w:b/>
          <w:bCs/>
          <w:i w:val="0"/>
          <w:iCs w:val="0"/>
          <w:color w:val="000000" w:themeColor="text1"/>
          <w:sz w:val="24"/>
          <w:szCs w:val="24"/>
        </w:rPr>
        <w:instrText xml:space="preserve"> SEQ Table \* ARABIC </w:instrText>
      </w:r>
      <w:r w:rsidRPr="0097146F">
        <w:rPr>
          <w:rFonts w:ascii="Times New Roman" w:hAnsi="Times New Roman" w:cs="Times New Roman"/>
          <w:b/>
          <w:bCs/>
          <w:i w:val="0"/>
          <w:iCs w:val="0"/>
          <w:color w:val="000000" w:themeColor="text1"/>
          <w:sz w:val="24"/>
          <w:szCs w:val="24"/>
        </w:rPr>
        <w:fldChar w:fldCharType="separate"/>
      </w:r>
      <w:r w:rsidRPr="0097146F">
        <w:rPr>
          <w:rFonts w:ascii="Times New Roman" w:hAnsi="Times New Roman" w:cs="Times New Roman"/>
          <w:b/>
          <w:bCs/>
          <w:i w:val="0"/>
          <w:iCs w:val="0"/>
          <w:noProof/>
          <w:color w:val="000000" w:themeColor="text1"/>
          <w:sz w:val="24"/>
          <w:szCs w:val="24"/>
        </w:rPr>
        <w:t>3</w:t>
      </w:r>
      <w:r w:rsidRPr="0097146F">
        <w:rPr>
          <w:rFonts w:ascii="Times New Roman" w:hAnsi="Times New Roman" w:cs="Times New Roman"/>
          <w:b/>
          <w:bCs/>
          <w:i w:val="0"/>
          <w:iCs w:val="0"/>
          <w:color w:val="000000" w:themeColor="text1"/>
          <w:sz w:val="24"/>
          <w:szCs w:val="24"/>
        </w:rPr>
        <w:fldChar w:fldCharType="end"/>
      </w:r>
      <w:r w:rsidRPr="0097146F">
        <w:rPr>
          <w:rFonts w:ascii="Times New Roman" w:hAnsi="Times New Roman" w:cs="Times New Roman"/>
          <w:b/>
          <w:bCs/>
          <w:i w:val="0"/>
          <w:iCs w:val="0"/>
          <w:color w:val="000000" w:themeColor="text1"/>
          <w:sz w:val="24"/>
          <w:szCs w:val="24"/>
        </w:rPr>
        <w:t xml:space="preserve">. Action potential (AP) frequency differs between baseline and post-high frequency stimulation (HFS) states across groups. </w:t>
      </w:r>
      <w:r w:rsidRPr="0097146F">
        <w:rPr>
          <w:rFonts w:ascii="Times New Roman" w:hAnsi="Times New Roman" w:cs="Times New Roman"/>
          <w:i w:val="0"/>
          <w:iCs w:val="0"/>
          <w:color w:val="000000" w:themeColor="text1"/>
          <w:sz w:val="24"/>
          <w:szCs w:val="24"/>
        </w:rPr>
        <w:t>Results of a linear mixed-effects model assessing AP frequency by group and state (baseline and post-HFS), evaluated for significance at α = 0.05.</w:t>
      </w:r>
      <w:bookmarkEnd w:id="45"/>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1765"/>
        <w:gridCol w:w="1965"/>
        <w:gridCol w:w="1557"/>
        <w:gridCol w:w="1664"/>
      </w:tblGrid>
      <w:tr w:rsidR="00A838C9" w:rsidRPr="0097146F" w14:paraId="16ADECE7" w14:textId="77777777" w:rsidTr="00FA6BFC">
        <w:tc>
          <w:tcPr>
            <w:tcW w:w="1870" w:type="dxa"/>
            <w:tcBorders>
              <w:top w:val="single" w:sz="18" w:space="0" w:color="auto"/>
              <w:bottom w:val="single" w:sz="4" w:space="0" w:color="auto"/>
            </w:tcBorders>
            <w:vAlign w:val="center"/>
          </w:tcPr>
          <w:p w14:paraId="1866D896" w14:textId="77777777" w:rsidR="00A838C9" w:rsidRPr="0097146F" w:rsidRDefault="00A838C9" w:rsidP="00FA6BFC">
            <w:pPr>
              <w:spacing w:line="276" w:lineRule="auto"/>
              <w:jc w:val="center"/>
              <w:rPr>
                <w:b/>
                <w:bCs/>
                <w:color w:val="000000" w:themeColor="text1"/>
              </w:rPr>
            </w:pPr>
          </w:p>
        </w:tc>
        <w:tc>
          <w:tcPr>
            <w:tcW w:w="1870" w:type="dxa"/>
            <w:tcBorders>
              <w:top w:val="single" w:sz="18" w:space="0" w:color="auto"/>
              <w:bottom w:val="single" w:sz="4" w:space="0" w:color="auto"/>
            </w:tcBorders>
            <w:vAlign w:val="center"/>
          </w:tcPr>
          <w:p w14:paraId="3C8FC0B8" w14:textId="77777777" w:rsidR="00A838C9" w:rsidRPr="0097146F" w:rsidRDefault="00A838C9" w:rsidP="00FA6BFC">
            <w:pPr>
              <w:spacing w:line="276" w:lineRule="auto"/>
              <w:jc w:val="center"/>
              <w:rPr>
                <w:b/>
                <w:bCs/>
                <w:color w:val="000000" w:themeColor="text1"/>
              </w:rPr>
            </w:pPr>
            <w:r w:rsidRPr="0097146F">
              <w:rPr>
                <w:b/>
                <w:bCs/>
                <w:color w:val="000000" w:themeColor="text1"/>
              </w:rPr>
              <w:t>Numerator DF</w:t>
            </w:r>
          </w:p>
        </w:tc>
        <w:tc>
          <w:tcPr>
            <w:tcW w:w="2067" w:type="dxa"/>
            <w:tcBorders>
              <w:top w:val="single" w:sz="18" w:space="0" w:color="auto"/>
              <w:bottom w:val="single" w:sz="4" w:space="0" w:color="auto"/>
            </w:tcBorders>
            <w:vAlign w:val="center"/>
          </w:tcPr>
          <w:p w14:paraId="71E11E98" w14:textId="77777777" w:rsidR="00A838C9" w:rsidRPr="0097146F" w:rsidRDefault="00A838C9" w:rsidP="00FA6BFC">
            <w:pPr>
              <w:spacing w:line="276" w:lineRule="auto"/>
              <w:jc w:val="center"/>
              <w:rPr>
                <w:b/>
                <w:bCs/>
                <w:color w:val="000000" w:themeColor="text1"/>
              </w:rPr>
            </w:pPr>
            <w:r w:rsidRPr="0097146F">
              <w:rPr>
                <w:b/>
                <w:bCs/>
                <w:color w:val="000000" w:themeColor="text1"/>
              </w:rPr>
              <w:t>Denominator DF</w:t>
            </w:r>
          </w:p>
        </w:tc>
        <w:tc>
          <w:tcPr>
            <w:tcW w:w="1673" w:type="dxa"/>
            <w:tcBorders>
              <w:top w:val="single" w:sz="18" w:space="0" w:color="auto"/>
              <w:bottom w:val="single" w:sz="4" w:space="0" w:color="auto"/>
            </w:tcBorders>
            <w:vAlign w:val="center"/>
          </w:tcPr>
          <w:p w14:paraId="645F9F8F" w14:textId="77777777" w:rsidR="00A838C9" w:rsidRPr="0097146F" w:rsidRDefault="00A838C9" w:rsidP="00FA6BFC">
            <w:pPr>
              <w:spacing w:line="276" w:lineRule="auto"/>
              <w:jc w:val="center"/>
              <w:rPr>
                <w:b/>
                <w:bCs/>
                <w:color w:val="000000" w:themeColor="text1"/>
              </w:rPr>
            </w:pPr>
            <w:r w:rsidRPr="0097146F">
              <w:rPr>
                <w:b/>
                <w:bCs/>
                <w:color w:val="000000" w:themeColor="text1"/>
              </w:rPr>
              <w:t>F-value</w:t>
            </w:r>
          </w:p>
        </w:tc>
        <w:tc>
          <w:tcPr>
            <w:tcW w:w="1870" w:type="dxa"/>
            <w:tcBorders>
              <w:top w:val="single" w:sz="18" w:space="0" w:color="auto"/>
              <w:bottom w:val="single" w:sz="4" w:space="0" w:color="auto"/>
            </w:tcBorders>
            <w:vAlign w:val="center"/>
          </w:tcPr>
          <w:p w14:paraId="437911D5" w14:textId="77777777" w:rsidR="00A838C9" w:rsidRPr="0097146F" w:rsidRDefault="00A838C9" w:rsidP="00FA6BFC">
            <w:pPr>
              <w:spacing w:line="276" w:lineRule="auto"/>
              <w:jc w:val="center"/>
              <w:rPr>
                <w:b/>
                <w:bCs/>
                <w:color w:val="000000" w:themeColor="text1"/>
              </w:rPr>
            </w:pPr>
            <w:r w:rsidRPr="0097146F">
              <w:rPr>
                <w:b/>
                <w:bCs/>
                <w:color w:val="000000" w:themeColor="text1"/>
              </w:rPr>
              <w:t>p-value</w:t>
            </w:r>
          </w:p>
        </w:tc>
      </w:tr>
      <w:tr w:rsidR="00A838C9" w:rsidRPr="0097146F" w14:paraId="0BF3E4D4" w14:textId="77777777" w:rsidTr="00FA6BFC">
        <w:tc>
          <w:tcPr>
            <w:tcW w:w="1870" w:type="dxa"/>
            <w:tcBorders>
              <w:top w:val="single" w:sz="4" w:space="0" w:color="auto"/>
            </w:tcBorders>
            <w:vAlign w:val="center"/>
          </w:tcPr>
          <w:p w14:paraId="29660933" w14:textId="77777777" w:rsidR="00A838C9" w:rsidRPr="0097146F" w:rsidRDefault="00A838C9" w:rsidP="00FA6BFC">
            <w:pPr>
              <w:spacing w:line="276" w:lineRule="auto"/>
              <w:jc w:val="center"/>
              <w:rPr>
                <w:b/>
                <w:bCs/>
                <w:color w:val="000000" w:themeColor="text1"/>
              </w:rPr>
            </w:pPr>
            <w:r w:rsidRPr="0097146F">
              <w:rPr>
                <w:b/>
                <w:bCs/>
                <w:color w:val="000000" w:themeColor="text1"/>
              </w:rPr>
              <w:t>Group</w:t>
            </w:r>
          </w:p>
        </w:tc>
        <w:tc>
          <w:tcPr>
            <w:tcW w:w="1870" w:type="dxa"/>
            <w:tcBorders>
              <w:top w:val="single" w:sz="4" w:space="0" w:color="auto"/>
            </w:tcBorders>
            <w:vAlign w:val="center"/>
          </w:tcPr>
          <w:p w14:paraId="4A7BB49B" w14:textId="77777777" w:rsidR="00A838C9" w:rsidRPr="0097146F" w:rsidRDefault="00A838C9" w:rsidP="00FA6BFC">
            <w:pPr>
              <w:spacing w:line="276" w:lineRule="auto"/>
              <w:jc w:val="center"/>
              <w:rPr>
                <w:color w:val="000000" w:themeColor="text1"/>
              </w:rPr>
            </w:pPr>
            <w:r w:rsidRPr="0097146F">
              <w:rPr>
                <w:color w:val="000000" w:themeColor="text1"/>
              </w:rPr>
              <w:t>4</w:t>
            </w:r>
          </w:p>
        </w:tc>
        <w:tc>
          <w:tcPr>
            <w:tcW w:w="2067" w:type="dxa"/>
            <w:tcBorders>
              <w:top w:val="single" w:sz="4" w:space="0" w:color="auto"/>
            </w:tcBorders>
            <w:vAlign w:val="center"/>
          </w:tcPr>
          <w:p w14:paraId="06CC784D" w14:textId="77777777" w:rsidR="00A838C9" w:rsidRPr="0097146F" w:rsidRDefault="00A838C9" w:rsidP="00FA6BFC">
            <w:pPr>
              <w:spacing w:line="276" w:lineRule="auto"/>
              <w:jc w:val="center"/>
              <w:rPr>
                <w:color w:val="000000" w:themeColor="text1"/>
              </w:rPr>
            </w:pPr>
            <w:r w:rsidRPr="0097146F">
              <w:rPr>
                <w:color w:val="000000" w:themeColor="text1"/>
              </w:rPr>
              <w:t>32</w:t>
            </w:r>
          </w:p>
        </w:tc>
        <w:tc>
          <w:tcPr>
            <w:tcW w:w="1673" w:type="dxa"/>
            <w:tcBorders>
              <w:top w:val="single" w:sz="4" w:space="0" w:color="auto"/>
            </w:tcBorders>
            <w:vAlign w:val="center"/>
          </w:tcPr>
          <w:p w14:paraId="6D2FDB37" w14:textId="77777777" w:rsidR="00A838C9" w:rsidRPr="0097146F" w:rsidRDefault="00A838C9" w:rsidP="00FA6BFC">
            <w:pPr>
              <w:spacing w:line="276" w:lineRule="auto"/>
              <w:jc w:val="center"/>
              <w:rPr>
                <w:color w:val="000000" w:themeColor="text1"/>
              </w:rPr>
            </w:pPr>
            <w:r w:rsidRPr="0097146F">
              <w:rPr>
                <w:color w:val="000000" w:themeColor="text1"/>
              </w:rPr>
              <w:t>0.16829</w:t>
            </w:r>
          </w:p>
        </w:tc>
        <w:tc>
          <w:tcPr>
            <w:tcW w:w="1870" w:type="dxa"/>
            <w:tcBorders>
              <w:top w:val="single" w:sz="4" w:space="0" w:color="auto"/>
            </w:tcBorders>
            <w:vAlign w:val="center"/>
          </w:tcPr>
          <w:p w14:paraId="5FF9C47D" w14:textId="77777777" w:rsidR="00A838C9" w:rsidRPr="0097146F" w:rsidRDefault="00A838C9" w:rsidP="00FA6BFC">
            <w:pPr>
              <w:spacing w:line="276" w:lineRule="auto"/>
              <w:jc w:val="center"/>
              <w:rPr>
                <w:color w:val="000000" w:themeColor="text1"/>
              </w:rPr>
            </w:pPr>
            <w:r w:rsidRPr="0097146F">
              <w:rPr>
                <w:color w:val="000000" w:themeColor="text1"/>
              </w:rPr>
              <w:t>0.9530</w:t>
            </w:r>
          </w:p>
        </w:tc>
      </w:tr>
      <w:tr w:rsidR="00A838C9" w:rsidRPr="0097146F" w14:paraId="6639E855" w14:textId="77777777" w:rsidTr="00FA6BFC">
        <w:tc>
          <w:tcPr>
            <w:tcW w:w="1870" w:type="dxa"/>
            <w:vAlign w:val="center"/>
          </w:tcPr>
          <w:p w14:paraId="269E3E55" w14:textId="77777777" w:rsidR="00A838C9" w:rsidRPr="0097146F" w:rsidRDefault="00A838C9" w:rsidP="00FA6BFC">
            <w:pPr>
              <w:spacing w:line="276" w:lineRule="auto"/>
              <w:jc w:val="center"/>
              <w:rPr>
                <w:b/>
                <w:bCs/>
                <w:color w:val="000000" w:themeColor="text1"/>
              </w:rPr>
            </w:pPr>
            <w:r w:rsidRPr="0097146F">
              <w:rPr>
                <w:b/>
                <w:bCs/>
                <w:color w:val="000000" w:themeColor="text1"/>
              </w:rPr>
              <w:t>State</w:t>
            </w:r>
          </w:p>
        </w:tc>
        <w:tc>
          <w:tcPr>
            <w:tcW w:w="1870" w:type="dxa"/>
            <w:vAlign w:val="center"/>
          </w:tcPr>
          <w:p w14:paraId="1FCA07E4" w14:textId="77777777" w:rsidR="00A838C9" w:rsidRPr="0097146F" w:rsidRDefault="00A838C9" w:rsidP="00FA6BFC">
            <w:pPr>
              <w:spacing w:line="276" w:lineRule="auto"/>
              <w:jc w:val="center"/>
              <w:rPr>
                <w:color w:val="000000" w:themeColor="text1"/>
              </w:rPr>
            </w:pPr>
            <w:r w:rsidRPr="0097146F">
              <w:rPr>
                <w:color w:val="000000" w:themeColor="text1"/>
              </w:rPr>
              <w:t>1</w:t>
            </w:r>
          </w:p>
        </w:tc>
        <w:tc>
          <w:tcPr>
            <w:tcW w:w="2067" w:type="dxa"/>
            <w:vAlign w:val="center"/>
          </w:tcPr>
          <w:p w14:paraId="249D7478" w14:textId="77777777" w:rsidR="00A838C9" w:rsidRPr="0097146F" w:rsidRDefault="00A838C9" w:rsidP="00FA6BFC">
            <w:pPr>
              <w:spacing w:line="276" w:lineRule="auto"/>
              <w:jc w:val="center"/>
              <w:rPr>
                <w:color w:val="000000" w:themeColor="text1"/>
              </w:rPr>
            </w:pPr>
            <w:r w:rsidRPr="0097146F">
              <w:rPr>
                <w:color w:val="000000" w:themeColor="text1"/>
              </w:rPr>
              <w:t>698</w:t>
            </w:r>
          </w:p>
        </w:tc>
        <w:tc>
          <w:tcPr>
            <w:tcW w:w="1673" w:type="dxa"/>
            <w:vAlign w:val="center"/>
          </w:tcPr>
          <w:p w14:paraId="4789F3BD" w14:textId="77777777" w:rsidR="00A838C9" w:rsidRPr="0097146F" w:rsidRDefault="00A838C9" w:rsidP="00FA6BFC">
            <w:pPr>
              <w:spacing w:line="276" w:lineRule="auto"/>
              <w:jc w:val="center"/>
              <w:rPr>
                <w:color w:val="000000" w:themeColor="text1"/>
              </w:rPr>
            </w:pPr>
            <w:r w:rsidRPr="0097146F">
              <w:rPr>
                <w:color w:val="000000" w:themeColor="text1"/>
              </w:rPr>
              <w:t>27.81099</w:t>
            </w:r>
          </w:p>
        </w:tc>
        <w:tc>
          <w:tcPr>
            <w:tcW w:w="1870" w:type="dxa"/>
            <w:vAlign w:val="center"/>
          </w:tcPr>
          <w:p w14:paraId="125872D4" w14:textId="77777777" w:rsidR="00A838C9" w:rsidRPr="0097146F" w:rsidRDefault="00A838C9" w:rsidP="00FA6BFC">
            <w:pPr>
              <w:spacing w:line="276" w:lineRule="auto"/>
              <w:jc w:val="center"/>
              <w:rPr>
                <w:color w:val="000000" w:themeColor="text1"/>
              </w:rPr>
            </w:pPr>
            <w:r w:rsidRPr="0097146F">
              <w:rPr>
                <w:color w:val="000000" w:themeColor="text1"/>
              </w:rPr>
              <w:t>&lt; 0.0001</w:t>
            </w:r>
          </w:p>
        </w:tc>
      </w:tr>
      <w:tr w:rsidR="00A838C9" w:rsidRPr="0097146F" w14:paraId="43491299" w14:textId="77777777" w:rsidTr="00FA6BFC">
        <w:tc>
          <w:tcPr>
            <w:tcW w:w="1870" w:type="dxa"/>
            <w:tcBorders>
              <w:bottom w:val="single" w:sz="18" w:space="0" w:color="auto"/>
            </w:tcBorders>
            <w:vAlign w:val="center"/>
          </w:tcPr>
          <w:p w14:paraId="5693035B" w14:textId="77777777" w:rsidR="00A838C9" w:rsidRPr="0097146F" w:rsidRDefault="00A838C9" w:rsidP="00FA6BFC">
            <w:pPr>
              <w:spacing w:line="276" w:lineRule="auto"/>
              <w:jc w:val="center"/>
              <w:rPr>
                <w:b/>
                <w:bCs/>
                <w:color w:val="000000" w:themeColor="text1"/>
              </w:rPr>
            </w:pPr>
            <w:r w:rsidRPr="0097146F">
              <w:rPr>
                <w:b/>
                <w:bCs/>
                <w:color w:val="000000" w:themeColor="text1"/>
              </w:rPr>
              <w:t>Group x State</w:t>
            </w:r>
          </w:p>
        </w:tc>
        <w:tc>
          <w:tcPr>
            <w:tcW w:w="1870" w:type="dxa"/>
            <w:tcBorders>
              <w:bottom w:val="single" w:sz="18" w:space="0" w:color="auto"/>
            </w:tcBorders>
            <w:vAlign w:val="center"/>
          </w:tcPr>
          <w:p w14:paraId="60F4AB46" w14:textId="77777777" w:rsidR="00A838C9" w:rsidRPr="0097146F" w:rsidRDefault="00A838C9" w:rsidP="00FA6BFC">
            <w:pPr>
              <w:spacing w:line="276" w:lineRule="auto"/>
              <w:jc w:val="center"/>
              <w:rPr>
                <w:color w:val="000000" w:themeColor="text1"/>
              </w:rPr>
            </w:pPr>
            <w:r w:rsidRPr="0097146F">
              <w:rPr>
                <w:color w:val="000000" w:themeColor="text1"/>
              </w:rPr>
              <w:t>4</w:t>
            </w:r>
          </w:p>
        </w:tc>
        <w:tc>
          <w:tcPr>
            <w:tcW w:w="2067" w:type="dxa"/>
            <w:tcBorders>
              <w:bottom w:val="single" w:sz="18" w:space="0" w:color="auto"/>
            </w:tcBorders>
            <w:vAlign w:val="center"/>
          </w:tcPr>
          <w:p w14:paraId="255B87E1" w14:textId="77777777" w:rsidR="00A838C9" w:rsidRPr="0097146F" w:rsidRDefault="00A838C9" w:rsidP="00FA6BFC">
            <w:pPr>
              <w:spacing w:line="276" w:lineRule="auto"/>
              <w:jc w:val="center"/>
              <w:rPr>
                <w:color w:val="000000" w:themeColor="text1"/>
              </w:rPr>
            </w:pPr>
            <w:r w:rsidRPr="0097146F">
              <w:rPr>
                <w:color w:val="000000" w:themeColor="text1"/>
              </w:rPr>
              <w:t>698</w:t>
            </w:r>
          </w:p>
        </w:tc>
        <w:tc>
          <w:tcPr>
            <w:tcW w:w="1673" w:type="dxa"/>
            <w:tcBorders>
              <w:bottom w:val="single" w:sz="18" w:space="0" w:color="auto"/>
            </w:tcBorders>
            <w:vAlign w:val="center"/>
          </w:tcPr>
          <w:p w14:paraId="43788859" w14:textId="77777777" w:rsidR="00A838C9" w:rsidRPr="0097146F" w:rsidRDefault="00A838C9" w:rsidP="00FA6BFC">
            <w:pPr>
              <w:spacing w:line="276" w:lineRule="auto"/>
              <w:jc w:val="center"/>
              <w:rPr>
                <w:color w:val="000000" w:themeColor="text1"/>
              </w:rPr>
            </w:pPr>
            <w:r w:rsidRPr="0097146F">
              <w:rPr>
                <w:color w:val="000000" w:themeColor="text1"/>
              </w:rPr>
              <w:t>2.22751</w:t>
            </w:r>
          </w:p>
        </w:tc>
        <w:tc>
          <w:tcPr>
            <w:tcW w:w="1870" w:type="dxa"/>
            <w:tcBorders>
              <w:bottom w:val="single" w:sz="18" w:space="0" w:color="auto"/>
            </w:tcBorders>
            <w:vAlign w:val="center"/>
          </w:tcPr>
          <w:p w14:paraId="02138E5C" w14:textId="77777777" w:rsidR="00A838C9" w:rsidRPr="0097146F" w:rsidRDefault="00A838C9" w:rsidP="00FA6BFC">
            <w:pPr>
              <w:spacing w:line="276" w:lineRule="auto"/>
              <w:jc w:val="center"/>
              <w:rPr>
                <w:color w:val="000000" w:themeColor="text1"/>
              </w:rPr>
            </w:pPr>
            <w:r w:rsidRPr="0097146F">
              <w:rPr>
                <w:color w:val="000000" w:themeColor="text1"/>
              </w:rPr>
              <w:t>0.0645</w:t>
            </w:r>
          </w:p>
        </w:tc>
      </w:tr>
    </w:tbl>
    <w:p w14:paraId="655B53BF" w14:textId="77777777" w:rsidR="00A838C9" w:rsidRPr="0097146F" w:rsidRDefault="00A838C9" w:rsidP="00A838C9">
      <w:pPr>
        <w:ind w:firstLine="720"/>
        <w:rPr>
          <w:color w:val="000000" w:themeColor="text1"/>
        </w:rPr>
      </w:pPr>
    </w:p>
    <w:p w14:paraId="7BA8A0E6" w14:textId="77777777" w:rsidR="00A838C9" w:rsidRPr="0097146F" w:rsidRDefault="00A838C9" w:rsidP="00A838C9">
      <w:pPr>
        <w:pStyle w:val="Caption"/>
        <w:rPr>
          <w:rFonts w:ascii="Times New Roman" w:hAnsi="Times New Roman" w:cs="Times New Roman"/>
          <w:b/>
          <w:bCs/>
          <w:i w:val="0"/>
          <w:iCs w:val="0"/>
          <w:color w:val="000000" w:themeColor="text1"/>
          <w:sz w:val="24"/>
          <w:szCs w:val="24"/>
        </w:rPr>
      </w:pPr>
    </w:p>
    <w:p w14:paraId="0F318195" w14:textId="77777777" w:rsidR="00A838C9" w:rsidRPr="0097146F" w:rsidRDefault="00A838C9" w:rsidP="00A838C9">
      <w:pPr>
        <w:pStyle w:val="Caption"/>
        <w:rPr>
          <w:rFonts w:ascii="Times New Roman" w:hAnsi="Times New Roman" w:cs="Times New Roman"/>
          <w:i w:val="0"/>
          <w:iCs w:val="0"/>
          <w:color w:val="000000" w:themeColor="text1"/>
          <w:sz w:val="24"/>
          <w:szCs w:val="24"/>
        </w:rPr>
      </w:pPr>
      <w:bookmarkStart w:id="46" w:name="_Toc227760261"/>
      <w:r w:rsidRPr="0097146F">
        <w:rPr>
          <w:rFonts w:ascii="Times New Roman" w:hAnsi="Times New Roman" w:cs="Times New Roman"/>
          <w:b/>
          <w:bCs/>
          <w:i w:val="0"/>
          <w:iCs w:val="0"/>
          <w:color w:val="000000" w:themeColor="text1"/>
          <w:sz w:val="24"/>
          <w:szCs w:val="24"/>
        </w:rPr>
        <w:t xml:space="preserve">Table </w:t>
      </w:r>
      <w:r w:rsidRPr="0097146F">
        <w:rPr>
          <w:rFonts w:ascii="Times New Roman" w:hAnsi="Times New Roman" w:cs="Times New Roman"/>
          <w:b/>
          <w:bCs/>
          <w:i w:val="0"/>
          <w:iCs w:val="0"/>
          <w:color w:val="000000" w:themeColor="text1"/>
          <w:sz w:val="24"/>
          <w:szCs w:val="24"/>
        </w:rPr>
        <w:fldChar w:fldCharType="begin"/>
      </w:r>
      <w:r w:rsidRPr="0097146F">
        <w:rPr>
          <w:rFonts w:ascii="Times New Roman" w:hAnsi="Times New Roman" w:cs="Times New Roman"/>
          <w:b/>
          <w:bCs/>
          <w:i w:val="0"/>
          <w:iCs w:val="0"/>
          <w:color w:val="000000" w:themeColor="text1"/>
          <w:sz w:val="24"/>
          <w:szCs w:val="24"/>
        </w:rPr>
        <w:instrText xml:space="preserve"> SEQ Table \* ARABIC </w:instrText>
      </w:r>
      <w:r w:rsidRPr="0097146F">
        <w:rPr>
          <w:rFonts w:ascii="Times New Roman" w:hAnsi="Times New Roman" w:cs="Times New Roman"/>
          <w:b/>
          <w:bCs/>
          <w:i w:val="0"/>
          <w:iCs w:val="0"/>
          <w:color w:val="000000" w:themeColor="text1"/>
          <w:sz w:val="24"/>
          <w:szCs w:val="24"/>
        </w:rPr>
        <w:fldChar w:fldCharType="separate"/>
      </w:r>
      <w:r w:rsidRPr="0097146F">
        <w:rPr>
          <w:rFonts w:ascii="Times New Roman" w:hAnsi="Times New Roman" w:cs="Times New Roman"/>
          <w:b/>
          <w:bCs/>
          <w:i w:val="0"/>
          <w:iCs w:val="0"/>
          <w:noProof/>
          <w:color w:val="000000" w:themeColor="text1"/>
          <w:sz w:val="24"/>
          <w:szCs w:val="24"/>
        </w:rPr>
        <w:t>4</w:t>
      </w:r>
      <w:r w:rsidRPr="0097146F">
        <w:rPr>
          <w:rFonts w:ascii="Times New Roman" w:hAnsi="Times New Roman" w:cs="Times New Roman"/>
          <w:b/>
          <w:bCs/>
          <w:i w:val="0"/>
          <w:iCs w:val="0"/>
          <w:color w:val="000000" w:themeColor="text1"/>
          <w:sz w:val="24"/>
          <w:szCs w:val="24"/>
        </w:rPr>
        <w:fldChar w:fldCharType="end"/>
      </w:r>
      <w:r w:rsidRPr="0097146F">
        <w:rPr>
          <w:rFonts w:ascii="Times New Roman" w:hAnsi="Times New Roman" w:cs="Times New Roman"/>
          <w:b/>
          <w:bCs/>
          <w:i w:val="0"/>
          <w:iCs w:val="0"/>
          <w:color w:val="000000" w:themeColor="text1"/>
          <w:sz w:val="24"/>
          <w:szCs w:val="24"/>
        </w:rPr>
        <w:t>. Acute stress produces a decrease in action potential (AP) frequency following high frequency stimulation (HFS).</w:t>
      </w:r>
      <w:r w:rsidRPr="0097146F">
        <w:rPr>
          <w:rFonts w:ascii="Times New Roman" w:hAnsi="Times New Roman" w:cs="Times New Roman"/>
          <w:i w:val="0"/>
          <w:iCs w:val="0"/>
          <w:color w:val="000000" w:themeColor="text1"/>
          <w:sz w:val="24"/>
          <w:szCs w:val="24"/>
        </w:rPr>
        <w:t xml:space="preserve"> Within-group effects of state (baseline vs post-HFS) on AP frequency from group-specific linear mixed-effect models, evaluated for significance at α = 0.05.</w:t>
      </w:r>
      <w:bookmarkEnd w:id="46"/>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4"/>
        <w:gridCol w:w="1756"/>
        <w:gridCol w:w="1956"/>
        <w:gridCol w:w="1547"/>
        <w:gridCol w:w="1646"/>
      </w:tblGrid>
      <w:tr w:rsidR="00A838C9" w:rsidRPr="0097146F" w14:paraId="5B2A8F60" w14:textId="77777777" w:rsidTr="00FA6BFC">
        <w:tc>
          <w:tcPr>
            <w:tcW w:w="1870" w:type="dxa"/>
            <w:tcBorders>
              <w:top w:val="single" w:sz="18" w:space="0" w:color="auto"/>
              <w:bottom w:val="single" w:sz="4" w:space="0" w:color="auto"/>
            </w:tcBorders>
            <w:vAlign w:val="center"/>
          </w:tcPr>
          <w:p w14:paraId="7944E580" w14:textId="77777777" w:rsidR="00A838C9" w:rsidRPr="0097146F" w:rsidRDefault="00A838C9" w:rsidP="00FA6BFC">
            <w:pPr>
              <w:spacing w:line="276" w:lineRule="auto"/>
              <w:jc w:val="center"/>
              <w:rPr>
                <w:b/>
                <w:bCs/>
                <w:color w:val="000000" w:themeColor="text1"/>
              </w:rPr>
            </w:pPr>
            <w:r w:rsidRPr="0097146F">
              <w:rPr>
                <w:b/>
                <w:bCs/>
                <w:color w:val="000000" w:themeColor="text1"/>
              </w:rPr>
              <w:t>Group</w:t>
            </w:r>
          </w:p>
        </w:tc>
        <w:tc>
          <w:tcPr>
            <w:tcW w:w="1870" w:type="dxa"/>
            <w:tcBorders>
              <w:top w:val="single" w:sz="18" w:space="0" w:color="auto"/>
              <w:bottom w:val="single" w:sz="4" w:space="0" w:color="auto"/>
            </w:tcBorders>
            <w:vAlign w:val="center"/>
          </w:tcPr>
          <w:p w14:paraId="63255E6D" w14:textId="77777777" w:rsidR="00A838C9" w:rsidRPr="0097146F" w:rsidRDefault="00A838C9" w:rsidP="00FA6BFC">
            <w:pPr>
              <w:spacing w:line="276" w:lineRule="auto"/>
              <w:jc w:val="center"/>
              <w:rPr>
                <w:b/>
                <w:bCs/>
                <w:color w:val="000000" w:themeColor="text1"/>
              </w:rPr>
            </w:pPr>
            <w:r w:rsidRPr="0097146F">
              <w:rPr>
                <w:b/>
                <w:bCs/>
                <w:color w:val="000000" w:themeColor="text1"/>
              </w:rPr>
              <w:t>Numerator DF</w:t>
            </w:r>
          </w:p>
        </w:tc>
        <w:tc>
          <w:tcPr>
            <w:tcW w:w="2067" w:type="dxa"/>
            <w:tcBorders>
              <w:top w:val="single" w:sz="18" w:space="0" w:color="auto"/>
              <w:bottom w:val="single" w:sz="4" w:space="0" w:color="auto"/>
            </w:tcBorders>
            <w:vAlign w:val="center"/>
          </w:tcPr>
          <w:p w14:paraId="2BA47043" w14:textId="77777777" w:rsidR="00A838C9" w:rsidRPr="0097146F" w:rsidRDefault="00A838C9" w:rsidP="00FA6BFC">
            <w:pPr>
              <w:spacing w:line="276" w:lineRule="auto"/>
              <w:jc w:val="center"/>
              <w:rPr>
                <w:b/>
                <w:bCs/>
                <w:color w:val="000000" w:themeColor="text1"/>
              </w:rPr>
            </w:pPr>
            <w:r w:rsidRPr="0097146F">
              <w:rPr>
                <w:b/>
                <w:bCs/>
                <w:color w:val="000000" w:themeColor="text1"/>
              </w:rPr>
              <w:t>Denominator DF</w:t>
            </w:r>
          </w:p>
        </w:tc>
        <w:tc>
          <w:tcPr>
            <w:tcW w:w="1673" w:type="dxa"/>
            <w:tcBorders>
              <w:top w:val="single" w:sz="18" w:space="0" w:color="auto"/>
              <w:bottom w:val="single" w:sz="4" w:space="0" w:color="auto"/>
            </w:tcBorders>
            <w:vAlign w:val="center"/>
          </w:tcPr>
          <w:p w14:paraId="5E738D0F" w14:textId="77777777" w:rsidR="00A838C9" w:rsidRPr="0097146F" w:rsidRDefault="00A838C9" w:rsidP="00FA6BFC">
            <w:pPr>
              <w:spacing w:line="276" w:lineRule="auto"/>
              <w:jc w:val="center"/>
              <w:rPr>
                <w:b/>
                <w:bCs/>
                <w:color w:val="000000" w:themeColor="text1"/>
              </w:rPr>
            </w:pPr>
            <w:r w:rsidRPr="0097146F">
              <w:rPr>
                <w:b/>
                <w:bCs/>
                <w:color w:val="000000" w:themeColor="text1"/>
              </w:rPr>
              <w:t>F-value</w:t>
            </w:r>
          </w:p>
        </w:tc>
        <w:tc>
          <w:tcPr>
            <w:tcW w:w="1870" w:type="dxa"/>
            <w:tcBorders>
              <w:top w:val="single" w:sz="18" w:space="0" w:color="auto"/>
              <w:bottom w:val="single" w:sz="4" w:space="0" w:color="auto"/>
            </w:tcBorders>
            <w:vAlign w:val="center"/>
          </w:tcPr>
          <w:p w14:paraId="11F766AC" w14:textId="77777777" w:rsidR="00A838C9" w:rsidRPr="0097146F" w:rsidRDefault="00A838C9" w:rsidP="00FA6BFC">
            <w:pPr>
              <w:spacing w:line="276" w:lineRule="auto"/>
              <w:jc w:val="center"/>
              <w:rPr>
                <w:b/>
                <w:bCs/>
                <w:color w:val="000000" w:themeColor="text1"/>
              </w:rPr>
            </w:pPr>
            <w:r w:rsidRPr="0097146F">
              <w:rPr>
                <w:b/>
                <w:bCs/>
                <w:color w:val="000000" w:themeColor="text1"/>
              </w:rPr>
              <w:t>p-value</w:t>
            </w:r>
          </w:p>
        </w:tc>
      </w:tr>
      <w:tr w:rsidR="00A838C9" w:rsidRPr="0097146F" w14:paraId="65467E8F" w14:textId="77777777" w:rsidTr="00FA6BFC">
        <w:tc>
          <w:tcPr>
            <w:tcW w:w="1870" w:type="dxa"/>
            <w:tcBorders>
              <w:top w:val="single" w:sz="4" w:space="0" w:color="auto"/>
            </w:tcBorders>
            <w:vAlign w:val="center"/>
          </w:tcPr>
          <w:p w14:paraId="0ACB4D3D" w14:textId="77777777" w:rsidR="00A838C9" w:rsidRPr="0097146F" w:rsidRDefault="00A838C9" w:rsidP="00FA6BFC">
            <w:pPr>
              <w:spacing w:line="276" w:lineRule="auto"/>
              <w:jc w:val="center"/>
              <w:rPr>
                <w:b/>
                <w:bCs/>
                <w:color w:val="000000" w:themeColor="text1"/>
              </w:rPr>
            </w:pPr>
            <w:r w:rsidRPr="0097146F">
              <w:rPr>
                <w:b/>
                <w:bCs/>
                <w:color w:val="000000" w:themeColor="text1"/>
              </w:rPr>
              <w:t>Naive</w:t>
            </w:r>
          </w:p>
        </w:tc>
        <w:tc>
          <w:tcPr>
            <w:tcW w:w="1870" w:type="dxa"/>
            <w:tcBorders>
              <w:top w:val="single" w:sz="4" w:space="0" w:color="auto"/>
            </w:tcBorders>
            <w:vAlign w:val="center"/>
          </w:tcPr>
          <w:p w14:paraId="345EDE33" w14:textId="77777777" w:rsidR="00A838C9" w:rsidRPr="0097146F" w:rsidRDefault="00A838C9" w:rsidP="00FA6BFC">
            <w:pPr>
              <w:spacing w:line="276" w:lineRule="auto"/>
              <w:jc w:val="center"/>
              <w:rPr>
                <w:color w:val="000000" w:themeColor="text1"/>
              </w:rPr>
            </w:pPr>
            <w:r w:rsidRPr="0097146F">
              <w:rPr>
                <w:color w:val="000000" w:themeColor="text1"/>
              </w:rPr>
              <w:t>1</w:t>
            </w:r>
          </w:p>
        </w:tc>
        <w:tc>
          <w:tcPr>
            <w:tcW w:w="2067" w:type="dxa"/>
            <w:tcBorders>
              <w:top w:val="single" w:sz="4" w:space="0" w:color="auto"/>
            </w:tcBorders>
            <w:vAlign w:val="center"/>
          </w:tcPr>
          <w:p w14:paraId="367F177B" w14:textId="77777777" w:rsidR="00A838C9" w:rsidRPr="0097146F" w:rsidRDefault="00A838C9" w:rsidP="00FA6BFC">
            <w:pPr>
              <w:spacing w:line="276" w:lineRule="auto"/>
              <w:jc w:val="center"/>
              <w:rPr>
                <w:color w:val="000000" w:themeColor="text1"/>
              </w:rPr>
            </w:pPr>
            <w:r w:rsidRPr="0097146F">
              <w:rPr>
                <w:color w:val="000000" w:themeColor="text1"/>
              </w:rPr>
              <w:t>56</w:t>
            </w:r>
          </w:p>
        </w:tc>
        <w:tc>
          <w:tcPr>
            <w:tcW w:w="1673" w:type="dxa"/>
            <w:tcBorders>
              <w:top w:val="single" w:sz="4" w:space="0" w:color="auto"/>
            </w:tcBorders>
            <w:vAlign w:val="center"/>
          </w:tcPr>
          <w:p w14:paraId="44B49210" w14:textId="77777777" w:rsidR="00A838C9" w:rsidRPr="0097146F" w:rsidRDefault="00A838C9" w:rsidP="00FA6BFC">
            <w:pPr>
              <w:spacing w:line="276" w:lineRule="auto"/>
              <w:jc w:val="center"/>
              <w:rPr>
                <w:color w:val="000000" w:themeColor="text1"/>
              </w:rPr>
            </w:pPr>
            <w:r w:rsidRPr="0097146F">
              <w:rPr>
                <w:color w:val="000000" w:themeColor="text1"/>
              </w:rPr>
              <w:t>2.074709</w:t>
            </w:r>
          </w:p>
        </w:tc>
        <w:tc>
          <w:tcPr>
            <w:tcW w:w="1870" w:type="dxa"/>
            <w:tcBorders>
              <w:top w:val="single" w:sz="4" w:space="0" w:color="auto"/>
            </w:tcBorders>
            <w:vAlign w:val="center"/>
          </w:tcPr>
          <w:p w14:paraId="5E545B7C" w14:textId="77777777" w:rsidR="00A838C9" w:rsidRPr="0097146F" w:rsidRDefault="00A838C9" w:rsidP="00FA6BFC">
            <w:pPr>
              <w:spacing w:line="276" w:lineRule="auto"/>
              <w:jc w:val="center"/>
              <w:rPr>
                <w:color w:val="000000" w:themeColor="text1"/>
              </w:rPr>
            </w:pPr>
            <w:r w:rsidRPr="0097146F">
              <w:rPr>
                <w:color w:val="000000" w:themeColor="text1"/>
              </w:rPr>
              <w:t>0.1553</w:t>
            </w:r>
          </w:p>
        </w:tc>
      </w:tr>
      <w:tr w:rsidR="00A838C9" w:rsidRPr="0097146F" w14:paraId="74A784CD" w14:textId="77777777" w:rsidTr="00FA6BFC">
        <w:tc>
          <w:tcPr>
            <w:tcW w:w="1870" w:type="dxa"/>
            <w:vAlign w:val="center"/>
          </w:tcPr>
          <w:p w14:paraId="5C721DF9" w14:textId="77777777" w:rsidR="00A838C9" w:rsidRPr="0097146F" w:rsidRDefault="00A838C9" w:rsidP="00FA6BFC">
            <w:pPr>
              <w:spacing w:line="276" w:lineRule="auto"/>
              <w:jc w:val="center"/>
              <w:rPr>
                <w:b/>
                <w:bCs/>
                <w:color w:val="000000" w:themeColor="text1"/>
              </w:rPr>
            </w:pPr>
            <w:r w:rsidRPr="0097146F">
              <w:rPr>
                <w:b/>
                <w:bCs/>
                <w:color w:val="000000" w:themeColor="text1"/>
              </w:rPr>
              <w:t>Acute</w:t>
            </w:r>
          </w:p>
        </w:tc>
        <w:tc>
          <w:tcPr>
            <w:tcW w:w="1870" w:type="dxa"/>
            <w:vAlign w:val="center"/>
          </w:tcPr>
          <w:p w14:paraId="20F4B41F" w14:textId="77777777" w:rsidR="00A838C9" w:rsidRPr="0097146F" w:rsidRDefault="00A838C9" w:rsidP="00FA6BFC">
            <w:pPr>
              <w:spacing w:line="276" w:lineRule="auto"/>
              <w:jc w:val="center"/>
              <w:rPr>
                <w:color w:val="000000" w:themeColor="text1"/>
              </w:rPr>
            </w:pPr>
            <w:r w:rsidRPr="0097146F">
              <w:rPr>
                <w:color w:val="000000" w:themeColor="text1"/>
              </w:rPr>
              <w:t>1</w:t>
            </w:r>
          </w:p>
        </w:tc>
        <w:tc>
          <w:tcPr>
            <w:tcW w:w="2067" w:type="dxa"/>
            <w:vAlign w:val="center"/>
          </w:tcPr>
          <w:p w14:paraId="66AEDADB" w14:textId="77777777" w:rsidR="00A838C9" w:rsidRPr="0097146F" w:rsidRDefault="00A838C9" w:rsidP="00FA6BFC">
            <w:pPr>
              <w:spacing w:line="276" w:lineRule="auto"/>
              <w:jc w:val="center"/>
              <w:rPr>
                <w:color w:val="000000" w:themeColor="text1"/>
              </w:rPr>
            </w:pPr>
            <w:r w:rsidRPr="0097146F">
              <w:rPr>
                <w:color w:val="000000" w:themeColor="text1"/>
              </w:rPr>
              <w:t>151</w:t>
            </w:r>
          </w:p>
        </w:tc>
        <w:tc>
          <w:tcPr>
            <w:tcW w:w="1673" w:type="dxa"/>
            <w:vAlign w:val="center"/>
          </w:tcPr>
          <w:p w14:paraId="5D0EFC57" w14:textId="77777777" w:rsidR="00A838C9" w:rsidRPr="0097146F" w:rsidRDefault="00A838C9" w:rsidP="00FA6BFC">
            <w:pPr>
              <w:spacing w:line="276" w:lineRule="auto"/>
              <w:jc w:val="center"/>
              <w:rPr>
                <w:color w:val="000000" w:themeColor="text1"/>
              </w:rPr>
            </w:pPr>
            <w:r w:rsidRPr="0097146F">
              <w:rPr>
                <w:color w:val="000000" w:themeColor="text1"/>
              </w:rPr>
              <w:t>22.10576</w:t>
            </w:r>
          </w:p>
        </w:tc>
        <w:tc>
          <w:tcPr>
            <w:tcW w:w="1870" w:type="dxa"/>
            <w:vAlign w:val="center"/>
          </w:tcPr>
          <w:p w14:paraId="22F38E51" w14:textId="77777777" w:rsidR="00A838C9" w:rsidRPr="0097146F" w:rsidRDefault="00A838C9" w:rsidP="00FA6BFC">
            <w:pPr>
              <w:spacing w:line="276" w:lineRule="auto"/>
              <w:jc w:val="center"/>
              <w:rPr>
                <w:color w:val="000000" w:themeColor="text1"/>
              </w:rPr>
            </w:pPr>
            <w:r w:rsidRPr="0097146F">
              <w:rPr>
                <w:color w:val="000000" w:themeColor="text1"/>
              </w:rPr>
              <w:t>&lt; 0.0001</w:t>
            </w:r>
          </w:p>
        </w:tc>
      </w:tr>
      <w:tr w:rsidR="00A838C9" w:rsidRPr="0097146F" w14:paraId="2627A372" w14:textId="77777777" w:rsidTr="00FA6BFC">
        <w:tc>
          <w:tcPr>
            <w:tcW w:w="1870" w:type="dxa"/>
            <w:vAlign w:val="center"/>
          </w:tcPr>
          <w:p w14:paraId="599EA255" w14:textId="77777777" w:rsidR="00A838C9" w:rsidRPr="0097146F" w:rsidRDefault="00A838C9" w:rsidP="00FA6BFC">
            <w:pPr>
              <w:spacing w:line="276" w:lineRule="auto"/>
              <w:jc w:val="center"/>
              <w:rPr>
                <w:b/>
                <w:bCs/>
                <w:color w:val="000000" w:themeColor="text1"/>
              </w:rPr>
            </w:pPr>
            <w:r w:rsidRPr="0097146F">
              <w:rPr>
                <w:b/>
                <w:bCs/>
                <w:color w:val="000000" w:themeColor="text1"/>
              </w:rPr>
              <w:t>Acute with AM251</w:t>
            </w:r>
          </w:p>
        </w:tc>
        <w:tc>
          <w:tcPr>
            <w:tcW w:w="1870" w:type="dxa"/>
            <w:vAlign w:val="center"/>
          </w:tcPr>
          <w:p w14:paraId="35C68C71" w14:textId="77777777" w:rsidR="00A838C9" w:rsidRPr="0097146F" w:rsidRDefault="00A838C9" w:rsidP="00FA6BFC">
            <w:pPr>
              <w:spacing w:line="276" w:lineRule="auto"/>
              <w:jc w:val="center"/>
              <w:rPr>
                <w:color w:val="000000" w:themeColor="text1"/>
              </w:rPr>
            </w:pPr>
            <w:r w:rsidRPr="0097146F">
              <w:rPr>
                <w:color w:val="000000" w:themeColor="text1"/>
              </w:rPr>
              <w:t>1</w:t>
            </w:r>
          </w:p>
        </w:tc>
        <w:tc>
          <w:tcPr>
            <w:tcW w:w="2067" w:type="dxa"/>
            <w:vAlign w:val="center"/>
          </w:tcPr>
          <w:p w14:paraId="1D06A4AB" w14:textId="77777777" w:rsidR="00A838C9" w:rsidRPr="0097146F" w:rsidRDefault="00A838C9" w:rsidP="00FA6BFC">
            <w:pPr>
              <w:spacing w:line="276" w:lineRule="auto"/>
              <w:jc w:val="center"/>
              <w:rPr>
                <w:color w:val="000000" w:themeColor="text1"/>
              </w:rPr>
            </w:pPr>
            <w:r w:rsidRPr="0097146F">
              <w:rPr>
                <w:color w:val="000000" w:themeColor="text1"/>
              </w:rPr>
              <w:t>189</w:t>
            </w:r>
          </w:p>
        </w:tc>
        <w:tc>
          <w:tcPr>
            <w:tcW w:w="1673" w:type="dxa"/>
            <w:vAlign w:val="center"/>
          </w:tcPr>
          <w:p w14:paraId="22E7F0E4" w14:textId="77777777" w:rsidR="00A838C9" w:rsidRPr="0097146F" w:rsidRDefault="00A838C9" w:rsidP="00FA6BFC">
            <w:pPr>
              <w:spacing w:line="276" w:lineRule="auto"/>
              <w:jc w:val="center"/>
              <w:rPr>
                <w:color w:val="000000" w:themeColor="text1"/>
              </w:rPr>
            </w:pPr>
            <w:r w:rsidRPr="0097146F">
              <w:rPr>
                <w:color w:val="000000" w:themeColor="text1"/>
              </w:rPr>
              <w:t>1.485248</w:t>
            </w:r>
          </w:p>
        </w:tc>
        <w:tc>
          <w:tcPr>
            <w:tcW w:w="1870" w:type="dxa"/>
            <w:vAlign w:val="center"/>
          </w:tcPr>
          <w:p w14:paraId="37111A38" w14:textId="77777777" w:rsidR="00A838C9" w:rsidRPr="0097146F" w:rsidRDefault="00A838C9" w:rsidP="00FA6BFC">
            <w:pPr>
              <w:spacing w:line="276" w:lineRule="auto"/>
              <w:jc w:val="center"/>
              <w:rPr>
                <w:color w:val="000000" w:themeColor="text1"/>
              </w:rPr>
            </w:pPr>
            <w:r w:rsidRPr="0097146F">
              <w:rPr>
                <w:color w:val="000000" w:themeColor="text1"/>
              </w:rPr>
              <w:t>0.2245</w:t>
            </w:r>
          </w:p>
        </w:tc>
      </w:tr>
      <w:tr w:rsidR="00A838C9" w:rsidRPr="0097146F" w14:paraId="657CD293" w14:textId="77777777" w:rsidTr="00FA6BFC">
        <w:tc>
          <w:tcPr>
            <w:tcW w:w="1870" w:type="dxa"/>
            <w:tcBorders>
              <w:bottom w:val="single" w:sz="18" w:space="0" w:color="auto"/>
            </w:tcBorders>
            <w:vAlign w:val="center"/>
          </w:tcPr>
          <w:p w14:paraId="59B622BB" w14:textId="77777777" w:rsidR="00A838C9" w:rsidRPr="0097146F" w:rsidRDefault="00A838C9" w:rsidP="00FA6BFC">
            <w:pPr>
              <w:spacing w:line="276" w:lineRule="auto"/>
              <w:jc w:val="center"/>
              <w:rPr>
                <w:b/>
                <w:bCs/>
                <w:color w:val="000000" w:themeColor="text1"/>
              </w:rPr>
            </w:pPr>
            <w:r w:rsidRPr="0097146F">
              <w:rPr>
                <w:b/>
                <w:bCs/>
                <w:color w:val="000000" w:themeColor="text1"/>
              </w:rPr>
              <w:t>Repeated</w:t>
            </w:r>
          </w:p>
        </w:tc>
        <w:tc>
          <w:tcPr>
            <w:tcW w:w="1870" w:type="dxa"/>
            <w:tcBorders>
              <w:bottom w:val="single" w:sz="18" w:space="0" w:color="auto"/>
            </w:tcBorders>
            <w:vAlign w:val="center"/>
          </w:tcPr>
          <w:p w14:paraId="3B5F435D" w14:textId="77777777" w:rsidR="00A838C9" w:rsidRPr="0097146F" w:rsidRDefault="00A838C9" w:rsidP="00FA6BFC">
            <w:pPr>
              <w:spacing w:line="276" w:lineRule="auto"/>
              <w:jc w:val="center"/>
              <w:rPr>
                <w:color w:val="000000" w:themeColor="text1"/>
              </w:rPr>
            </w:pPr>
            <w:r w:rsidRPr="0097146F">
              <w:rPr>
                <w:color w:val="000000" w:themeColor="text1"/>
              </w:rPr>
              <w:t>1</w:t>
            </w:r>
          </w:p>
        </w:tc>
        <w:tc>
          <w:tcPr>
            <w:tcW w:w="2067" w:type="dxa"/>
            <w:tcBorders>
              <w:bottom w:val="single" w:sz="18" w:space="0" w:color="auto"/>
            </w:tcBorders>
            <w:vAlign w:val="center"/>
          </w:tcPr>
          <w:p w14:paraId="50A8220C" w14:textId="77777777" w:rsidR="00A838C9" w:rsidRPr="0097146F" w:rsidRDefault="00A838C9" w:rsidP="00FA6BFC">
            <w:pPr>
              <w:spacing w:line="276" w:lineRule="auto"/>
              <w:jc w:val="center"/>
              <w:rPr>
                <w:color w:val="000000" w:themeColor="text1"/>
              </w:rPr>
            </w:pPr>
            <w:r w:rsidRPr="0097146F">
              <w:rPr>
                <w:color w:val="000000" w:themeColor="text1"/>
              </w:rPr>
              <w:t>170</w:t>
            </w:r>
          </w:p>
        </w:tc>
        <w:tc>
          <w:tcPr>
            <w:tcW w:w="1673" w:type="dxa"/>
            <w:tcBorders>
              <w:bottom w:val="single" w:sz="18" w:space="0" w:color="auto"/>
            </w:tcBorders>
            <w:vAlign w:val="center"/>
          </w:tcPr>
          <w:p w14:paraId="5D2F0957" w14:textId="77777777" w:rsidR="00A838C9" w:rsidRPr="0097146F" w:rsidRDefault="00A838C9" w:rsidP="00FA6BFC">
            <w:pPr>
              <w:spacing w:line="276" w:lineRule="auto"/>
              <w:jc w:val="center"/>
              <w:rPr>
                <w:color w:val="000000" w:themeColor="text1"/>
              </w:rPr>
            </w:pPr>
            <w:r w:rsidRPr="0097146F">
              <w:rPr>
                <w:color w:val="000000" w:themeColor="text1"/>
              </w:rPr>
              <w:t>2.446259</w:t>
            </w:r>
          </w:p>
        </w:tc>
        <w:tc>
          <w:tcPr>
            <w:tcW w:w="1870" w:type="dxa"/>
            <w:tcBorders>
              <w:bottom w:val="single" w:sz="18" w:space="0" w:color="auto"/>
            </w:tcBorders>
            <w:vAlign w:val="center"/>
          </w:tcPr>
          <w:p w14:paraId="7086266B" w14:textId="77777777" w:rsidR="00A838C9" w:rsidRPr="0097146F" w:rsidRDefault="00A838C9" w:rsidP="00FA6BFC">
            <w:pPr>
              <w:spacing w:line="276" w:lineRule="auto"/>
              <w:jc w:val="center"/>
              <w:rPr>
                <w:color w:val="000000" w:themeColor="text1"/>
              </w:rPr>
            </w:pPr>
            <w:r w:rsidRPr="0097146F">
              <w:rPr>
                <w:color w:val="000000" w:themeColor="text1"/>
              </w:rPr>
              <w:t>0.1197</w:t>
            </w:r>
          </w:p>
        </w:tc>
      </w:tr>
    </w:tbl>
    <w:p w14:paraId="00A74D6A" w14:textId="77777777" w:rsidR="00A838C9" w:rsidRPr="0097146F" w:rsidRDefault="00A838C9" w:rsidP="00A838C9">
      <w:pPr>
        <w:ind w:firstLine="720"/>
        <w:rPr>
          <w:color w:val="000000" w:themeColor="text1"/>
        </w:rPr>
      </w:pPr>
    </w:p>
    <w:p w14:paraId="487F170A" w14:textId="77777777" w:rsidR="00054625" w:rsidRPr="0097146F" w:rsidRDefault="00054625" w:rsidP="00FF2CE9">
      <w:pPr>
        <w:rPr>
          <w:color w:val="000000" w:themeColor="text1"/>
        </w:rPr>
      </w:pPr>
    </w:p>
    <w:p w14:paraId="7B0CE395" w14:textId="77777777" w:rsidR="00054625" w:rsidRPr="0097146F" w:rsidRDefault="00054625" w:rsidP="00FF2CE9">
      <w:pPr>
        <w:rPr>
          <w:color w:val="000000" w:themeColor="text1"/>
        </w:rPr>
      </w:pPr>
    </w:p>
    <w:p w14:paraId="2F4DD965" w14:textId="77777777" w:rsidR="00054625" w:rsidRPr="0097146F" w:rsidRDefault="00054625" w:rsidP="00FF2CE9">
      <w:pPr>
        <w:rPr>
          <w:color w:val="000000" w:themeColor="text1"/>
        </w:rPr>
      </w:pPr>
    </w:p>
    <w:p w14:paraId="1C9B6786" w14:textId="77777777" w:rsidR="00054625" w:rsidRPr="0097146F" w:rsidRDefault="00054625" w:rsidP="00FF2CE9">
      <w:pPr>
        <w:rPr>
          <w:color w:val="000000" w:themeColor="text1"/>
        </w:rPr>
      </w:pPr>
    </w:p>
    <w:p w14:paraId="620D0569" w14:textId="77777777" w:rsidR="00054625" w:rsidRPr="0097146F" w:rsidRDefault="00054625" w:rsidP="00FF2CE9">
      <w:pPr>
        <w:rPr>
          <w:color w:val="000000" w:themeColor="text1"/>
        </w:rPr>
      </w:pPr>
    </w:p>
    <w:p w14:paraId="0A3D1973" w14:textId="77777777" w:rsidR="00054625" w:rsidRPr="0097146F" w:rsidRDefault="00054625" w:rsidP="00FF2CE9">
      <w:pPr>
        <w:rPr>
          <w:color w:val="000000" w:themeColor="text1"/>
        </w:rPr>
      </w:pPr>
    </w:p>
    <w:p w14:paraId="348A5004" w14:textId="77777777" w:rsidR="00054625" w:rsidRPr="0097146F" w:rsidRDefault="00054625" w:rsidP="00FF2CE9">
      <w:pPr>
        <w:rPr>
          <w:color w:val="000000" w:themeColor="text1"/>
        </w:rPr>
      </w:pPr>
    </w:p>
    <w:p w14:paraId="7B9BC714" w14:textId="77777777" w:rsidR="00054625" w:rsidRPr="0097146F" w:rsidRDefault="00054625" w:rsidP="00FF2CE9">
      <w:pPr>
        <w:rPr>
          <w:color w:val="000000" w:themeColor="text1"/>
        </w:rPr>
      </w:pPr>
    </w:p>
    <w:p w14:paraId="57C0923D" w14:textId="77777777" w:rsidR="00054625" w:rsidRPr="0097146F" w:rsidRDefault="00054625" w:rsidP="00FF2CE9">
      <w:pPr>
        <w:rPr>
          <w:color w:val="000000" w:themeColor="text1"/>
        </w:rPr>
      </w:pPr>
    </w:p>
    <w:p w14:paraId="385E3B48" w14:textId="77777777" w:rsidR="00054625" w:rsidRPr="0097146F" w:rsidRDefault="00054625" w:rsidP="00FF2CE9">
      <w:pPr>
        <w:rPr>
          <w:color w:val="000000" w:themeColor="text1"/>
        </w:rPr>
      </w:pPr>
    </w:p>
    <w:p w14:paraId="4C0E0340" w14:textId="77777777" w:rsidR="00054625" w:rsidRPr="0097146F" w:rsidRDefault="00054625" w:rsidP="00FF2CE9">
      <w:pPr>
        <w:rPr>
          <w:color w:val="000000" w:themeColor="text1"/>
        </w:rPr>
      </w:pPr>
    </w:p>
    <w:p w14:paraId="138DC805" w14:textId="77777777" w:rsidR="00054625" w:rsidRPr="0097146F" w:rsidRDefault="00054625" w:rsidP="00FF2CE9">
      <w:pPr>
        <w:rPr>
          <w:color w:val="000000" w:themeColor="text1"/>
        </w:rPr>
      </w:pPr>
    </w:p>
    <w:p w14:paraId="30CF9256" w14:textId="77777777" w:rsidR="00054625" w:rsidRPr="0097146F" w:rsidRDefault="00054625" w:rsidP="00FF2CE9">
      <w:pPr>
        <w:rPr>
          <w:color w:val="000000" w:themeColor="text1"/>
        </w:rPr>
      </w:pPr>
    </w:p>
    <w:p w14:paraId="4401F066" w14:textId="77777777" w:rsidR="00054625" w:rsidRPr="0097146F" w:rsidRDefault="00054625" w:rsidP="00FF2CE9">
      <w:pPr>
        <w:rPr>
          <w:color w:val="000000" w:themeColor="text1"/>
        </w:rPr>
      </w:pPr>
    </w:p>
    <w:p w14:paraId="53D63427" w14:textId="77777777" w:rsidR="00654A1D" w:rsidRPr="0097146F" w:rsidRDefault="00654A1D" w:rsidP="00FF2CE9">
      <w:pPr>
        <w:rPr>
          <w:color w:val="000000" w:themeColor="text1"/>
        </w:rPr>
      </w:pPr>
    </w:p>
    <w:p w14:paraId="7E8A2C04" w14:textId="77777777" w:rsidR="00654A1D" w:rsidRPr="0097146F" w:rsidRDefault="00654A1D" w:rsidP="00FF2CE9">
      <w:pPr>
        <w:rPr>
          <w:color w:val="000000" w:themeColor="text1"/>
        </w:rPr>
      </w:pPr>
    </w:p>
    <w:p w14:paraId="2D24F1B8" w14:textId="77777777" w:rsidR="00654A1D" w:rsidRPr="0097146F" w:rsidRDefault="00654A1D" w:rsidP="00FF2CE9">
      <w:pPr>
        <w:rPr>
          <w:color w:val="000000" w:themeColor="text1"/>
        </w:rPr>
      </w:pPr>
    </w:p>
    <w:p w14:paraId="5CD12D91" w14:textId="77777777" w:rsidR="009A7828" w:rsidRPr="0097146F" w:rsidRDefault="009A7828" w:rsidP="009A7828"/>
    <w:p w14:paraId="4971969F" w14:textId="740F655B" w:rsidR="00054625" w:rsidRPr="0097146F" w:rsidRDefault="00054625" w:rsidP="00255857">
      <w:pPr>
        <w:pStyle w:val="Heading1"/>
        <w:spacing w:line="360" w:lineRule="auto"/>
        <w:rPr>
          <w:rFonts w:ascii="Times New Roman" w:hAnsi="Times New Roman" w:cs="Times New Roman"/>
          <w:b/>
          <w:bCs/>
          <w:color w:val="000000" w:themeColor="text1"/>
          <w:sz w:val="24"/>
          <w:szCs w:val="24"/>
        </w:rPr>
      </w:pPr>
      <w:bookmarkStart w:id="47" w:name="_Toc227760233"/>
      <w:r w:rsidRPr="0097146F">
        <w:rPr>
          <w:rFonts w:ascii="Times New Roman" w:hAnsi="Times New Roman" w:cs="Times New Roman"/>
          <w:b/>
          <w:bCs/>
          <w:color w:val="000000" w:themeColor="text1"/>
          <w:sz w:val="24"/>
          <w:szCs w:val="24"/>
        </w:rPr>
        <w:lastRenderedPageBreak/>
        <w:t>Chapter 4: Discussion</w:t>
      </w:r>
      <w:bookmarkEnd w:id="47"/>
    </w:p>
    <w:p w14:paraId="25AC32A5" w14:textId="07BCC7CE" w:rsidR="00054625" w:rsidRPr="0097146F" w:rsidRDefault="00054625" w:rsidP="00255857">
      <w:pPr>
        <w:spacing w:line="360" w:lineRule="auto"/>
        <w:ind w:firstLine="720"/>
        <w:rPr>
          <w:color w:val="000000" w:themeColor="text1"/>
        </w:rPr>
      </w:pPr>
      <w:r w:rsidRPr="0097146F">
        <w:rPr>
          <w:color w:val="000000" w:themeColor="text1"/>
        </w:rPr>
        <w:t xml:space="preserve">The goal of this study was to determine how stress alters glutamatergic signalling and neuronal excitability in neurons of the dorsomedial hypothalamus (DMH) in young female rats. Although the hypothalamus plays a central role in the stress response, the mechanisms through which stress alters synaptic transmission and plasticity in the female DMH are not well understood. We therefore examined how acute and repeated restraint stress influence basal glutamatergic transmission, synaptic plasticity, and neuronal excitability in DMH neurons by recording synaptic transmission and action potential properties. Our results demonstrate that acute stress alters basal synaptic transmission </w:t>
      </w:r>
      <w:r w:rsidR="00041673" w:rsidRPr="0097146F">
        <w:rPr>
          <w:color w:val="000000" w:themeColor="text1"/>
        </w:rPr>
        <w:t>of</w:t>
      </w:r>
      <w:r w:rsidR="00C62C78" w:rsidRPr="0097146F">
        <w:rPr>
          <w:color w:val="000000" w:themeColor="text1"/>
        </w:rPr>
        <w:t xml:space="preserve"> </w:t>
      </w:r>
      <w:r w:rsidRPr="0097146F">
        <w:rPr>
          <w:color w:val="000000" w:themeColor="text1"/>
        </w:rPr>
        <w:t xml:space="preserve">DMH neurons and produces long-lasting changes, which appear to be mediated by the </w:t>
      </w:r>
      <w:r w:rsidR="00E03383" w:rsidRPr="0097146F">
        <w:rPr>
          <w:color w:val="000000" w:themeColor="text1"/>
        </w:rPr>
        <w:t>type I cannabinoid (CB1)</w:t>
      </w:r>
      <w:r w:rsidRPr="0097146F">
        <w:rPr>
          <w:color w:val="000000" w:themeColor="text1"/>
        </w:rPr>
        <w:t xml:space="preserve"> receptor. </w:t>
      </w:r>
      <w:r w:rsidR="00620E22" w:rsidRPr="0097146F">
        <w:rPr>
          <w:color w:val="000000" w:themeColor="text1"/>
        </w:rPr>
        <w:t xml:space="preserve">These findings </w:t>
      </w:r>
      <w:r w:rsidR="00FF1D3D" w:rsidRPr="0097146F">
        <w:rPr>
          <w:color w:val="000000" w:themeColor="text1"/>
        </w:rPr>
        <w:t xml:space="preserve">partially support the hypothesis and predictions of the study, and </w:t>
      </w:r>
      <w:r w:rsidR="00620E22" w:rsidRPr="0097146F">
        <w:rPr>
          <w:color w:val="000000" w:themeColor="text1"/>
        </w:rPr>
        <w:t xml:space="preserve">provide insight into how stress alters neuronal </w:t>
      </w:r>
      <w:r w:rsidR="007B5095" w:rsidRPr="0097146F">
        <w:rPr>
          <w:color w:val="000000" w:themeColor="text1"/>
        </w:rPr>
        <w:t>communication</w:t>
      </w:r>
      <w:r w:rsidR="00FF1D3D" w:rsidRPr="0097146F">
        <w:rPr>
          <w:color w:val="000000" w:themeColor="text1"/>
        </w:rPr>
        <w:t xml:space="preserve">, </w:t>
      </w:r>
      <w:r w:rsidR="00620E22" w:rsidRPr="0097146F">
        <w:rPr>
          <w:color w:val="000000" w:themeColor="text1"/>
        </w:rPr>
        <w:t>highlight</w:t>
      </w:r>
      <w:r w:rsidR="00FF1D3D" w:rsidRPr="0097146F">
        <w:rPr>
          <w:color w:val="000000" w:themeColor="text1"/>
        </w:rPr>
        <w:t>ing a</w:t>
      </w:r>
      <w:r w:rsidR="00620E22" w:rsidRPr="0097146F">
        <w:rPr>
          <w:color w:val="000000" w:themeColor="text1"/>
        </w:rPr>
        <w:t xml:space="preserve"> potential mechanism through which stress may alter overall stress reactivity in the female DM</w:t>
      </w:r>
      <w:r w:rsidR="007454D3" w:rsidRPr="0097146F">
        <w:rPr>
          <w:color w:val="000000" w:themeColor="text1"/>
        </w:rPr>
        <w:t>H</w:t>
      </w:r>
      <w:r w:rsidR="00620E22" w:rsidRPr="0097146F">
        <w:rPr>
          <w:color w:val="000000" w:themeColor="text1"/>
        </w:rPr>
        <w:t>.</w:t>
      </w:r>
    </w:p>
    <w:p w14:paraId="05EBE530" w14:textId="77777777" w:rsidR="007E3D57" w:rsidRPr="0097146F" w:rsidRDefault="007E3D57" w:rsidP="00255857">
      <w:pPr>
        <w:spacing w:line="360" w:lineRule="auto"/>
        <w:ind w:firstLine="720"/>
        <w:rPr>
          <w:color w:val="000000" w:themeColor="text1"/>
        </w:rPr>
      </w:pPr>
    </w:p>
    <w:p w14:paraId="65953C98" w14:textId="189DCBE6" w:rsidR="00192806" w:rsidRPr="0097146F" w:rsidRDefault="00192806" w:rsidP="00255857">
      <w:pPr>
        <w:pStyle w:val="Heading2"/>
        <w:spacing w:line="360" w:lineRule="auto"/>
        <w:rPr>
          <w:rFonts w:ascii="Times New Roman" w:hAnsi="Times New Roman" w:cs="Times New Roman"/>
          <w:b/>
          <w:bCs/>
          <w:color w:val="000000" w:themeColor="text1"/>
          <w:sz w:val="24"/>
          <w:szCs w:val="24"/>
        </w:rPr>
      </w:pPr>
      <w:bookmarkStart w:id="48" w:name="_Toc227760234"/>
      <w:r w:rsidRPr="0097146F">
        <w:rPr>
          <w:rFonts w:ascii="Times New Roman" w:hAnsi="Times New Roman" w:cs="Times New Roman"/>
          <w:b/>
          <w:bCs/>
          <w:color w:val="000000" w:themeColor="text1"/>
          <w:sz w:val="24"/>
          <w:szCs w:val="24"/>
        </w:rPr>
        <w:t xml:space="preserve">4.1 </w:t>
      </w:r>
      <w:r w:rsidR="00B342C5" w:rsidRPr="0097146F">
        <w:rPr>
          <w:rFonts w:ascii="Times New Roman" w:hAnsi="Times New Roman" w:cs="Times New Roman"/>
          <w:b/>
          <w:bCs/>
          <w:color w:val="000000" w:themeColor="text1"/>
          <w:sz w:val="24"/>
          <w:szCs w:val="24"/>
        </w:rPr>
        <w:t>A</w:t>
      </w:r>
      <w:r w:rsidRPr="0097146F">
        <w:rPr>
          <w:rFonts w:ascii="Times New Roman" w:hAnsi="Times New Roman" w:cs="Times New Roman"/>
          <w:b/>
          <w:bCs/>
          <w:color w:val="000000" w:themeColor="text1"/>
          <w:sz w:val="24"/>
          <w:szCs w:val="24"/>
        </w:rPr>
        <w:t xml:space="preserve">cute stress </w:t>
      </w:r>
      <w:r w:rsidR="00B342C5" w:rsidRPr="0097146F">
        <w:rPr>
          <w:rFonts w:ascii="Times New Roman" w:hAnsi="Times New Roman" w:cs="Times New Roman"/>
          <w:b/>
          <w:bCs/>
          <w:color w:val="000000" w:themeColor="text1"/>
          <w:sz w:val="24"/>
          <w:szCs w:val="24"/>
        </w:rPr>
        <w:t>and</w:t>
      </w:r>
      <w:r w:rsidRPr="0097146F">
        <w:rPr>
          <w:rFonts w:ascii="Times New Roman" w:hAnsi="Times New Roman" w:cs="Times New Roman"/>
          <w:b/>
          <w:bCs/>
          <w:color w:val="000000" w:themeColor="text1"/>
          <w:sz w:val="24"/>
          <w:szCs w:val="24"/>
        </w:rPr>
        <w:t xml:space="preserve"> glutamate transmission</w:t>
      </w:r>
      <w:bookmarkEnd w:id="48"/>
    </w:p>
    <w:p w14:paraId="6E6B4EDE" w14:textId="32520AFF" w:rsidR="00D3616A" w:rsidRPr="0097146F" w:rsidRDefault="00D3616A" w:rsidP="00255857">
      <w:pPr>
        <w:spacing w:line="360" w:lineRule="auto"/>
        <w:ind w:firstLine="720"/>
        <w:rPr>
          <w:color w:val="000000" w:themeColor="text1"/>
        </w:rPr>
      </w:pPr>
      <w:r w:rsidRPr="0097146F">
        <w:rPr>
          <w:color w:val="000000" w:themeColor="text1"/>
        </w:rPr>
        <w:t xml:space="preserve">Acute stress significantly modified </w:t>
      </w:r>
      <w:r w:rsidR="0064021C" w:rsidRPr="0097146F">
        <w:rPr>
          <w:color w:val="000000" w:themeColor="text1"/>
        </w:rPr>
        <w:t>both basal glutamatergic transmission and activity-dependent synaptic plasticity at DMH</w:t>
      </w:r>
      <w:r w:rsidRPr="0097146F">
        <w:rPr>
          <w:color w:val="000000" w:themeColor="text1"/>
        </w:rPr>
        <w:t xml:space="preserve"> synapses. Basal glutamatergic transmission was enhanced following acute stress, as indicated by the increased </w:t>
      </w:r>
      <w:r w:rsidR="00BF3CCB" w:rsidRPr="0097146F">
        <w:rPr>
          <w:color w:val="000000" w:themeColor="text1"/>
        </w:rPr>
        <w:t>evoked excitatory postsynaptic current (</w:t>
      </w:r>
      <w:r w:rsidRPr="0097146F">
        <w:rPr>
          <w:color w:val="000000" w:themeColor="text1"/>
        </w:rPr>
        <w:t>eEPSC</w:t>
      </w:r>
      <w:r w:rsidR="00BF3CCB" w:rsidRPr="0097146F">
        <w:rPr>
          <w:color w:val="000000" w:themeColor="text1"/>
        </w:rPr>
        <w:t>) amplitude</w:t>
      </w:r>
      <w:r w:rsidRPr="0097146F">
        <w:rPr>
          <w:color w:val="000000" w:themeColor="text1"/>
        </w:rPr>
        <w:t xml:space="preserve">, while the </w:t>
      </w:r>
      <w:r w:rsidR="008D1B2C" w:rsidRPr="0097146F">
        <w:rPr>
          <w:color w:val="000000" w:themeColor="text1"/>
        </w:rPr>
        <w:t>paired pulse ratio (PPR)</w:t>
      </w:r>
      <w:r w:rsidRPr="0097146F">
        <w:rPr>
          <w:color w:val="000000" w:themeColor="text1"/>
        </w:rPr>
        <w:t xml:space="preserve"> did not differ between</w:t>
      </w:r>
      <w:r w:rsidR="007718A7" w:rsidRPr="0097146F">
        <w:rPr>
          <w:color w:val="000000" w:themeColor="text1"/>
        </w:rPr>
        <w:t xml:space="preserve"> neurons from</w:t>
      </w:r>
      <w:r w:rsidRPr="0097146F">
        <w:rPr>
          <w:color w:val="000000" w:themeColor="text1"/>
        </w:rPr>
        <w:t xml:space="preserve"> naïve and stressed animals, suggesting that this increase in synaptic strength was not due to a change in presynaptic release probability. Instead, this effect may reflect a postsynaptic mechanism, such as changes in postsynaptic glutamate receptor functioning or trafficking to the postsynaptic membrane, which can increase excitatory currents without altering presynaptic release probability. Activity</w:t>
      </w:r>
      <w:r w:rsidR="00BC691D" w:rsidRPr="0097146F">
        <w:rPr>
          <w:color w:val="000000" w:themeColor="text1"/>
        </w:rPr>
        <w:t>-</w:t>
      </w:r>
      <w:r w:rsidRPr="0097146F">
        <w:rPr>
          <w:color w:val="000000" w:themeColor="text1"/>
        </w:rPr>
        <w:t>dependent trafficking of AMPA receptors is a well-established mechanism underlying changes in excitatory synaptic strength and plasticity (</w:t>
      </w:r>
      <w:proofErr w:type="spellStart"/>
      <w:r w:rsidRPr="0097146F">
        <w:rPr>
          <w:color w:val="000000" w:themeColor="text1"/>
        </w:rPr>
        <w:t>Savtchouk</w:t>
      </w:r>
      <w:proofErr w:type="spellEnd"/>
      <w:r w:rsidRPr="0097146F">
        <w:rPr>
          <w:color w:val="000000" w:themeColor="text1"/>
        </w:rPr>
        <w:t xml:space="preserve"> and Liu, 2011).</w:t>
      </w:r>
    </w:p>
    <w:p w14:paraId="15534AF1" w14:textId="376EB127" w:rsidR="006014A5" w:rsidRPr="0097146F" w:rsidRDefault="006014A5" w:rsidP="00255857">
      <w:pPr>
        <w:spacing w:line="360" w:lineRule="auto"/>
        <w:ind w:firstLine="720"/>
        <w:rPr>
          <w:color w:val="000000" w:themeColor="text1"/>
        </w:rPr>
      </w:pPr>
      <w:r w:rsidRPr="0097146F">
        <w:rPr>
          <w:color w:val="000000" w:themeColor="text1"/>
        </w:rPr>
        <w:t xml:space="preserve">Stress-induced increases in glutamatergic transmission have been reported in several brain regions, including the hypothalamus and hippocampus (McEwen, 2017). </w:t>
      </w:r>
      <w:r w:rsidRPr="0097146F">
        <w:rPr>
          <w:color w:val="000000" w:themeColor="text1"/>
        </w:rPr>
        <w:lastRenderedPageBreak/>
        <w:t>Acute stress can rapidly elevate extracellular glutamate levels through mechanisms that can depend on adrenal hormones and HPA axis activation (Moghaddam, 2002). These increases in glutamate availability may temporarily strengthen excitatory transmission, promoting rapid activation of neural pathways involved in the stress response.</w:t>
      </w:r>
    </w:p>
    <w:p w14:paraId="48E35C41" w14:textId="28C4E4C2" w:rsidR="009C0546" w:rsidRPr="0097146F" w:rsidRDefault="003A703F" w:rsidP="00255857">
      <w:pPr>
        <w:spacing w:line="360" w:lineRule="auto"/>
        <w:ind w:firstLine="720"/>
        <w:rPr>
          <w:color w:val="000000" w:themeColor="text1"/>
        </w:rPr>
      </w:pPr>
      <w:r w:rsidRPr="0097146F">
        <w:rPr>
          <w:color w:val="000000" w:themeColor="text1"/>
        </w:rPr>
        <w:t xml:space="preserve">Despite the increase in basal transmission, synaptic plasticity in the DMH was strongly altered by acute stress. HFS did not induce significant changes in eEPSC amplitude in </w:t>
      </w:r>
      <w:r w:rsidR="00174A8D" w:rsidRPr="0097146F">
        <w:rPr>
          <w:color w:val="000000" w:themeColor="text1"/>
        </w:rPr>
        <w:t xml:space="preserve">neurons from </w:t>
      </w:r>
      <w:r w:rsidRPr="0097146F">
        <w:rPr>
          <w:color w:val="000000" w:themeColor="text1"/>
        </w:rPr>
        <w:t xml:space="preserve">naïve animals. However, in </w:t>
      </w:r>
      <w:r w:rsidR="00174A8D" w:rsidRPr="0097146F">
        <w:rPr>
          <w:color w:val="000000" w:themeColor="text1"/>
        </w:rPr>
        <w:t xml:space="preserve">neurons from </w:t>
      </w:r>
      <w:r w:rsidRPr="0097146F">
        <w:rPr>
          <w:color w:val="000000" w:themeColor="text1"/>
        </w:rPr>
        <w:t>animals exposed to acute stress, the same stimulation protocol produced a</w:t>
      </w:r>
      <w:r w:rsidR="002A674E" w:rsidRPr="0097146F">
        <w:rPr>
          <w:color w:val="000000" w:themeColor="text1"/>
        </w:rPr>
        <w:t xml:space="preserve"> long-term depression</w:t>
      </w:r>
      <w:r w:rsidRPr="0097146F">
        <w:rPr>
          <w:color w:val="000000" w:themeColor="text1"/>
        </w:rPr>
        <w:t xml:space="preserve"> </w:t>
      </w:r>
      <w:r w:rsidR="002A674E" w:rsidRPr="0097146F">
        <w:rPr>
          <w:color w:val="000000" w:themeColor="text1"/>
        </w:rPr>
        <w:t>(</w:t>
      </w:r>
      <w:r w:rsidRPr="0097146F">
        <w:rPr>
          <w:color w:val="000000" w:themeColor="text1"/>
        </w:rPr>
        <w:t>LTD</w:t>
      </w:r>
      <w:r w:rsidR="002A674E" w:rsidRPr="0097146F">
        <w:rPr>
          <w:color w:val="000000" w:themeColor="text1"/>
        </w:rPr>
        <w:t>)</w:t>
      </w:r>
      <w:r w:rsidRPr="0097146F">
        <w:rPr>
          <w:color w:val="000000" w:themeColor="text1"/>
        </w:rPr>
        <w:t xml:space="preserve"> of synaptic transmission. This LTD was accompanied by a significant increase in PPR, which is inversely related to presynaptic release probability (</w:t>
      </w:r>
      <w:r w:rsidR="000B2FFF" w:rsidRPr="0097146F">
        <w:rPr>
          <w:color w:val="000000" w:themeColor="text1"/>
        </w:rPr>
        <w:t>Glasgow et al., 2019</w:t>
      </w:r>
      <w:r w:rsidRPr="0097146F">
        <w:rPr>
          <w:color w:val="000000" w:themeColor="text1"/>
        </w:rPr>
        <w:t>), indicating a decrease in presynaptic glutamate release probability.</w:t>
      </w:r>
      <w:r w:rsidR="003A7D78" w:rsidRPr="0097146F">
        <w:rPr>
          <w:color w:val="000000" w:themeColor="text1"/>
        </w:rPr>
        <w:t xml:space="preserve"> </w:t>
      </w:r>
      <w:r w:rsidRPr="0097146F">
        <w:rPr>
          <w:color w:val="000000" w:themeColor="text1"/>
        </w:rPr>
        <w:t xml:space="preserve">Consistent with these observations, studies in the hypothalamus have shown that stress can initially increase excitatory synaptic activity. In </w:t>
      </w:r>
      <w:r w:rsidR="00295430" w:rsidRPr="0097146F">
        <w:rPr>
          <w:color w:val="000000" w:themeColor="text1"/>
        </w:rPr>
        <w:t>paraventricular nucleus (</w:t>
      </w:r>
      <w:r w:rsidRPr="0097146F">
        <w:rPr>
          <w:color w:val="000000" w:themeColor="text1"/>
        </w:rPr>
        <w:t>PVN</w:t>
      </w:r>
      <w:r w:rsidR="00295430" w:rsidRPr="0097146F">
        <w:rPr>
          <w:color w:val="000000" w:themeColor="text1"/>
        </w:rPr>
        <w:t>)</w:t>
      </w:r>
      <w:r w:rsidRPr="0097146F">
        <w:rPr>
          <w:color w:val="000000" w:themeColor="text1"/>
        </w:rPr>
        <w:t xml:space="preserve"> neurons, an early increase in excitatory miniature EPSC frequency has been reported following stress hormone exposure (Boychuk</w:t>
      </w:r>
      <w:r w:rsidR="0033029A" w:rsidRPr="0097146F">
        <w:rPr>
          <w:color w:val="000000" w:themeColor="text1"/>
        </w:rPr>
        <w:t xml:space="preserve"> et al.</w:t>
      </w:r>
      <w:r w:rsidRPr="0097146F">
        <w:rPr>
          <w:color w:val="000000" w:themeColor="text1"/>
        </w:rPr>
        <w:t xml:space="preserve">, 2013), suggesting that stress can quickly enhance presynaptic glutamate release before longer-term </w:t>
      </w:r>
      <w:r w:rsidR="006A445D" w:rsidRPr="0097146F">
        <w:rPr>
          <w:color w:val="000000" w:themeColor="text1"/>
        </w:rPr>
        <w:t>adaptations</w:t>
      </w:r>
      <w:r w:rsidRPr="0097146F">
        <w:rPr>
          <w:color w:val="000000" w:themeColor="text1"/>
        </w:rPr>
        <w:t xml:space="preserve"> occur. The effect includes a TRPV1/4 receptor</w:t>
      </w:r>
      <w:r w:rsidR="00DF1158" w:rsidRPr="0097146F">
        <w:rPr>
          <w:color w:val="000000" w:themeColor="text1"/>
        </w:rPr>
        <w:t>-</w:t>
      </w:r>
      <w:r w:rsidRPr="0097146F">
        <w:rPr>
          <w:color w:val="000000" w:themeColor="text1"/>
        </w:rPr>
        <w:t>mediated transient increase in glutamate release, followed by CB1 receptor</w:t>
      </w:r>
      <w:r w:rsidR="0098710A" w:rsidRPr="0097146F">
        <w:rPr>
          <w:color w:val="000000" w:themeColor="text1"/>
        </w:rPr>
        <w:t>-</w:t>
      </w:r>
      <w:r w:rsidRPr="0097146F">
        <w:rPr>
          <w:color w:val="000000" w:themeColor="text1"/>
        </w:rPr>
        <w:t>mediated suppression of glutamate release (Boychuk</w:t>
      </w:r>
      <w:r w:rsidR="0033029A" w:rsidRPr="0097146F">
        <w:rPr>
          <w:color w:val="000000" w:themeColor="text1"/>
        </w:rPr>
        <w:t xml:space="preserve"> et al.</w:t>
      </w:r>
      <w:r w:rsidRPr="0097146F">
        <w:rPr>
          <w:color w:val="000000" w:themeColor="text1"/>
        </w:rPr>
        <w:t xml:space="preserve">, 2013). This biphasic mechanism is consistent with the pattern observed in the present study, where acute stress increased basal transmission but facilitated </w:t>
      </w:r>
      <w:r w:rsidR="00475818" w:rsidRPr="0097146F">
        <w:rPr>
          <w:color w:val="000000" w:themeColor="text1"/>
        </w:rPr>
        <w:t xml:space="preserve">a </w:t>
      </w:r>
      <w:r w:rsidRPr="0097146F">
        <w:rPr>
          <w:color w:val="000000" w:themeColor="text1"/>
        </w:rPr>
        <w:t>CB1 receptor-dependent LTD after HFS</w:t>
      </w:r>
      <w:r w:rsidR="00475818" w:rsidRPr="0097146F">
        <w:rPr>
          <w:color w:val="000000" w:themeColor="text1"/>
        </w:rPr>
        <w:t xml:space="preserve">, suggesting involvement of </w:t>
      </w:r>
      <w:r w:rsidR="00CD6FEB" w:rsidRPr="0097146F">
        <w:rPr>
          <w:color w:val="000000" w:themeColor="text1"/>
        </w:rPr>
        <w:t>endocannabinoid</w:t>
      </w:r>
      <w:r w:rsidR="00475818" w:rsidRPr="0097146F">
        <w:rPr>
          <w:color w:val="000000" w:themeColor="text1"/>
        </w:rPr>
        <w:t xml:space="preserve"> signalling</w:t>
      </w:r>
      <w:r w:rsidRPr="0097146F">
        <w:rPr>
          <w:color w:val="000000" w:themeColor="text1"/>
        </w:rPr>
        <w:t>.</w:t>
      </w:r>
      <w:r w:rsidR="003A7D78" w:rsidRPr="0097146F">
        <w:rPr>
          <w:color w:val="000000" w:themeColor="text1"/>
        </w:rPr>
        <w:t xml:space="preserve"> </w:t>
      </w:r>
      <w:r w:rsidR="006014A5" w:rsidRPr="0097146F">
        <w:rPr>
          <w:color w:val="000000" w:themeColor="text1"/>
        </w:rPr>
        <w:t xml:space="preserve">Stress-induced facilitation of LTD has been described in several neural circuits, as stress hormones such as glucocorticoids and </w:t>
      </w:r>
      <w:r w:rsidR="00295430" w:rsidRPr="0097146F">
        <w:rPr>
          <w:color w:val="000000" w:themeColor="text1"/>
        </w:rPr>
        <w:t>corticotropin-releasing hormone (</w:t>
      </w:r>
      <w:r w:rsidR="006014A5" w:rsidRPr="0097146F">
        <w:rPr>
          <w:color w:val="000000" w:themeColor="text1"/>
        </w:rPr>
        <w:t>CRH</w:t>
      </w:r>
      <w:r w:rsidR="00295430" w:rsidRPr="0097146F">
        <w:rPr>
          <w:color w:val="000000" w:themeColor="text1"/>
        </w:rPr>
        <w:t>)</w:t>
      </w:r>
      <w:r w:rsidR="006014A5" w:rsidRPr="0097146F">
        <w:rPr>
          <w:color w:val="000000" w:themeColor="text1"/>
        </w:rPr>
        <w:t xml:space="preserve"> can modify glutamatergic signalling and intracellular calcium, influencing synaptic plasticity (dos-Santos et al., 2023). For example, cortisol has been shown to enhance synaptic depression of eEPSCs in cortical pyramidal neurons following HFS (Wang et al., 2024), indicating that glucocorticoids can influence synaptic plasticity. </w:t>
      </w:r>
      <w:r w:rsidR="009C0546" w:rsidRPr="0097146F">
        <w:rPr>
          <w:color w:val="000000" w:themeColor="text1"/>
        </w:rPr>
        <w:t xml:space="preserve">In hypothalamic circuits, such plasticity may help terminate the stress response by reducing excitatory drive onto neurons that promote autonomic and endocrine activation. </w:t>
      </w:r>
    </w:p>
    <w:p w14:paraId="25B364ED" w14:textId="5C815589" w:rsidR="003A7D78" w:rsidRPr="0097146F" w:rsidRDefault="003A7D78" w:rsidP="00255857">
      <w:pPr>
        <w:spacing w:line="360" w:lineRule="auto"/>
        <w:ind w:firstLine="720"/>
        <w:rPr>
          <w:color w:val="000000" w:themeColor="text1"/>
        </w:rPr>
      </w:pPr>
      <w:r w:rsidRPr="0097146F">
        <w:rPr>
          <w:color w:val="000000" w:themeColor="text1"/>
        </w:rPr>
        <w:t>The absence of changes in membrane capacitance further suggests that these effects are not due to differences in cell size</w:t>
      </w:r>
      <w:r w:rsidR="00BC61BA" w:rsidRPr="0097146F">
        <w:rPr>
          <w:color w:val="000000" w:themeColor="text1"/>
        </w:rPr>
        <w:t xml:space="preserve">, as capacitance is proportional to cell surface </w:t>
      </w:r>
      <w:r w:rsidR="00BC61BA" w:rsidRPr="0097146F">
        <w:rPr>
          <w:color w:val="000000" w:themeColor="text1"/>
        </w:rPr>
        <w:lastRenderedPageBreak/>
        <w:t>area (</w:t>
      </w:r>
      <w:proofErr w:type="spellStart"/>
      <w:r w:rsidR="00BC61BA" w:rsidRPr="0097146F">
        <w:rPr>
          <w:color w:val="000000" w:themeColor="text1"/>
        </w:rPr>
        <w:t>Kodirov</w:t>
      </w:r>
      <w:proofErr w:type="spellEnd"/>
      <w:r w:rsidR="00BC61BA" w:rsidRPr="0097146F">
        <w:rPr>
          <w:color w:val="000000" w:themeColor="text1"/>
        </w:rPr>
        <w:t>, 2023)</w:t>
      </w:r>
      <w:r w:rsidR="00C11B28" w:rsidRPr="0097146F">
        <w:rPr>
          <w:color w:val="000000" w:themeColor="text1"/>
        </w:rPr>
        <w:t xml:space="preserve">. </w:t>
      </w:r>
      <w:r w:rsidR="00DE50CC" w:rsidRPr="0097146F">
        <w:rPr>
          <w:color w:val="000000" w:themeColor="text1"/>
        </w:rPr>
        <w:t>While s</w:t>
      </w:r>
      <w:r w:rsidR="008478C0" w:rsidRPr="0097146F">
        <w:rPr>
          <w:color w:val="000000" w:themeColor="text1"/>
        </w:rPr>
        <w:t>tress-induced changes in cell size have been reported in chronic stress (</w:t>
      </w:r>
      <w:r w:rsidR="008478C0" w:rsidRPr="0097146F">
        <w:t>Matovic et al., 2019),</w:t>
      </w:r>
      <w:r w:rsidR="00C11B28" w:rsidRPr="0097146F">
        <w:t xml:space="preserve"> </w:t>
      </w:r>
      <w:r w:rsidR="009D02AF" w:rsidRPr="0097146F">
        <w:rPr>
          <w:color w:val="000000" w:themeColor="text1"/>
        </w:rPr>
        <w:t>this</w:t>
      </w:r>
      <w:r w:rsidRPr="0097146F">
        <w:rPr>
          <w:color w:val="000000" w:themeColor="text1"/>
        </w:rPr>
        <w:t xml:space="preserve"> </w:t>
      </w:r>
      <w:r w:rsidR="009D02AF" w:rsidRPr="0097146F">
        <w:rPr>
          <w:color w:val="000000" w:themeColor="text1"/>
        </w:rPr>
        <w:t>supports a</w:t>
      </w:r>
      <w:r w:rsidRPr="0097146F">
        <w:rPr>
          <w:color w:val="000000" w:themeColor="text1"/>
        </w:rPr>
        <w:t xml:space="preserve"> synaptic rather than structural mechanism</w:t>
      </w:r>
      <w:r w:rsidR="00930F24" w:rsidRPr="0097146F">
        <w:rPr>
          <w:color w:val="000000" w:themeColor="text1"/>
        </w:rPr>
        <w:t xml:space="preserve"> </w:t>
      </w:r>
      <w:r w:rsidR="00EF0166" w:rsidRPr="0097146F">
        <w:rPr>
          <w:color w:val="000000" w:themeColor="text1"/>
        </w:rPr>
        <w:t>observed here in</w:t>
      </w:r>
      <w:r w:rsidR="00C11B28" w:rsidRPr="0097146F">
        <w:rPr>
          <w:color w:val="000000" w:themeColor="text1"/>
        </w:rPr>
        <w:t xml:space="preserve"> acute stress</w:t>
      </w:r>
      <w:r w:rsidRPr="0097146F">
        <w:rPr>
          <w:color w:val="000000" w:themeColor="text1"/>
        </w:rPr>
        <w:t>.</w:t>
      </w:r>
      <w:r w:rsidR="00FF7562" w:rsidRPr="0097146F">
        <w:rPr>
          <w:color w:val="000000" w:themeColor="text1"/>
        </w:rPr>
        <w:t xml:space="preserve"> </w:t>
      </w:r>
    </w:p>
    <w:p w14:paraId="6A998934" w14:textId="77777777" w:rsidR="006014A5" w:rsidRPr="0097146F" w:rsidRDefault="006014A5" w:rsidP="00255857">
      <w:pPr>
        <w:spacing w:line="360" w:lineRule="auto"/>
        <w:rPr>
          <w:b/>
          <w:bCs/>
          <w:color w:val="000000" w:themeColor="text1"/>
        </w:rPr>
      </w:pPr>
    </w:p>
    <w:p w14:paraId="32DB7683" w14:textId="4FFA507F" w:rsidR="00192806" w:rsidRPr="0097146F" w:rsidRDefault="00192806" w:rsidP="00255857">
      <w:pPr>
        <w:pStyle w:val="Heading2"/>
        <w:spacing w:line="360" w:lineRule="auto"/>
        <w:rPr>
          <w:rFonts w:ascii="Times New Roman" w:hAnsi="Times New Roman" w:cs="Times New Roman"/>
          <w:b/>
          <w:bCs/>
          <w:color w:val="000000" w:themeColor="text1"/>
          <w:sz w:val="24"/>
          <w:szCs w:val="24"/>
        </w:rPr>
      </w:pPr>
      <w:bookmarkStart w:id="49" w:name="_Toc227760235"/>
      <w:r w:rsidRPr="0097146F">
        <w:rPr>
          <w:rFonts w:ascii="Times New Roman" w:hAnsi="Times New Roman" w:cs="Times New Roman"/>
          <w:b/>
          <w:bCs/>
          <w:color w:val="000000" w:themeColor="text1"/>
          <w:sz w:val="24"/>
          <w:szCs w:val="24"/>
        </w:rPr>
        <w:t xml:space="preserve">4.2 </w:t>
      </w:r>
      <w:r w:rsidR="00B342C5" w:rsidRPr="0097146F">
        <w:rPr>
          <w:rFonts w:ascii="Times New Roman" w:hAnsi="Times New Roman" w:cs="Times New Roman"/>
          <w:b/>
          <w:bCs/>
          <w:color w:val="000000" w:themeColor="text1"/>
          <w:sz w:val="24"/>
          <w:szCs w:val="24"/>
        </w:rPr>
        <w:t>Acute stress and</w:t>
      </w:r>
      <w:r w:rsidRPr="0097146F">
        <w:rPr>
          <w:rFonts w:ascii="Times New Roman" w:hAnsi="Times New Roman" w:cs="Times New Roman"/>
          <w:b/>
          <w:bCs/>
          <w:color w:val="000000" w:themeColor="text1"/>
          <w:sz w:val="24"/>
          <w:szCs w:val="24"/>
        </w:rPr>
        <w:t xml:space="preserve"> neuronal excitability</w:t>
      </w:r>
      <w:bookmarkEnd w:id="49"/>
    </w:p>
    <w:p w14:paraId="1FB9E236" w14:textId="74AF85EB" w:rsidR="0090731F" w:rsidRPr="0097146F" w:rsidRDefault="0090731F" w:rsidP="00255857">
      <w:pPr>
        <w:spacing w:line="360" w:lineRule="auto"/>
        <w:ind w:firstLine="720"/>
        <w:rPr>
          <w:color w:val="000000" w:themeColor="text1"/>
        </w:rPr>
      </w:pPr>
      <w:r w:rsidRPr="0097146F">
        <w:rPr>
          <w:color w:val="000000" w:themeColor="text1"/>
        </w:rPr>
        <w:t xml:space="preserve">We found that acute stress produces persistent changes in the intrinsic excitability of neurons in the DMH. Following HFS, </w:t>
      </w:r>
      <w:r w:rsidR="002E4D0E" w:rsidRPr="0097146F">
        <w:rPr>
          <w:color w:val="000000" w:themeColor="text1"/>
        </w:rPr>
        <w:t xml:space="preserve">acute stress </w:t>
      </w:r>
      <w:r w:rsidRPr="0097146F">
        <w:rPr>
          <w:color w:val="000000" w:themeColor="text1"/>
        </w:rPr>
        <w:t xml:space="preserve">neurons </w:t>
      </w:r>
      <w:r w:rsidR="002E4D0E" w:rsidRPr="0097146F">
        <w:rPr>
          <w:color w:val="000000" w:themeColor="text1"/>
        </w:rPr>
        <w:t xml:space="preserve">showed </w:t>
      </w:r>
      <w:r w:rsidRPr="0097146F">
        <w:rPr>
          <w:color w:val="000000" w:themeColor="text1"/>
        </w:rPr>
        <w:t>a decrease in the peak amplitude of action potentials, and a decrease in action potential firing frequency across several current injections.</w:t>
      </w:r>
      <w:r w:rsidR="004D5D90" w:rsidRPr="0097146F">
        <w:rPr>
          <w:color w:val="000000" w:themeColor="text1"/>
        </w:rPr>
        <w:t xml:space="preserve"> No long-lasting changes in neuronal excitability were observed in naïve neurons.</w:t>
      </w:r>
    </w:p>
    <w:p w14:paraId="0EAF69F9" w14:textId="21BDD363" w:rsidR="0090731F" w:rsidRPr="0097146F" w:rsidRDefault="006311EC" w:rsidP="002D644C">
      <w:pPr>
        <w:spacing w:line="360" w:lineRule="auto"/>
        <w:ind w:firstLine="720"/>
        <w:rPr>
          <w:color w:val="000000" w:themeColor="text1"/>
        </w:rPr>
      </w:pPr>
      <w:r w:rsidRPr="0097146F">
        <w:rPr>
          <w:color w:val="000000" w:themeColor="text1"/>
        </w:rPr>
        <w:t>Resting membrane potential was not significantly different in naïve and acute neurons, suggesting that these changes in excitability are not due to</w:t>
      </w:r>
      <w:r w:rsidR="00025115" w:rsidRPr="0097146F">
        <w:rPr>
          <w:color w:val="000000" w:themeColor="text1"/>
        </w:rPr>
        <w:t xml:space="preserve"> differences in baseline</w:t>
      </w:r>
      <w:r w:rsidRPr="0097146F">
        <w:rPr>
          <w:color w:val="000000" w:themeColor="text1"/>
        </w:rPr>
        <w:t xml:space="preserve"> membrane polarization, but instead activity-dependent mechanisms.</w:t>
      </w:r>
      <w:ins w:id="50" w:author="Karen Crosby" w:date="2026-04-17T14:03:00Z" w16du:dateUtc="2026-04-17T17:03:00Z">
        <w:r w:rsidR="002D644C" w:rsidRPr="0097146F">
          <w:rPr>
            <w:color w:val="000000" w:themeColor="text1"/>
          </w:rPr>
          <w:t xml:space="preserve"> </w:t>
        </w:r>
      </w:ins>
      <w:r w:rsidR="0090731F" w:rsidRPr="0097146F">
        <w:rPr>
          <w:color w:val="000000" w:themeColor="text1"/>
        </w:rPr>
        <w:t xml:space="preserve">The reduced excitability observed may represent a compensatory mechanism that limits the prolonged activation of stress pathways. Acute stress activates hypothalamic pathways involved in automatic and endocrine responses (DiMicco et al., 2002; Crosby and Bains, 2012), such that following the termination of the stressor, mechanisms that dampen neuronal activity may be necessary to restore homeostasis. </w:t>
      </w:r>
      <w:r w:rsidR="005A4780" w:rsidRPr="0097146F">
        <w:rPr>
          <w:color w:val="000000" w:themeColor="text1"/>
        </w:rPr>
        <w:t xml:space="preserve">Glucocorticoids can rapidly alter neuronal excitability through non-genomic mechanisms. For example, cortisol has been shown to decrease action potential firing frequency following HFS in glutamatergic cortical pyramidal neurons by activating Kv2.2 potassium channels, which increases potassium efflux, hyperpolarizing the cell and reducing neuronal excitability (Wang et al., 2024). </w:t>
      </w:r>
      <w:r w:rsidR="0090731F" w:rsidRPr="0097146F">
        <w:rPr>
          <w:color w:val="000000" w:themeColor="text1"/>
        </w:rPr>
        <w:t>Reduced excitability in DMH neurons after HFS may contribute to the termination of the stress response by limiting sustained activation of downstream stress circuits.</w:t>
      </w:r>
    </w:p>
    <w:p w14:paraId="32DCAF72" w14:textId="77777777" w:rsidR="0003798A" w:rsidRPr="0097146F" w:rsidRDefault="0003798A" w:rsidP="00255857">
      <w:pPr>
        <w:spacing w:line="360" w:lineRule="auto"/>
        <w:rPr>
          <w:b/>
          <w:bCs/>
          <w:color w:val="000000" w:themeColor="text1"/>
        </w:rPr>
      </w:pPr>
    </w:p>
    <w:p w14:paraId="58727DF2" w14:textId="5BAFF129" w:rsidR="00192806" w:rsidRPr="0097146F" w:rsidRDefault="00192806" w:rsidP="00255857">
      <w:pPr>
        <w:pStyle w:val="Heading2"/>
        <w:spacing w:line="360" w:lineRule="auto"/>
        <w:rPr>
          <w:rFonts w:ascii="Times New Roman" w:hAnsi="Times New Roman" w:cs="Times New Roman"/>
          <w:b/>
          <w:bCs/>
          <w:color w:val="000000" w:themeColor="text1"/>
          <w:sz w:val="24"/>
          <w:szCs w:val="24"/>
        </w:rPr>
      </w:pPr>
      <w:bookmarkStart w:id="51" w:name="_Toc227760236"/>
      <w:r w:rsidRPr="0097146F">
        <w:rPr>
          <w:rFonts w:ascii="Times New Roman" w:hAnsi="Times New Roman" w:cs="Times New Roman"/>
          <w:b/>
          <w:bCs/>
          <w:color w:val="000000" w:themeColor="text1"/>
          <w:sz w:val="24"/>
          <w:szCs w:val="24"/>
        </w:rPr>
        <w:t xml:space="preserve">4.3 </w:t>
      </w:r>
      <w:r w:rsidR="00B342C5" w:rsidRPr="0097146F">
        <w:rPr>
          <w:rFonts w:ascii="Times New Roman" w:hAnsi="Times New Roman" w:cs="Times New Roman"/>
          <w:b/>
          <w:bCs/>
          <w:color w:val="000000" w:themeColor="text1"/>
          <w:sz w:val="24"/>
          <w:szCs w:val="24"/>
        </w:rPr>
        <w:t>The acute stress mechanism</w:t>
      </w:r>
      <w:bookmarkEnd w:id="51"/>
    </w:p>
    <w:p w14:paraId="3018023F" w14:textId="687C2B4E" w:rsidR="0090731F" w:rsidRPr="0097146F" w:rsidRDefault="005B2C24" w:rsidP="002D644C">
      <w:pPr>
        <w:spacing w:line="360" w:lineRule="auto"/>
        <w:ind w:firstLine="720"/>
        <w:rPr>
          <w:color w:val="000000" w:themeColor="text1"/>
        </w:rPr>
      </w:pPr>
      <w:r w:rsidRPr="0097146F">
        <w:rPr>
          <w:color w:val="000000" w:themeColor="text1"/>
        </w:rPr>
        <w:t xml:space="preserve">The </w:t>
      </w:r>
      <w:r w:rsidR="00AD3F04" w:rsidRPr="0097146F">
        <w:rPr>
          <w:color w:val="000000" w:themeColor="text1"/>
        </w:rPr>
        <w:t xml:space="preserve">changes </w:t>
      </w:r>
      <w:r w:rsidRPr="0097146F">
        <w:rPr>
          <w:color w:val="000000" w:themeColor="text1"/>
        </w:rPr>
        <w:t>in</w:t>
      </w:r>
      <w:r w:rsidR="00822D7B" w:rsidRPr="0097146F">
        <w:rPr>
          <w:color w:val="000000" w:themeColor="text1"/>
        </w:rPr>
        <w:t xml:space="preserve"> eEPSC amplitude, PPR, action potential</w:t>
      </w:r>
      <w:r w:rsidRPr="0097146F">
        <w:rPr>
          <w:color w:val="000000" w:themeColor="text1"/>
        </w:rPr>
        <w:t xml:space="preserve"> firing frequency</w:t>
      </w:r>
      <w:r w:rsidR="00822D7B" w:rsidRPr="0097146F">
        <w:rPr>
          <w:color w:val="000000" w:themeColor="text1"/>
        </w:rPr>
        <w:t>, and action potential amplitude</w:t>
      </w:r>
      <w:r w:rsidRPr="0097146F">
        <w:rPr>
          <w:color w:val="000000" w:themeColor="text1"/>
        </w:rPr>
        <w:t xml:space="preserve"> seen in acute stress were not observed when CB1 receptors were</w:t>
      </w:r>
      <w:r w:rsidR="00AD3F04" w:rsidRPr="0097146F">
        <w:rPr>
          <w:color w:val="000000" w:themeColor="text1"/>
        </w:rPr>
        <w:t xml:space="preserve"> blocked, indicating that the reduction in excitability depends on endocannabinoid </w:t>
      </w:r>
      <w:r w:rsidR="00AD3F04" w:rsidRPr="0097146F">
        <w:rPr>
          <w:color w:val="000000" w:themeColor="text1"/>
        </w:rPr>
        <w:lastRenderedPageBreak/>
        <w:t>signalling.</w:t>
      </w:r>
      <w:r w:rsidR="002D644C" w:rsidRPr="0097146F">
        <w:rPr>
          <w:color w:val="000000" w:themeColor="text1"/>
        </w:rPr>
        <w:t xml:space="preserve"> </w:t>
      </w:r>
      <w:r w:rsidR="0090731F" w:rsidRPr="0097146F">
        <w:rPr>
          <w:color w:val="000000" w:themeColor="text1"/>
        </w:rPr>
        <w:t xml:space="preserve">The present findings strongly implicate the endocannabinoid system in mediating stress-induced plasticity of the DMH. Blockage of CB1 receptors with AM251, an inverse agonist, prevented the LTD observed </w:t>
      </w:r>
      <w:r w:rsidR="00770121" w:rsidRPr="0097146F">
        <w:rPr>
          <w:color w:val="000000" w:themeColor="text1"/>
        </w:rPr>
        <w:t xml:space="preserve">following acute stress </w:t>
      </w:r>
      <w:r w:rsidR="0090731F" w:rsidRPr="0097146F">
        <w:rPr>
          <w:color w:val="000000" w:themeColor="text1"/>
        </w:rPr>
        <w:t xml:space="preserve">and eliminated the associated increase in PPR. These findings indicate that activation of presynaptic CB1 receptors is required for the induction or maintenance of stress-induced LTD at glutamatergic synapses. </w:t>
      </w:r>
    </w:p>
    <w:p w14:paraId="241AEF86" w14:textId="739377A1" w:rsidR="0090731F" w:rsidRPr="0097146F" w:rsidRDefault="0090731F" w:rsidP="00255857">
      <w:pPr>
        <w:spacing w:line="360" w:lineRule="auto"/>
        <w:ind w:firstLine="720"/>
        <w:rPr>
          <w:color w:val="000000" w:themeColor="text1"/>
        </w:rPr>
      </w:pPr>
      <w:r w:rsidRPr="0097146F">
        <w:rPr>
          <w:color w:val="000000" w:themeColor="text1"/>
        </w:rPr>
        <w:t>Endocannabinoids function as retrograde signalling molecules that are synthesized in postsynaptic neurons and released in response to increased intracellular calcium or activation of metabotropic receptors. Once released, endocannabinoids diffuse across the synaptic cleft and bind to CB1 receptors located on presynaptic terminals. Activation of these receptors inhibits adenylate cyclase activity and suppresses presynaptic voltage-gated calcium channels, ultimately reducing calcium</w:t>
      </w:r>
      <w:r w:rsidR="007022DB" w:rsidRPr="0097146F">
        <w:rPr>
          <w:color w:val="000000" w:themeColor="text1"/>
        </w:rPr>
        <w:t>-</w:t>
      </w:r>
      <w:r w:rsidRPr="0097146F">
        <w:rPr>
          <w:color w:val="000000" w:themeColor="text1"/>
        </w:rPr>
        <w:t xml:space="preserve">dependent glutamate release from presynaptic terminals (Crosby and Bains, 2012). </w:t>
      </w:r>
    </w:p>
    <w:p w14:paraId="0B91A50E" w14:textId="2E717A06" w:rsidR="0017047F" w:rsidRPr="0097146F" w:rsidRDefault="0017047F" w:rsidP="00255857">
      <w:pPr>
        <w:spacing w:line="360" w:lineRule="auto"/>
        <w:ind w:firstLine="720"/>
        <w:rPr>
          <w:color w:val="000000" w:themeColor="text1"/>
        </w:rPr>
      </w:pPr>
      <w:r w:rsidRPr="0097146F">
        <w:rPr>
          <w:color w:val="000000" w:themeColor="text1"/>
        </w:rPr>
        <w:t xml:space="preserve">This mechanism is </w:t>
      </w:r>
      <w:r w:rsidR="003B2FCA" w:rsidRPr="0097146F">
        <w:rPr>
          <w:color w:val="000000" w:themeColor="text1"/>
        </w:rPr>
        <w:t>consistent</w:t>
      </w:r>
      <w:r w:rsidRPr="0097146F">
        <w:rPr>
          <w:color w:val="000000" w:themeColor="text1"/>
        </w:rPr>
        <w:t xml:space="preserve"> </w:t>
      </w:r>
      <w:r w:rsidR="003B2FCA" w:rsidRPr="0097146F">
        <w:rPr>
          <w:color w:val="000000" w:themeColor="text1"/>
        </w:rPr>
        <w:t>with</w:t>
      </w:r>
      <w:r w:rsidRPr="0097146F">
        <w:rPr>
          <w:color w:val="000000" w:themeColor="text1"/>
        </w:rPr>
        <w:t xml:space="preserve"> previous observations in hypothalamic circuits, where stress-induced suppression of </w:t>
      </w:r>
      <w:r w:rsidR="00863EE4" w:rsidRPr="0097146F">
        <w:rPr>
          <w:color w:val="000000" w:themeColor="text1"/>
        </w:rPr>
        <w:t xml:space="preserve">glutamatergic transmission has been shown to be mediated by endocannabinoid signalling. In PVN neurons, long-term decreases in </w:t>
      </w:r>
      <w:r w:rsidR="00854831" w:rsidRPr="0097146F">
        <w:rPr>
          <w:color w:val="000000" w:themeColor="text1"/>
        </w:rPr>
        <w:t xml:space="preserve">spontaneous </w:t>
      </w:r>
      <w:r w:rsidR="00863EE4" w:rsidRPr="0097146F">
        <w:rPr>
          <w:color w:val="000000" w:themeColor="text1"/>
        </w:rPr>
        <w:t xml:space="preserve">excitatory current frequency following exposure to stress hormones </w:t>
      </w:r>
      <w:r w:rsidR="001310A3" w:rsidRPr="0097146F">
        <w:rPr>
          <w:color w:val="000000" w:themeColor="text1"/>
        </w:rPr>
        <w:t>were</w:t>
      </w:r>
      <w:r w:rsidR="00863EE4" w:rsidRPr="0097146F">
        <w:rPr>
          <w:color w:val="000000" w:themeColor="text1"/>
        </w:rPr>
        <w:t xml:space="preserve"> blocked by the CB1 receptor antagonist AM251</w:t>
      </w:r>
      <w:r w:rsidR="008E57FC" w:rsidRPr="0097146F">
        <w:rPr>
          <w:color w:val="000000" w:themeColor="text1"/>
        </w:rPr>
        <w:t xml:space="preserve"> (Boychuk</w:t>
      </w:r>
      <w:r w:rsidR="008B22D6" w:rsidRPr="0097146F">
        <w:rPr>
          <w:color w:val="000000" w:themeColor="text1"/>
        </w:rPr>
        <w:t xml:space="preserve"> et al.</w:t>
      </w:r>
      <w:r w:rsidR="008E57FC" w:rsidRPr="0097146F">
        <w:rPr>
          <w:color w:val="000000" w:themeColor="text1"/>
        </w:rPr>
        <w:t>, 2013)</w:t>
      </w:r>
      <w:r w:rsidR="00863EE4" w:rsidRPr="0097146F">
        <w:rPr>
          <w:color w:val="000000" w:themeColor="text1"/>
        </w:rPr>
        <w:t xml:space="preserve">, </w:t>
      </w:r>
      <w:r w:rsidR="00B13B89" w:rsidRPr="0097146F">
        <w:rPr>
          <w:color w:val="000000" w:themeColor="text1"/>
        </w:rPr>
        <w:t xml:space="preserve">suggesting </w:t>
      </w:r>
      <w:r w:rsidR="00863EE4" w:rsidRPr="0097146F">
        <w:rPr>
          <w:color w:val="000000" w:themeColor="text1"/>
        </w:rPr>
        <w:t xml:space="preserve">that CB1 receptor activation </w:t>
      </w:r>
      <w:r w:rsidR="00B13B89" w:rsidRPr="0097146F">
        <w:rPr>
          <w:color w:val="000000" w:themeColor="text1"/>
        </w:rPr>
        <w:t xml:space="preserve">contributes to </w:t>
      </w:r>
      <w:r w:rsidR="00281269" w:rsidRPr="0097146F">
        <w:rPr>
          <w:color w:val="000000" w:themeColor="text1"/>
        </w:rPr>
        <w:t>stress-induced suppression of excitatory synaptic input</w:t>
      </w:r>
      <w:r w:rsidR="008E57FC" w:rsidRPr="0097146F">
        <w:rPr>
          <w:color w:val="000000" w:themeColor="text1"/>
        </w:rPr>
        <w:t>.</w:t>
      </w:r>
    </w:p>
    <w:p w14:paraId="0D7C62F8" w14:textId="1C819263" w:rsidR="00245D30" w:rsidRPr="0097146F" w:rsidRDefault="0090731F" w:rsidP="00255857">
      <w:pPr>
        <w:spacing w:line="360" w:lineRule="auto"/>
        <w:ind w:firstLine="720"/>
        <w:rPr>
          <w:color w:val="000000" w:themeColor="text1"/>
        </w:rPr>
      </w:pPr>
      <w:r w:rsidRPr="0097146F">
        <w:rPr>
          <w:color w:val="000000" w:themeColor="text1"/>
        </w:rPr>
        <w:t xml:space="preserve">Endocrine signalling is closely linked to glucocorticoid feedback regulation of the HPA axis. Following acute stress, glucocorticoids can stimulate the synthesis of endocannabinoids, such as 2-Arachidonoylglycerol (2-AG), which acts to suppress excitatory synaptic input onto neurons involved in the stress response (Levy and Tasker, 2012). This mechanism serves as an important regulator of excessive activation of stress responses. Acute stress may elevate glucocorticoid levels, which in turn stimulate endocannabinoid production in DMH neurons. When synapses are subsequently stimulated by HFS, endocannabinoids could be released from postsynaptic neurons and act on presynaptic CB1 receptors to reduce glutamate release, resulting in LTD. The increase in PPR observed after LTD supports this, as CB1 receptor-mediated suppression of neurotransmitter release would be expected to increase PPR. </w:t>
      </w:r>
    </w:p>
    <w:p w14:paraId="38DFFA14" w14:textId="77777777" w:rsidR="001506BE" w:rsidRPr="0097146F" w:rsidRDefault="00B61AD9" w:rsidP="00255857">
      <w:pPr>
        <w:spacing w:line="360" w:lineRule="auto"/>
        <w:ind w:firstLine="720"/>
        <w:rPr>
          <w:color w:val="000000" w:themeColor="text1"/>
        </w:rPr>
      </w:pPr>
      <w:r w:rsidRPr="0097146F">
        <w:rPr>
          <w:color w:val="000000" w:themeColor="text1"/>
        </w:rPr>
        <w:lastRenderedPageBreak/>
        <w:t xml:space="preserve">The DMH is an important regulator of the stress response due to its role in projections to the PVN. The DMH contains heterogenous populations of neurons that project to the PVN, including both glutamatergic and GABAergic neurons capable of modulating the activity of CRH neurons (Myers et al., 2014; Bains et al., 2015). Because the PVN is the primary </w:t>
      </w:r>
      <w:r w:rsidR="00E60C8C" w:rsidRPr="0097146F">
        <w:rPr>
          <w:color w:val="000000" w:themeColor="text1"/>
        </w:rPr>
        <w:t>site</w:t>
      </w:r>
      <w:r w:rsidRPr="0097146F">
        <w:rPr>
          <w:color w:val="000000" w:themeColor="text1"/>
        </w:rPr>
        <w:t xml:space="preserve"> of HPA axis activation, synaptic changes within the DMH have the potential to influence downstream stress hormone release (Bains et al., 2015). These findings suggest that acute stress reduces excitatory input onto DMH neurons that</w:t>
      </w:r>
      <w:r w:rsidR="007751B8" w:rsidRPr="0097146F">
        <w:rPr>
          <w:color w:val="000000" w:themeColor="text1"/>
        </w:rPr>
        <w:t xml:space="preserve"> may</w:t>
      </w:r>
      <w:r w:rsidRPr="0097146F">
        <w:rPr>
          <w:color w:val="000000" w:themeColor="text1"/>
        </w:rPr>
        <w:t xml:space="preserve"> normally inhibit PVN CRH neurons, regulating the HPA axis. The DMH receives excitatory input from several brain regions involved in stress processing, including the prefrontal cortex, and activation of these inputs may normally recruit DMH circuits that help regulate HPA axis activity. If the neurons recorded in the present study correspond to DMH neurons that inhibit PVN CRH neurons, a reduction in glutamatergic input through CB1 receptor-dependent LTD could decrease the activity of these inhibitory neurons. This could reduce inhibitory output from the DMH to the PVN, leading to disinhibition of CRH neurons and potentially enhancing HPA activation during subsequent stress exposure. Such a mechanism could increase the sensitivity of hypothalamic stress circuits following an initial stressor. </w:t>
      </w:r>
    </w:p>
    <w:p w14:paraId="560A3C7F" w14:textId="099945DD" w:rsidR="00B61AD9" w:rsidRPr="0097146F" w:rsidRDefault="00B61AD9" w:rsidP="00255857">
      <w:pPr>
        <w:spacing w:line="360" w:lineRule="auto"/>
        <w:ind w:firstLine="720"/>
        <w:rPr>
          <w:color w:val="000000" w:themeColor="text1"/>
        </w:rPr>
      </w:pPr>
      <w:r w:rsidRPr="0097146F">
        <w:rPr>
          <w:color w:val="000000" w:themeColor="text1"/>
        </w:rPr>
        <w:t xml:space="preserve">Altered regulation of the HPA axis is a key feature of stress-related disorders, and dysregulated feedback within hypothalamic circuits can contribute to prolonged or exaggerated stress responses (Moghaddam, 2002). This is particularly </w:t>
      </w:r>
      <w:r w:rsidR="00C9205B" w:rsidRPr="0097146F">
        <w:rPr>
          <w:color w:val="000000" w:themeColor="text1"/>
        </w:rPr>
        <w:t>relevant</w:t>
      </w:r>
      <w:r w:rsidRPr="0097146F">
        <w:rPr>
          <w:color w:val="000000" w:themeColor="text1"/>
        </w:rPr>
        <w:t xml:space="preserve"> given that females show increased vulnerability to development of stress</w:t>
      </w:r>
      <w:r w:rsidR="0098710A" w:rsidRPr="0097146F">
        <w:rPr>
          <w:color w:val="000000" w:themeColor="text1"/>
        </w:rPr>
        <w:t>-</w:t>
      </w:r>
      <w:r w:rsidRPr="0097146F">
        <w:rPr>
          <w:color w:val="000000" w:themeColor="text1"/>
        </w:rPr>
        <w:t xml:space="preserve">related disorders characterized by hyperarousal and dysregulated stress responses. Neurobiological models of </w:t>
      </w:r>
      <w:r w:rsidR="00F40F10" w:rsidRPr="0097146F">
        <w:rPr>
          <w:color w:val="000000" w:themeColor="text1"/>
        </w:rPr>
        <w:t xml:space="preserve">post-traumatic stress disorder (PTSD) </w:t>
      </w:r>
      <w:r w:rsidRPr="0097146F">
        <w:rPr>
          <w:color w:val="000000" w:themeColor="text1"/>
        </w:rPr>
        <w:t>suggest that altered neural circuits and dysregulation of the HPA axis contribute to the heightening sensitivity to stress seen in this disorder (Olff, 2017). Because hypothalamic circuits coordinate endocrine and autonomic responses to stress, synaptic plasticity within nuclei such as the DMH may contribute to long-lasting changes in stress reactivity that increase vulnerability to stress-related disorders. Although the present study did not directly identify the projection targets of recorded DMH neurons, the observed stress-induced LTD suggests that acute stress can modify synaptic regulation within hypothalamic circuits that influence the activity of the HPA axis.</w:t>
      </w:r>
    </w:p>
    <w:p w14:paraId="1A75B11A" w14:textId="77777777" w:rsidR="0090731F" w:rsidRPr="0097146F" w:rsidRDefault="0090731F" w:rsidP="00255857">
      <w:pPr>
        <w:spacing w:line="360" w:lineRule="auto"/>
        <w:rPr>
          <w:b/>
          <w:bCs/>
          <w:color w:val="000000" w:themeColor="text1"/>
        </w:rPr>
      </w:pPr>
    </w:p>
    <w:p w14:paraId="22204286" w14:textId="4F17CCA4" w:rsidR="00E63399" w:rsidRPr="0097146F" w:rsidRDefault="00E63399" w:rsidP="00255857">
      <w:pPr>
        <w:pStyle w:val="Heading2"/>
        <w:spacing w:line="360" w:lineRule="auto"/>
        <w:rPr>
          <w:rFonts w:ascii="Times New Roman" w:hAnsi="Times New Roman" w:cs="Times New Roman"/>
          <w:b/>
          <w:bCs/>
          <w:color w:val="000000" w:themeColor="text1"/>
          <w:sz w:val="24"/>
          <w:szCs w:val="24"/>
        </w:rPr>
      </w:pPr>
      <w:bookmarkStart w:id="52" w:name="_Toc227760237"/>
      <w:r w:rsidRPr="0097146F">
        <w:rPr>
          <w:rFonts w:ascii="Times New Roman" w:hAnsi="Times New Roman" w:cs="Times New Roman"/>
          <w:b/>
          <w:bCs/>
          <w:color w:val="000000" w:themeColor="text1"/>
          <w:sz w:val="24"/>
          <w:szCs w:val="24"/>
        </w:rPr>
        <w:t xml:space="preserve">4.4 </w:t>
      </w:r>
      <w:r w:rsidR="00B342C5" w:rsidRPr="0097146F">
        <w:rPr>
          <w:rFonts w:ascii="Times New Roman" w:hAnsi="Times New Roman" w:cs="Times New Roman"/>
          <w:b/>
          <w:bCs/>
          <w:color w:val="000000" w:themeColor="text1"/>
          <w:sz w:val="24"/>
          <w:szCs w:val="24"/>
        </w:rPr>
        <w:t>Repeated</w:t>
      </w:r>
      <w:r w:rsidRPr="0097146F">
        <w:rPr>
          <w:rFonts w:ascii="Times New Roman" w:hAnsi="Times New Roman" w:cs="Times New Roman"/>
          <w:b/>
          <w:bCs/>
          <w:color w:val="000000" w:themeColor="text1"/>
          <w:sz w:val="24"/>
          <w:szCs w:val="24"/>
        </w:rPr>
        <w:t xml:space="preserve"> </w:t>
      </w:r>
      <w:r w:rsidR="00B342C5" w:rsidRPr="0097146F">
        <w:rPr>
          <w:rFonts w:ascii="Times New Roman" w:hAnsi="Times New Roman" w:cs="Times New Roman"/>
          <w:b/>
          <w:bCs/>
          <w:color w:val="000000" w:themeColor="text1"/>
          <w:sz w:val="24"/>
          <w:szCs w:val="24"/>
        </w:rPr>
        <w:t>stress and glutamate transmission</w:t>
      </w:r>
      <w:bookmarkEnd w:id="52"/>
    </w:p>
    <w:p w14:paraId="3FE16463" w14:textId="4AFE9907" w:rsidR="0090731F" w:rsidRPr="0097146F" w:rsidRDefault="00CB04B4" w:rsidP="00255857">
      <w:pPr>
        <w:spacing w:line="360" w:lineRule="auto"/>
        <w:ind w:firstLine="720"/>
        <w:rPr>
          <w:color w:val="000000" w:themeColor="text1"/>
        </w:rPr>
      </w:pPr>
      <w:r w:rsidRPr="0097146F">
        <w:rPr>
          <w:color w:val="000000" w:themeColor="text1"/>
        </w:rPr>
        <w:t>In contrast to the effects of acute stress, repeated stress did not significantly alter synaptic transmission or plasticity in the present study. Repeated stress exposure often leads to adaptation</w:t>
      </w:r>
      <w:r w:rsidR="00673565" w:rsidRPr="0097146F">
        <w:rPr>
          <w:color w:val="000000" w:themeColor="text1"/>
        </w:rPr>
        <w:t>s</w:t>
      </w:r>
      <w:r w:rsidRPr="0097146F">
        <w:rPr>
          <w:color w:val="000000" w:themeColor="text1"/>
        </w:rPr>
        <w:t xml:space="preserve"> that </w:t>
      </w:r>
      <w:r w:rsidR="00673565" w:rsidRPr="0097146F">
        <w:rPr>
          <w:color w:val="000000" w:themeColor="text1"/>
        </w:rPr>
        <w:t>restore</w:t>
      </w:r>
      <w:r w:rsidRPr="0097146F">
        <w:rPr>
          <w:color w:val="000000" w:themeColor="text1"/>
        </w:rPr>
        <w:t xml:space="preserve"> synaptic signalling </w:t>
      </w:r>
      <w:r w:rsidR="00673565" w:rsidRPr="0097146F">
        <w:rPr>
          <w:color w:val="000000" w:themeColor="text1"/>
        </w:rPr>
        <w:t xml:space="preserve">to baseline levels, limiting further stress-induced plasticity. </w:t>
      </w:r>
      <w:r w:rsidR="00F206E9" w:rsidRPr="0097146F">
        <w:rPr>
          <w:color w:val="000000" w:themeColor="text1"/>
        </w:rPr>
        <w:t>These a</w:t>
      </w:r>
      <w:r w:rsidRPr="0097146F">
        <w:rPr>
          <w:color w:val="000000" w:themeColor="text1"/>
        </w:rPr>
        <w:t xml:space="preserve">daptations may involve changes in receptor expression, neurotransmitter release, or intracellular signalling pathways (dos-Santos et al., 2023). </w:t>
      </w:r>
      <w:r w:rsidR="006014A5" w:rsidRPr="0097146F">
        <w:rPr>
          <w:color w:val="000000" w:themeColor="text1"/>
        </w:rPr>
        <w:t xml:space="preserve">Sex </w:t>
      </w:r>
      <w:r w:rsidRPr="0097146F">
        <w:rPr>
          <w:color w:val="000000" w:themeColor="text1"/>
        </w:rPr>
        <w:t xml:space="preserve">differences in </w:t>
      </w:r>
      <w:r w:rsidR="006014A5" w:rsidRPr="0097146F">
        <w:rPr>
          <w:color w:val="000000" w:themeColor="text1"/>
        </w:rPr>
        <w:t xml:space="preserve">stress responses in rodents have been reported, with males often showing more pronounced synaptic changes following repeated restraint stress compared to females, despite similar stress hormone levels </w:t>
      </w:r>
      <w:r w:rsidRPr="0097146F">
        <w:rPr>
          <w:color w:val="000000" w:themeColor="text1"/>
        </w:rPr>
        <w:t>(</w:t>
      </w:r>
      <w:r w:rsidR="006D3DD9" w:rsidRPr="0097146F">
        <w:t>Nalepa</w:t>
      </w:r>
      <w:r w:rsidR="006D3DD9" w:rsidRPr="0097146F">
        <w:rPr>
          <w:color w:val="000000" w:themeColor="text1"/>
        </w:rPr>
        <w:t xml:space="preserve"> et al., 2025; </w:t>
      </w:r>
      <w:r w:rsidRPr="0097146F">
        <w:rPr>
          <w:color w:val="000000" w:themeColor="text1"/>
        </w:rPr>
        <w:t>McEwen et al., 2017). The lack of significant synaptic plasticity after repeated restraint stress may suggest that DMH glutamatergic synapses undergo compensatory adjustments that stabilize synaptic function after repeated stress exposure.</w:t>
      </w:r>
    </w:p>
    <w:p w14:paraId="46D8AC26" w14:textId="77777777" w:rsidR="002B2C4F" w:rsidRPr="0097146F" w:rsidRDefault="002B2C4F" w:rsidP="00255857">
      <w:pPr>
        <w:spacing w:line="360" w:lineRule="auto"/>
        <w:ind w:firstLine="720"/>
        <w:rPr>
          <w:color w:val="000000" w:themeColor="text1"/>
        </w:rPr>
      </w:pPr>
    </w:p>
    <w:p w14:paraId="63976AAA" w14:textId="77777777" w:rsidR="00B342C5" w:rsidRPr="0097146F" w:rsidRDefault="00E63399" w:rsidP="00255857">
      <w:pPr>
        <w:pStyle w:val="Heading2"/>
        <w:spacing w:line="360" w:lineRule="auto"/>
        <w:rPr>
          <w:rFonts w:ascii="Times New Roman" w:hAnsi="Times New Roman" w:cs="Times New Roman"/>
          <w:b/>
          <w:bCs/>
          <w:color w:val="000000" w:themeColor="text1"/>
          <w:sz w:val="24"/>
          <w:szCs w:val="24"/>
        </w:rPr>
      </w:pPr>
      <w:bookmarkStart w:id="53" w:name="_Toc227760238"/>
      <w:r w:rsidRPr="0097146F">
        <w:rPr>
          <w:rFonts w:ascii="Times New Roman" w:hAnsi="Times New Roman" w:cs="Times New Roman"/>
          <w:b/>
          <w:bCs/>
          <w:color w:val="000000" w:themeColor="text1"/>
          <w:sz w:val="24"/>
          <w:szCs w:val="24"/>
        </w:rPr>
        <w:t xml:space="preserve">4.5 </w:t>
      </w:r>
      <w:r w:rsidR="00B342C5" w:rsidRPr="0097146F">
        <w:rPr>
          <w:rFonts w:ascii="Times New Roman" w:hAnsi="Times New Roman" w:cs="Times New Roman"/>
          <w:b/>
          <w:bCs/>
          <w:color w:val="000000" w:themeColor="text1"/>
          <w:sz w:val="24"/>
          <w:szCs w:val="24"/>
        </w:rPr>
        <w:t>Repeated stress and neuronal excitability</w:t>
      </w:r>
      <w:bookmarkEnd w:id="53"/>
    </w:p>
    <w:p w14:paraId="7050F8C0" w14:textId="766F121F" w:rsidR="0090731F" w:rsidRPr="0097146F" w:rsidRDefault="0090731F" w:rsidP="00255857">
      <w:pPr>
        <w:spacing w:line="360" w:lineRule="auto"/>
        <w:ind w:firstLine="720"/>
        <w:rPr>
          <w:color w:val="000000" w:themeColor="text1"/>
        </w:rPr>
      </w:pPr>
      <w:r w:rsidRPr="0097146F">
        <w:rPr>
          <w:color w:val="000000" w:themeColor="text1"/>
        </w:rPr>
        <w:t xml:space="preserve">In </w:t>
      </w:r>
      <w:r w:rsidR="00001903" w:rsidRPr="0097146F">
        <w:rPr>
          <w:color w:val="000000" w:themeColor="text1"/>
        </w:rPr>
        <w:t>further</w:t>
      </w:r>
      <w:r w:rsidR="00AC6FD1" w:rsidRPr="0097146F">
        <w:rPr>
          <w:color w:val="000000" w:themeColor="text1"/>
        </w:rPr>
        <w:t xml:space="preserve"> </w:t>
      </w:r>
      <w:r w:rsidR="00F87EE5" w:rsidRPr="0097146F">
        <w:rPr>
          <w:color w:val="000000" w:themeColor="text1"/>
        </w:rPr>
        <w:t>contrast to acute stress,</w:t>
      </w:r>
      <w:r w:rsidRPr="0097146F">
        <w:rPr>
          <w:color w:val="000000" w:themeColor="text1"/>
        </w:rPr>
        <w:t xml:space="preserve"> repeated stress did not alter firing frequency after HFS, but did decrease peak action potential amplitude, suggesting that long-lasting changes in intrinsic DMH neuronal excitability may arise through different mechanisms following acute compared to repeated stress exposure. </w:t>
      </w:r>
    </w:p>
    <w:p w14:paraId="5D3529FA" w14:textId="77C04B54" w:rsidR="00332112" w:rsidRPr="0097146F" w:rsidRDefault="00E3656D" w:rsidP="00255857">
      <w:pPr>
        <w:spacing w:line="360" w:lineRule="auto"/>
        <w:ind w:firstLine="720"/>
        <w:rPr>
          <w:color w:val="000000" w:themeColor="text1"/>
        </w:rPr>
      </w:pPr>
      <w:r w:rsidRPr="0097146F">
        <w:rPr>
          <w:color w:val="000000" w:themeColor="text1"/>
        </w:rPr>
        <w:t>Changes in neuronal excitability are a common feature of stress-induced neural plasticity, as stress exposure can modify the intrinsic electrical properties of neurons and alter their firing patterns and responsiveness to input. For example, repeated restraint stress has been shown to reduce the intrinsic excitability of CRH neurons, coinciding with decreased responsiveness of their HPA axis in response to stress (Matovic et al., 2020).</w:t>
      </w:r>
      <w:r w:rsidR="000F0482" w:rsidRPr="0097146F">
        <w:rPr>
          <w:color w:val="000000" w:themeColor="text1"/>
        </w:rPr>
        <w:t xml:space="preserve"> </w:t>
      </w:r>
      <w:r w:rsidR="00F87EE5" w:rsidRPr="0097146F">
        <w:rPr>
          <w:color w:val="000000" w:themeColor="text1"/>
        </w:rPr>
        <w:t>Repeated</w:t>
      </w:r>
      <w:r w:rsidR="00332112" w:rsidRPr="0097146F">
        <w:rPr>
          <w:color w:val="000000" w:themeColor="text1"/>
        </w:rPr>
        <w:t xml:space="preserve"> stress did not produce the same decrease in action potential firing frequency</w:t>
      </w:r>
      <w:r w:rsidR="00D273C2" w:rsidRPr="0097146F">
        <w:rPr>
          <w:color w:val="000000" w:themeColor="text1"/>
        </w:rPr>
        <w:t xml:space="preserve"> as acute </w:t>
      </w:r>
      <w:r w:rsidR="00227A5A" w:rsidRPr="0097146F">
        <w:rPr>
          <w:color w:val="000000" w:themeColor="text1"/>
        </w:rPr>
        <w:t>stress</w:t>
      </w:r>
      <w:r w:rsidR="00332112" w:rsidRPr="0097146F">
        <w:rPr>
          <w:color w:val="000000" w:themeColor="text1"/>
        </w:rPr>
        <w:t xml:space="preserve">. In females, repeated or chronic stress </w:t>
      </w:r>
      <w:r w:rsidRPr="0097146F">
        <w:rPr>
          <w:color w:val="000000" w:themeColor="text1"/>
        </w:rPr>
        <w:t>can</w:t>
      </w:r>
      <w:r w:rsidR="00332112" w:rsidRPr="0097146F">
        <w:rPr>
          <w:color w:val="000000" w:themeColor="text1"/>
        </w:rPr>
        <w:t xml:space="preserve"> induce</w:t>
      </w:r>
      <w:r w:rsidRPr="0097146F">
        <w:rPr>
          <w:color w:val="000000" w:themeColor="text1"/>
        </w:rPr>
        <w:t xml:space="preserve"> </w:t>
      </w:r>
      <w:r w:rsidR="00332112" w:rsidRPr="0097146F">
        <w:rPr>
          <w:color w:val="000000" w:themeColor="text1"/>
        </w:rPr>
        <w:t xml:space="preserve">adaptive changes that stabilize neuronal activity despite continued exposure to stress (McEwen, 2017). </w:t>
      </w:r>
    </w:p>
    <w:p w14:paraId="6CD9885B" w14:textId="77777777" w:rsidR="0090731F" w:rsidRPr="0097146F" w:rsidRDefault="0090731F" w:rsidP="00255857">
      <w:pPr>
        <w:spacing w:line="360" w:lineRule="auto"/>
        <w:rPr>
          <w:b/>
          <w:bCs/>
          <w:color w:val="000000" w:themeColor="text1"/>
        </w:rPr>
      </w:pPr>
    </w:p>
    <w:p w14:paraId="7EAD37D4" w14:textId="42E3D778" w:rsidR="002E378E" w:rsidRPr="0097146F" w:rsidRDefault="002E378E" w:rsidP="00255857">
      <w:pPr>
        <w:pStyle w:val="Heading2"/>
        <w:spacing w:line="360" w:lineRule="auto"/>
        <w:rPr>
          <w:rFonts w:ascii="Times New Roman" w:hAnsi="Times New Roman" w:cs="Times New Roman"/>
          <w:b/>
          <w:bCs/>
          <w:color w:val="000000" w:themeColor="text1"/>
          <w:sz w:val="24"/>
          <w:szCs w:val="24"/>
        </w:rPr>
      </w:pPr>
      <w:bookmarkStart w:id="54" w:name="_Toc227760239"/>
      <w:r w:rsidRPr="0097146F">
        <w:rPr>
          <w:rFonts w:ascii="Times New Roman" w:hAnsi="Times New Roman" w:cs="Times New Roman"/>
          <w:b/>
          <w:bCs/>
          <w:color w:val="000000" w:themeColor="text1"/>
          <w:sz w:val="24"/>
          <w:szCs w:val="24"/>
        </w:rPr>
        <w:lastRenderedPageBreak/>
        <w:t>4.6 Next steps</w:t>
      </w:r>
      <w:bookmarkEnd w:id="54"/>
    </w:p>
    <w:p w14:paraId="3D0F3B61" w14:textId="3BCDC316" w:rsidR="00FC128F" w:rsidRPr="0097146F" w:rsidRDefault="00FC128F" w:rsidP="00255857">
      <w:pPr>
        <w:spacing w:line="360" w:lineRule="auto"/>
        <w:ind w:firstLine="720"/>
        <w:rPr>
          <w:color w:val="000000" w:themeColor="text1"/>
        </w:rPr>
      </w:pPr>
      <w:r w:rsidRPr="0097146F">
        <w:rPr>
          <w:color w:val="000000" w:themeColor="text1"/>
        </w:rPr>
        <w:t xml:space="preserve">While the present findings identify endocannabinoid signalling as a key mediator of stress-induced synaptic plasticity in the DMH, the upstream mechanism through which stress hormones engage this pathway remain unclear. </w:t>
      </w:r>
      <w:r w:rsidR="00E02600" w:rsidRPr="0097146F">
        <w:rPr>
          <w:color w:val="000000" w:themeColor="text1"/>
        </w:rPr>
        <w:t xml:space="preserve">The specific </w:t>
      </w:r>
      <w:r w:rsidRPr="0097146F">
        <w:rPr>
          <w:color w:val="000000" w:themeColor="text1"/>
        </w:rPr>
        <w:t xml:space="preserve">endocannabinoid responsible for the observed LTD </w:t>
      </w:r>
      <w:r w:rsidR="00E02600" w:rsidRPr="0097146F">
        <w:rPr>
          <w:color w:val="000000" w:themeColor="text1"/>
        </w:rPr>
        <w:t>is</w:t>
      </w:r>
      <w:r w:rsidRPr="0097146F">
        <w:rPr>
          <w:color w:val="000000" w:themeColor="text1"/>
        </w:rPr>
        <w:t xml:space="preserve"> unknown</w:t>
      </w:r>
      <w:r w:rsidR="00E02600" w:rsidRPr="0097146F">
        <w:rPr>
          <w:color w:val="000000" w:themeColor="text1"/>
        </w:rPr>
        <w:t xml:space="preserve">, as both </w:t>
      </w:r>
      <w:r w:rsidRPr="0097146F">
        <w:rPr>
          <w:color w:val="000000" w:themeColor="text1"/>
        </w:rPr>
        <w:t xml:space="preserve">anandamide and 2-AG can activate CB1 receptors and contribute to decreased glutamate release. Further </w:t>
      </w:r>
      <w:r w:rsidR="00E02600" w:rsidRPr="0097146F">
        <w:rPr>
          <w:color w:val="000000" w:themeColor="text1"/>
        </w:rPr>
        <w:t>study</w:t>
      </w:r>
      <w:r w:rsidRPr="0097146F">
        <w:rPr>
          <w:color w:val="000000" w:themeColor="text1"/>
        </w:rPr>
        <w:t xml:space="preserve"> using inhibitors of endocannabinoid synthesis or degradation could help determine which ligand </w:t>
      </w:r>
      <w:r w:rsidR="00E02600" w:rsidRPr="0097146F">
        <w:rPr>
          <w:color w:val="000000" w:themeColor="text1"/>
        </w:rPr>
        <w:t>underlies this</w:t>
      </w:r>
      <w:r w:rsidRPr="0097146F">
        <w:rPr>
          <w:color w:val="000000" w:themeColor="text1"/>
        </w:rPr>
        <w:t xml:space="preserve"> plasticity. </w:t>
      </w:r>
      <w:r w:rsidR="00420850" w:rsidRPr="0097146F">
        <w:rPr>
          <w:color w:val="000000" w:themeColor="text1"/>
        </w:rPr>
        <w:t>In addition</w:t>
      </w:r>
      <w:r w:rsidRPr="0097146F">
        <w:rPr>
          <w:color w:val="000000" w:themeColor="text1"/>
        </w:rPr>
        <w:t xml:space="preserve">, acute stress </w:t>
      </w:r>
      <w:r w:rsidR="00420850" w:rsidRPr="0097146F">
        <w:rPr>
          <w:color w:val="000000" w:themeColor="text1"/>
        </w:rPr>
        <w:t>may alter</w:t>
      </w:r>
      <w:r w:rsidRPr="0097146F">
        <w:rPr>
          <w:color w:val="000000" w:themeColor="text1"/>
        </w:rPr>
        <w:t xml:space="preserve"> postsynaptic glutamate receptor expression or trafficking. The increased basal eEPSC amplitude observed </w:t>
      </w:r>
      <w:r w:rsidR="00420850" w:rsidRPr="0097146F">
        <w:rPr>
          <w:color w:val="000000" w:themeColor="text1"/>
        </w:rPr>
        <w:t>following</w:t>
      </w:r>
      <w:r w:rsidRPr="0097146F">
        <w:rPr>
          <w:color w:val="000000" w:themeColor="text1"/>
        </w:rPr>
        <w:t xml:space="preserve"> acute stress may reflect changes in AMPA receptor number or subunit composition, which could influence synaptic strength independent </w:t>
      </w:r>
      <w:r w:rsidR="009974D0" w:rsidRPr="0097146F">
        <w:rPr>
          <w:color w:val="000000" w:themeColor="text1"/>
        </w:rPr>
        <w:t>of</w:t>
      </w:r>
      <w:r w:rsidRPr="0097146F">
        <w:rPr>
          <w:color w:val="000000" w:themeColor="text1"/>
        </w:rPr>
        <w:t xml:space="preserve"> presynaptic release probability (</w:t>
      </w:r>
      <w:proofErr w:type="spellStart"/>
      <w:r w:rsidRPr="0097146F">
        <w:rPr>
          <w:color w:val="000000" w:themeColor="text1"/>
        </w:rPr>
        <w:t>Savtchouk</w:t>
      </w:r>
      <w:proofErr w:type="spellEnd"/>
      <w:r w:rsidRPr="0097146F">
        <w:rPr>
          <w:color w:val="000000" w:themeColor="text1"/>
        </w:rPr>
        <w:t xml:space="preserve"> and Liu, 2011). </w:t>
      </w:r>
      <w:r w:rsidR="00EB649A" w:rsidRPr="0097146F">
        <w:rPr>
          <w:color w:val="000000" w:themeColor="text1"/>
        </w:rPr>
        <w:t>Finally, future</w:t>
      </w:r>
      <w:r w:rsidR="00F51D39" w:rsidRPr="0097146F">
        <w:rPr>
          <w:color w:val="000000" w:themeColor="text1"/>
        </w:rPr>
        <w:t xml:space="preserve"> work should determine whether acute stress-induced long-term depression in glutamatergic DMH synapses alters behavioural and neuronal responses to subsequent stress</w:t>
      </w:r>
      <w:r w:rsidR="00B03713" w:rsidRPr="0097146F">
        <w:rPr>
          <w:color w:val="000000" w:themeColor="text1"/>
        </w:rPr>
        <w:t xml:space="preserve"> exposure</w:t>
      </w:r>
      <w:r w:rsidR="00C52813" w:rsidRPr="0097146F">
        <w:rPr>
          <w:color w:val="000000" w:themeColor="text1"/>
        </w:rPr>
        <w:t xml:space="preserve">, </w:t>
      </w:r>
      <w:r w:rsidR="00300133" w:rsidRPr="0097146F">
        <w:rPr>
          <w:color w:val="000000" w:themeColor="text1"/>
        </w:rPr>
        <w:t>particularly through mechanism</w:t>
      </w:r>
      <w:r w:rsidR="00C52813" w:rsidRPr="0097146F">
        <w:rPr>
          <w:color w:val="000000" w:themeColor="text1"/>
        </w:rPr>
        <w:t xml:space="preserve"> that may </w:t>
      </w:r>
      <w:r w:rsidR="00CE3C2E" w:rsidRPr="0097146F">
        <w:rPr>
          <w:color w:val="000000" w:themeColor="text1"/>
        </w:rPr>
        <w:t>disinhibit</w:t>
      </w:r>
      <w:r w:rsidR="00C52813" w:rsidRPr="0097146F">
        <w:rPr>
          <w:color w:val="000000" w:themeColor="text1"/>
        </w:rPr>
        <w:t xml:space="preserve"> the HPA axis and </w:t>
      </w:r>
      <w:r w:rsidR="00300133" w:rsidRPr="0097146F">
        <w:rPr>
          <w:color w:val="000000" w:themeColor="text1"/>
        </w:rPr>
        <w:t>alter</w:t>
      </w:r>
      <w:r w:rsidR="00C52813" w:rsidRPr="0097146F">
        <w:rPr>
          <w:color w:val="000000" w:themeColor="text1"/>
        </w:rPr>
        <w:t xml:space="preserve"> stress reactivity</w:t>
      </w:r>
      <w:r w:rsidR="00F51D39" w:rsidRPr="0097146F">
        <w:rPr>
          <w:color w:val="000000" w:themeColor="text1"/>
        </w:rPr>
        <w:t>.</w:t>
      </w:r>
    </w:p>
    <w:p w14:paraId="49DFDA49" w14:textId="77777777" w:rsidR="007B79C2" w:rsidRPr="0097146F" w:rsidRDefault="007B79C2" w:rsidP="003A703F">
      <w:pPr>
        <w:spacing w:line="360" w:lineRule="auto"/>
        <w:rPr>
          <w:color w:val="000000" w:themeColor="text1"/>
        </w:rPr>
      </w:pPr>
    </w:p>
    <w:p w14:paraId="064C6D71" w14:textId="77777777" w:rsidR="00FC128F" w:rsidRPr="0097146F" w:rsidRDefault="00FC128F" w:rsidP="00E63399">
      <w:pPr>
        <w:spacing w:line="360" w:lineRule="auto"/>
        <w:rPr>
          <w:b/>
          <w:bCs/>
          <w:color w:val="000000" w:themeColor="text1"/>
        </w:rPr>
      </w:pPr>
    </w:p>
    <w:p w14:paraId="66BEF208" w14:textId="797ADC2F" w:rsidR="002E378E" w:rsidRPr="0097146F" w:rsidRDefault="002E378E" w:rsidP="00255857">
      <w:pPr>
        <w:pStyle w:val="Heading2"/>
        <w:spacing w:line="360" w:lineRule="auto"/>
        <w:rPr>
          <w:rFonts w:ascii="Times New Roman" w:hAnsi="Times New Roman" w:cs="Times New Roman"/>
          <w:b/>
          <w:bCs/>
          <w:color w:val="000000" w:themeColor="text1"/>
          <w:sz w:val="24"/>
          <w:szCs w:val="24"/>
        </w:rPr>
      </w:pPr>
      <w:bookmarkStart w:id="55" w:name="_Toc227760240"/>
      <w:r w:rsidRPr="0097146F">
        <w:rPr>
          <w:rFonts w:ascii="Times New Roman" w:hAnsi="Times New Roman" w:cs="Times New Roman"/>
          <w:b/>
          <w:bCs/>
          <w:color w:val="000000" w:themeColor="text1"/>
          <w:sz w:val="24"/>
          <w:szCs w:val="24"/>
        </w:rPr>
        <w:t>4.7 Conclusions</w:t>
      </w:r>
      <w:bookmarkEnd w:id="55"/>
    </w:p>
    <w:p w14:paraId="54238046" w14:textId="3943A40C" w:rsidR="00FC128F" w:rsidRPr="0097146F" w:rsidRDefault="00FC128F" w:rsidP="00255857">
      <w:pPr>
        <w:spacing w:line="360" w:lineRule="auto"/>
        <w:ind w:firstLine="720"/>
        <w:rPr>
          <w:color w:val="000000" w:themeColor="text1"/>
        </w:rPr>
      </w:pPr>
      <w:r w:rsidRPr="0097146F">
        <w:rPr>
          <w:color w:val="000000" w:themeColor="text1"/>
        </w:rPr>
        <w:t xml:space="preserve">In summary, acute stress alters both synaptic transmission and intrinsic excitability in DMH neurons, increasing basal excitatory synaptic transmission and inducing a CB1 receptor-dependent long-term depression of excitatory inputs and neuronal excitability. In contrast, repeated stress only decreased </w:t>
      </w:r>
      <w:r w:rsidR="00711E90" w:rsidRPr="0097146F">
        <w:rPr>
          <w:color w:val="000000" w:themeColor="text1"/>
        </w:rPr>
        <w:t xml:space="preserve">the </w:t>
      </w:r>
      <w:r w:rsidRPr="0097146F">
        <w:rPr>
          <w:color w:val="000000" w:themeColor="text1"/>
        </w:rPr>
        <w:t xml:space="preserve">long-term action potential amplitude. These findings suggest that acute stress engages endocannabinoid signalling within the DMH to regulate glutamatergic synaptic transmission and neuronal activity. </w:t>
      </w:r>
    </w:p>
    <w:p w14:paraId="0EBA5300" w14:textId="40E010AD" w:rsidR="009F6A80" w:rsidRPr="0097146F" w:rsidRDefault="00FC128F" w:rsidP="0097146F">
      <w:pPr>
        <w:spacing w:line="360" w:lineRule="auto"/>
        <w:ind w:firstLine="720"/>
        <w:rPr>
          <w:color w:val="000000" w:themeColor="text1"/>
        </w:rPr>
      </w:pPr>
      <w:r w:rsidRPr="0097146F">
        <w:rPr>
          <w:color w:val="000000" w:themeColor="text1"/>
        </w:rPr>
        <w:t xml:space="preserve">Understanding how stress modifies DMH function provides insight into neural mechanisms underlying stress-related disorders, particularly in females, and highlights the DMH as a site where stress-induced plasticity may shape </w:t>
      </w:r>
      <w:r w:rsidR="00FA0F9F" w:rsidRPr="0097146F">
        <w:rPr>
          <w:color w:val="000000" w:themeColor="text1"/>
        </w:rPr>
        <w:t>responses</w:t>
      </w:r>
      <w:r w:rsidR="00E02600" w:rsidRPr="0097146F">
        <w:rPr>
          <w:color w:val="000000" w:themeColor="text1"/>
        </w:rPr>
        <w:t xml:space="preserve"> to future stress</w:t>
      </w:r>
      <w:r w:rsidRPr="0097146F">
        <w:rPr>
          <w:color w:val="000000" w:themeColor="text1"/>
        </w:rPr>
        <w:t xml:space="preserve">. </w:t>
      </w:r>
      <w:r w:rsidR="0098710A" w:rsidRPr="0097146F">
        <w:rPr>
          <w:color w:val="000000" w:themeColor="text1"/>
        </w:rPr>
        <w:t>Collectively</w:t>
      </w:r>
      <w:r w:rsidRPr="0097146F">
        <w:rPr>
          <w:color w:val="000000" w:themeColor="text1"/>
        </w:rPr>
        <w:t xml:space="preserve">, these findings indicate that the DMH could serve as a potential target for therapeutic intervention to mitigate stress-related changes and disorders. </w:t>
      </w:r>
    </w:p>
    <w:p w14:paraId="14AD4A24" w14:textId="77777777" w:rsidR="009F6A80" w:rsidRPr="0097146F" w:rsidRDefault="009F6A80" w:rsidP="007E3D57">
      <w:pPr>
        <w:pStyle w:val="Heading1"/>
        <w:spacing w:line="360" w:lineRule="auto"/>
        <w:rPr>
          <w:rFonts w:ascii="Times New Roman" w:hAnsi="Times New Roman" w:cs="Times New Roman"/>
          <w:b/>
          <w:bCs/>
          <w:color w:val="000000" w:themeColor="text1"/>
          <w:sz w:val="24"/>
          <w:szCs w:val="24"/>
        </w:rPr>
      </w:pPr>
    </w:p>
    <w:p w14:paraId="02746592" w14:textId="77777777" w:rsidR="009F6A80" w:rsidRPr="0097146F" w:rsidRDefault="009F6A80" w:rsidP="009F6A80"/>
    <w:p w14:paraId="511DD94C" w14:textId="77777777" w:rsidR="009F6A80" w:rsidRPr="0097146F" w:rsidRDefault="009F6A80" w:rsidP="009F6A80"/>
    <w:p w14:paraId="2DBB2AA6" w14:textId="77777777" w:rsidR="009F6A80" w:rsidRPr="0097146F" w:rsidRDefault="009F6A80" w:rsidP="009F6A80"/>
    <w:p w14:paraId="79A17F6B" w14:textId="77777777" w:rsidR="009F6A80" w:rsidRPr="0097146F" w:rsidRDefault="009F6A80" w:rsidP="009F6A80"/>
    <w:p w14:paraId="3F15E9D9" w14:textId="77777777" w:rsidR="009F6A80" w:rsidRPr="0097146F" w:rsidRDefault="009F6A80" w:rsidP="009F6A80"/>
    <w:p w14:paraId="42B4D052" w14:textId="77777777" w:rsidR="009F6A80" w:rsidRPr="0097146F" w:rsidRDefault="009F6A80" w:rsidP="009F6A80"/>
    <w:p w14:paraId="5E76CE50" w14:textId="425A1390" w:rsidR="00BC61BA" w:rsidRPr="0097146F" w:rsidRDefault="00BC61BA" w:rsidP="007E3D57">
      <w:pPr>
        <w:pStyle w:val="Heading1"/>
        <w:spacing w:line="360" w:lineRule="auto"/>
        <w:rPr>
          <w:rFonts w:ascii="Times New Roman" w:hAnsi="Times New Roman" w:cs="Times New Roman"/>
          <w:b/>
          <w:bCs/>
          <w:color w:val="000000" w:themeColor="text1"/>
          <w:sz w:val="24"/>
          <w:szCs w:val="24"/>
        </w:rPr>
      </w:pPr>
      <w:bookmarkStart w:id="56" w:name="_Toc227760242"/>
      <w:r w:rsidRPr="0097146F">
        <w:rPr>
          <w:rFonts w:ascii="Times New Roman" w:hAnsi="Times New Roman" w:cs="Times New Roman"/>
          <w:b/>
          <w:bCs/>
          <w:color w:val="000000" w:themeColor="text1"/>
          <w:sz w:val="24"/>
          <w:szCs w:val="24"/>
        </w:rPr>
        <w:t>References</w:t>
      </w:r>
      <w:bookmarkEnd w:id="56"/>
    </w:p>
    <w:p w14:paraId="483143D2" w14:textId="5851D353" w:rsidR="000A0086" w:rsidRPr="0097146F" w:rsidRDefault="000A0086" w:rsidP="000A0086">
      <w:pPr>
        <w:spacing w:line="480" w:lineRule="auto"/>
        <w:ind w:left="480" w:hanging="480"/>
      </w:pPr>
      <w:r w:rsidRPr="0097146F">
        <w:t xml:space="preserve">Adam, T. C., &amp; Epel, E. S. (2007). Stress, eating and the reward system. </w:t>
      </w:r>
      <w:r w:rsidRPr="0097146F">
        <w:rPr>
          <w:i/>
          <w:iCs/>
        </w:rPr>
        <w:t>Physiology &amp; Behavior</w:t>
      </w:r>
      <w:r w:rsidRPr="0097146F">
        <w:t xml:space="preserve">, </w:t>
      </w:r>
      <w:r w:rsidRPr="0097146F">
        <w:rPr>
          <w:i/>
          <w:iCs/>
        </w:rPr>
        <w:t>91</w:t>
      </w:r>
      <w:r w:rsidRPr="0097146F">
        <w:t xml:space="preserve">(4), 449–458. </w:t>
      </w:r>
      <w:hyperlink r:id="rId22" w:history="1">
        <w:r w:rsidRPr="0097146F">
          <w:rPr>
            <w:color w:val="0000FF"/>
            <w:u w:val="single"/>
          </w:rPr>
          <w:t>https://doi.org/10.1016/j.physbeh.2007.04.011</w:t>
        </w:r>
      </w:hyperlink>
    </w:p>
    <w:p w14:paraId="582A63EC" w14:textId="66BB16E6" w:rsidR="00FF65FB" w:rsidRPr="0097146F" w:rsidRDefault="00FF65FB" w:rsidP="00114CD8">
      <w:pPr>
        <w:spacing w:line="480" w:lineRule="auto"/>
        <w:ind w:left="480" w:hanging="480"/>
      </w:pPr>
      <w:r w:rsidRPr="0097146F">
        <w:t xml:space="preserve">Bains, J. S., </w:t>
      </w:r>
      <w:proofErr w:type="spellStart"/>
      <w:r w:rsidRPr="0097146F">
        <w:t>Cusulin</w:t>
      </w:r>
      <w:proofErr w:type="spellEnd"/>
      <w:r w:rsidRPr="0097146F">
        <w:t xml:space="preserve">, J. I. W., &amp; Inoue, W. (2015). Stress-related synaptic plasticity in the hypothalamus. </w:t>
      </w:r>
      <w:r w:rsidRPr="0097146F">
        <w:rPr>
          <w:i/>
          <w:iCs/>
        </w:rPr>
        <w:t>Nature Reviews Neuroscience</w:t>
      </w:r>
      <w:r w:rsidRPr="0097146F">
        <w:t xml:space="preserve">, </w:t>
      </w:r>
      <w:r w:rsidRPr="0097146F">
        <w:rPr>
          <w:i/>
          <w:iCs/>
        </w:rPr>
        <w:t>16</w:t>
      </w:r>
      <w:r w:rsidRPr="0097146F">
        <w:t xml:space="preserve">(7), 377–388. </w:t>
      </w:r>
      <w:hyperlink r:id="rId23" w:history="1">
        <w:r w:rsidRPr="0097146F">
          <w:rPr>
            <w:rStyle w:val="Hyperlink"/>
          </w:rPr>
          <w:t>https://doi.org/10.1038/nrn3881</w:t>
        </w:r>
      </w:hyperlink>
    </w:p>
    <w:p w14:paraId="06887F8F" w14:textId="77777777" w:rsidR="00FF65FB" w:rsidRPr="0097146F" w:rsidRDefault="00FF65FB" w:rsidP="00114CD8">
      <w:pPr>
        <w:spacing w:line="480" w:lineRule="auto"/>
        <w:ind w:left="480" w:hanging="480"/>
      </w:pPr>
      <w:r w:rsidRPr="0097146F">
        <w:t xml:space="preserve">Barnett, M. W., &amp; </w:t>
      </w:r>
      <w:proofErr w:type="spellStart"/>
      <w:r w:rsidRPr="0097146F">
        <w:t>Larkman</w:t>
      </w:r>
      <w:proofErr w:type="spellEnd"/>
      <w:r w:rsidRPr="0097146F">
        <w:t xml:space="preserve">, P. M. (2007). The action potential. </w:t>
      </w:r>
      <w:r w:rsidRPr="0097146F">
        <w:rPr>
          <w:i/>
          <w:iCs/>
        </w:rPr>
        <w:t>Practical Neurology</w:t>
      </w:r>
      <w:r w:rsidRPr="0097146F">
        <w:t xml:space="preserve">, </w:t>
      </w:r>
      <w:r w:rsidRPr="0097146F">
        <w:rPr>
          <w:i/>
          <w:iCs/>
        </w:rPr>
        <w:t>7</w:t>
      </w:r>
      <w:r w:rsidRPr="0097146F">
        <w:t>(3), 192–197.</w:t>
      </w:r>
    </w:p>
    <w:p w14:paraId="3D92482C" w14:textId="77777777" w:rsidR="00FF65FB" w:rsidRPr="0097146F" w:rsidRDefault="00FF65FB" w:rsidP="00114CD8">
      <w:pPr>
        <w:spacing w:line="480" w:lineRule="auto"/>
        <w:ind w:left="480" w:hanging="480"/>
      </w:pPr>
      <w:r w:rsidRPr="0097146F">
        <w:t xml:space="preserve">Bartsch, J. C., Von Cramon, M., Gruber, D., Heinemann, U., &amp; Behr, J. (2021). Stress-Induced Enhanced Long-Term Potentiation and Reduced Threshold for N-Methyl-D-Aspartate Receptor- and β-Adrenergic Receptor-Mediated Synaptic Plasticity in Rodent Ventral Subiculum. </w:t>
      </w:r>
      <w:r w:rsidRPr="0097146F">
        <w:rPr>
          <w:i/>
          <w:iCs/>
        </w:rPr>
        <w:t>Frontiers in Molecular Neuroscience</w:t>
      </w:r>
      <w:r w:rsidRPr="0097146F">
        <w:t xml:space="preserve">, </w:t>
      </w:r>
      <w:r w:rsidRPr="0097146F">
        <w:rPr>
          <w:i/>
          <w:iCs/>
        </w:rPr>
        <w:t>14</w:t>
      </w:r>
      <w:r w:rsidRPr="0097146F">
        <w:t xml:space="preserve">, 658465. </w:t>
      </w:r>
      <w:hyperlink r:id="rId24" w:history="1">
        <w:r w:rsidRPr="0097146F">
          <w:rPr>
            <w:rStyle w:val="Hyperlink"/>
          </w:rPr>
          <w:t>https://doi.org/10.3389/fnmol.2021.658465</w:t>
        </w:r>
      </w:hyperlink>
    </w:p>
    <w:p w14:paraId="2FE794CE" w14:textId="77777777" w:rsidR="00FF65FB" w:rsidRPr="0097146F" w:rsidRDefault="00FF65FB" w:rsidP="00114CD8">
      <w:pPr>
        <w:spacing w:line="480" w:lineRule="auto"/>
        <w:ind w:left="480" w:hanging="480"/>
      </w:pPr>
      <w:r w:rsidRPr="0097146F">
        <w:t xml:space="preserve">Bellinger, L. L., &amp; </w:t>
      </w:r>
      <w:proofErr w:type="spellStart"/>
      <w:r w:rsidRPr="0097146F">
        <w:t>Bernardis</w:t>
      </w:r>
      <w:proofErr w:type="spellEnd"/>
      <w:r w:rsidRPr="0097146F">
        <w:t xml:space="preserve">, L. L. (2002). The dorsomedial hypothalamic nucleus and its role in ingestive behavior and body weight regulation. </w:t>
      </w:r>
      <w:r w:rsidRPr="0097146F">
        <w:rPr>
          <w:i/>
          <w:iCs/>
        </w:rPr>
        <w:t>Physiology &amp; Behavior</w:t>
      </w:r>
      <w:r w:rsidRPr="0097146F">
        <w:t xml:space="preserve">, </w:t>
      </w:r>
      <w:r w:rsidRPr="0097146F">
        <w:rPr>
          <w:i/>
          <w:iCs/>
        </w:rPr>
        <w:t>76</w:t>
      </w:r>
      <w:r w:rsidRPr="0097146F">
        <w:t xml:space="preserve">(3), 431–442. </w:t>
      </w:r>
      <w:hyperlink r:id="rId25" w:history="1">
        <w:r w:rsidRPr="0097146F">
          <w:rPr>
            <w:rStyle w:val="Hyperlink"/>
          </w:rPr>
          <w:t>https://doi.org/10.1016/s0031-9384(02)00756-4</w:t>
        </w:r>
      </w:hyperlink>
    </w:p>
    <w:p w14:paraId="62446DFD" w14:textId="77777777" w:rsidR="00FF65FB" w:rsidRPr="0097146F" w:rsidRDefault="00FF65FB" w:rsidP="00114CD8">
      <w:pPr>
        <w:spacing w:line="480" w:lineRule="auto"/>
        <w:ind w:left="480" w:hanging="480"/>
      </w:pPr>
      <w:proofErr w:type="spellStart"/>
      <w:r w:rsidRPr="0097146F">
        <w:t>Benedini</w:t>
      </w:r>
      <w:proofErr w:type="spellEnd"/>
      <w:r w:rsidRPr="0097146F">
        <w:t xml:space="preserve">, S. (2009). The hypothalamus and energy balance. </w:t>
      </w:r>
      <w:r w:rsidRPr="0097146F">
        <w:rPr>
          <w:i/>
          <w:iCs/>
        </w:rPr>
        <w:t>Sport Sciences for Health</w:t>
      </w:r>
      <w:r w:rsidRPr="0097146F">
        <w:t xml:space="preserve">, </w:t>
      </w:r>
      <w:r w:rsidRPr="0097146F">
        <w:rPr>
          <w:i/>
          <w:iCs/>
        </w:rPr>
        <w:t>5</w:t>
      </w:r>
      <w:r w:rsidRPr="0097146F">
        <w:t xml:space="preserve">(2), 45–53. </w:t>
      </w:r>
      <w:hyperlink r:id="rId26" w:history="1">
        <w:r w:rsidRPr="0097146F">
          <w:rPr>
            <w:rStyle w:val="Hyperlink"/>
          </w:rPr>
          <w:t>https://doi.org/10.1007/s11332-009-0079-5</w:t>
        </w:r>
      </w:hyperlink>
    </w:p>
    <w:p w14:paraId="763C63DD" w14:textId="77777777" w:rsidR="00FF65FB" w:rsidRPr="0097146F" w:rsidRDefault="00FF65FB" w:rsidP="00114CD8">
      <w:pPr>
        <w:spacing w:line="480" w:lineRule="auto"/>
        <w:ind w:left="480" w:hanging="480"/>
      </w:pPr>
      <w:r w:rsidRPr="0097146F">
        <w:lastRenderedPageBreak/>
        <w:t xml:space="preserve">Bose, M., </w:t>
      </w:r>
      <w:proofErr w:type="spellStart"/>
      <w:r w:rsidRPr="0097146F">
        <w:t>Oliván</w:t>
      </w:r>
      <w:proofErr w:type="spellEnd"/>
      <w:r w:rsidRPr="0097146F">
        <w:t xml:space="preserve">, B., &amp; </w:t>
      </w:r>
      <w:proofErr w:type="spellStart"/>
      <w:r w:rsidRPr="0097146F">
        <w:t>Laferrère</w:t>
      </w:r>
      <w:proofErr w:type="spellEnd"/>
      <w:r w:rsidRPr="0097146F">
        <w:t xml:space="preserve">, B. (2009). Stress and obesity: The role of the hypothalamic–pituitary–adrenal axis in metabolic disease. </w:t>
      </w:r>
      <w:r w:rsidRPr="0097146F">
        <w:rPr>
          <w:i/>
          <w:iCs/>
        </w:rPr>
        <w:t>Current Opinion in Endocrinology, Diabetes &amp; Obesity</w:t>
      </w:r>
      <w:r w:rsidRPr="0097146F">
        <w:t xml:space="preserve">, </w:t>
      </w:r>
      <w:r w:rsidRPr="0097146F">
        <w:rPr>
          <w:i/>
          <w:iCs/>
        </w:rPr>
        <w:t>16</w:t>
      </w:r>
      <w:r w:rsidRPr="0097146F">
        <w:t xml:space="preserve">(5), 340–346. </w:t>
      </w:r>
      <w:hyperlink r:id="rId27" w:history="1">
        <w:r w:rsidRPr="0097146F">
          <w:rPr>
            <w:rStyle w:val="Hyperlink"/>
          </w:rPr>
          <w:t>https://doi.org/10.1097/MED.0b013e32832fa137</w:t>
        </w:r>
      </w:hyperlink>
    </w:p>
    <w:p w14:paraId="00BEEEA0" w14:textId="77777777" w:rsidR="000A4DA5" w:rsidRPr="0097146F" w:rsidRDefault="000A4DA5" w:rsidP="000A4DA5">
      <w:pPr>
        <w:spacing w:line="480" w:lineRule="auto"/>
        <w:ind w:left="480" w:hanging="480"/>
      </w:pPr>
      <w:r w:rsidRPr="0097146F">
        <w:t xml:space="preserve">Boychuk, C.R., </w:t>
      </w:r>
      <w:proofErr w:type="spellStart"/>
      <w:r w:rsidRPr="0097146F">
        <w:t>Zsombok</w:t>
      </w:r>
      <w:proofErr w:type="spellEnd"/>
      <w:r w:rsidRPr="0097146F">
        <w:t xml:space="preserve">, A., Tasker, J. G., &amp; Smith, N. (2013). Rapid glucocorticoid-induced activation of TRP and CB1 receptors causes biphasic modulation of glutamate release in gastric-related hypothalamic </w:t>
      </w:r>
      <w:proofErr w:type="spellStart"/>
      <w:r w:rsidRPr="0097146F">
        <w:t>preautonomic</w:t>
      </w:r>
      <w:proofErr w:type="spellEnd"/>
      <w:r w:rsidRPr="0097146F">
        <w:t xml:space="preserve"> neurons. </w:t>
      </w:r>
      <w:r w:rsidRPr="0097146F">
        <w:rPr>
          <w:i/>
          <w:iCs/>
        </w:rPr>
        <w:t>Frontiers in Neuroscience</w:t>
      </w:r>
      <w:r w:rsidRPr="0097146F">
        <w:t xml:space="preserve">. </w:t>
      </w:r>
      <w:hyperlink r:id="rId28" w:history="1">
        <w:r w:rsidRPr="0097146F">
          <w:rPr>
            <w:rStyle w:val="Hyperlink"/>
            <w:rFonts w:eastAsiaTheme="majorEastAsia"/>
          </w:rPr>
          <w:t>https://doi.org/10.3389/fnins.2013.00003</w:t>
        </w:r>
      </w:hyperlink>
    </w:p>
    <w:p w14:paraId="1B146B50" w14:textId="77777777" w:rsidR="00FF65FB" w:rsidRPr="0097146F" w:rsidRDefault="00FF65FB" w:rsidP="00114CD8">
      <w:pPr>
        <w:spacing w:line="480" w:lineRule="auto"/>
        <w:ind w:left="480" w:hanging="480"/>
      </w:pPr>
      <w:proofErr w:type="spellStart"/>
      <w:r w:rsidRPr="0097146F">
        <w:t>Charmandari</w:t>
      </w:r>
      <w:proofErr w:type="spellEnd"/>
      <w:r w:rsidRPr="0097146F">
        <w:t xml:space="preserve">, E., </w:t>
      </w:r>
      <w:proofErr w:type="spellStart"/>
      <w:r w:rsidRPr="0097146F">
        <w:t>Tsigos</w:t>
      </w:r>
      <w:proofErr w:type="spellEnd"/>
      <w:r w:rsidRPr="0097146F">
        <w:t xml:space="preserve">, C., &amp; </w:t>
      </w:r>
      <w:proofErr w:type="spellStart"/>
      <w:r w:rsidRPr="0097146F">
        <w:t>Chrousos</w:t>
      </w:r>
      <w:proofErr w:type="spellEnd"/>
      <w:r w:rsidRPr="0097146F">
        <w:t xml:space="preserve">, G. (2005). ENDOCRINOLOGY OF THE STRESS RESPONSE. </w:t>
      </w:r>
      <w:r w:rsidRPr="0097146F">
        <w:rPr>
          <w:i/>
          <w:iCs/>
        </w:rPr>
        <w:t>Annual Review of Physiology</w:t>
      </w:r>
      <w:r w:rsidRPr="0097146F">
        <w:t xml:space="preserve">, </w:t>
      </w:r>
      <w:r w:rsidRPr="0097146F">
        <w:rPr>
          <w:i/>
          <w:iCs/>
        </w:rPr>
        <w:t>67</w:t>
      </w:r>
      <w:r w:rsidRPr="0097146F">
        <w:t xml:space="preserve">(1), 259–284. </w:t>
      </w:r>
      <w:hyperlink r:id="rId29" w:history="1">
        <w:r w:rsidRPr="0097146F">
          <w:rPr>
            <w:rStyle w:val="Hyperlink"/>
          </w:rPr>
          <w:t>https://doi.org/10.1146/annurev.physiol.67.040403.120816</w:t>
        </w:r>
      </w:hyperlink>
    </w:p>
    <w:p w14:paraId="7965AE7B" w14:textId="77777777" w:rsidR="00FF65FB" w:rsidRPr="0097146F" w:rsidRDefault="00FF65FB" w:rsidP="00114CD8">
      <w:pPr>
        <w:spacing w:line="480" w:lineRule="auto"/>
        <w:ind w:left="480" w:hanging="480"/>
      </w:pPr>
      <w:r w:rsidRPr="0097146F">
        <w:t xml:space="preserve">Cintra, A., </w:t>
      </w:r>
      <w:proofErr w:type="spellStart"/>
      <w:r w:rsidRPr="0097146F">
        <w:t>Fuxe</w:t>
      </w:r>
      <w:proofErr w:type="spellEnd"/>
      <w:r w:rsidRPr="0097146F">
        <w:t xml:space="preserve">, K., </w:t>
      </w:r>
      <w:proofErr w:type="spellStart"/>
      <w:r w:rsidRPr="0097146F">
        <w:t>Wikstro¨m</w:t>
      </w:r>
      <w:proofErr w:type="spellEnd"/>
      <w:r w:rsidRPr="0097146F">
        <w:t xml:space="preserve">, A.-C., Visser, T., &amp; Gustafsson, J.-A. (1990). Evidence for thyrotropin-releasing hormone and glucocorticoid receptor-immunoreactive neurons in various preoptic and hypothalamic nuclei of the male rat. </w:t>
      </w:r>
      <w:r w:rsidRPr="0097146F">
        <w:rPr>
          <w:i/>
          <w:iCs/>
        </w:rPr>
        <w:t>Brain Research</w:t>
      </w:r>
      <w:r w:rsidRPr="0097146F">
        <w:t xml:space="preserve">, </w:t>
      </w:r>
      <w:r w:rsidRPr="0097146F">
        <w:rPr>
          <w:i/>
          <w:iCs/>
        </w:rPr>
        <w:t>506</w:t>
      </w:r>
      <w:r w:rsidRPr="0097146F">
        <w:t xml:space="preserve">(1), 139–144. </w:t>
      </w:r>
      <w:hyperlink r:id="rId30" w:history="1">
        <w:r w:rsidRPr="0097146F">
          <w:rPr>
            <w:rStyle w:val="Hyperlink"/>
          </w:rPr>
          <w:t>https://doi.org/10.1016/0006-8993(90)91210-8</w:t>
        </w:r>
      </w:hyperlink>
    </w:p>
    <w:p w14:paraId="4CE39D65" w14:textId="77777777" w:rsidR="00FF65FB" w:rsidRPr="0097146F" w:rsidRDefault="00FF65FB" w:rsidP="00114CD8">
      <w:pPr>
        <w:spacing w:line="480" w:lineRule="auto"/>
        <w:ind w:left="480" w:hanging="480"/>
      </w:pPr>
      <w:r w:rsidRPr="0097146F">
        <w:t xml:space="preserve">Crosby, K. M., &amp; Bains, J. S. (2012). The intricate link between glucocorticoids and endocannabinoids at stress-relevant synapses in the hypothalamus. </w:t>
      </w:r>
      <w:r w:rsidRPr="0097146F">
        <w:rPr>
          <w:i/>
          <w:iCs/>
        </w:rPr>
        <w:t>Neuroscience</w:t>
      </w:r>
      <w:r w:rsidRPr="0097146F">
        <w:t xml:space="preserve">, </w:t>
      </w:r>
      <w:r w:rsidRPr="0097146F">
        <w:rPr>
          <w:i/>
          <w:iCs/>
        </w:rPr>
        <w:t>204</w:t>
      </w:r>
      <w:r w:rsidRPr="0097146F">
        <w:t xml:space="preserve">, 31–37. </w:t>
      </w:r>
      <w:hyperlink r:id="rId31" w:history="1">
        <w:r w:rsidRPr="0097146F">
          <w:rPr>
            <w:rStyle w:val="Hyperlink"/>
          </w:rPr>
          <w:t>https://doi.org/10.1016/j.neuroscience.2011.11.049</w:t>
        </w:r>
      </w:hyperlink>
    </w:p>
    <w:p w14:paraId="5319F725" w14:textId="77777777" w:rsidR="00FF65FB" w:rsidRPr="0097146F" w:rsidRDefault="00FF65FB" w:rsidP="00114CD8">
      <w:pPr>
        <w:spacing w:line="480" w:lineRule="auto"/>
        <w:ind w:left="480" w:hanging="480"/>
      </w:pPr>
      <w:r w:rsidRPr="0097146F">
        <w:t xml:space="preserve">Crosby, K. M., Inoue, W., Pittman, Q. J., &amp; Bains, J. S. (2011). Endocannabinoids Gate State-Dependent Plasticity of Synaptic Inhibition in Feeding Circuits. </w:t>
      </w:r>
      <w:r w:rsidRPr="0097146F">
        <w:rPr>
          <w:i/>
          <w:iCs/>
        </w:rPr>
        <w:t>Neuron</w:t>
      </w:r>
      <w:r w:rsidRPr="0097146F">
        <w:t xml:space="preserve">, </w:t>
      </w:r>
      <w:r w:rsidRPr="0097146F">
        <w:rPr>
          <w:i/>
          <w:iCs/>
        </w:rPr>
        <w:t>71</w:t>
      </w:r>
      <w:r w:rsidRPr="0097146F">
        <w:t xml:space="preserve">(3), 529–541. </w:t>
      </w:r>
      <w:hyperlink r:id="rId32" w:history="1">
        <w:r w:rsidRPr="0097146F">
          <w:rPr>
            <w:rStyle w:val="Hyperlink"/>
          </w:rPr>
          <w:t>https://doi.org/10.1016/j.neuron.2011.06.006</w:t>
        </w:r>
      </w:hyperlink>
    </w:p>
    <w:p w14:paraId="262B1CE9" w14:textId="77777777" w:rsidR="00FF65FB" w:rsidRPr="0097146F" w:rsidRDefault="00FF65FB" w:rsidP="00114CD8">
      <w:pPr>
        <w:spacing w:line="480" w:lineRule="auto"/>
        <w:ind w:left="480" w:hanging="480"/>
      </w:pPr>
      <w:r w:rsidRPr="0097146F">
        <w:t xml:space="preserve">Dallman, M. F., Pecoraro, N., Akana, S. F., La Fleur, S. E., Gomez, F., Houshyar, H., Bell, M. E., Bhatnagar, S., </w:t>
      </w:r>
      <w:proofErr w:type="spellStart"/>
      <w:r w:rsidRPr="0097146F">
        <w:t>Laugero</w:t>
      </w:r>
      <w:proofErr w:type="spellEnd"/>
      <w:r w:rsidRPr="0097146F">
        <w:t xml:space="preserve">, K. D., &amp; Manalo, S. (2003). Chronic stress and </w:t>
      </w:r>
      <w:r w:rsidRPr="0097146F">
        <w:lastRenderedPageBreak/>
        <w:t xml:space="preserve">obesity: A new view of “comfort food”. </w:t>
      </w:r>
      <w:r w:rsidRPr="0097146F">
        <w:rPr>
          <w:i/>
          <w:iCs/>
        </w:rPr>
        <w:t>Proceedings of the National Academy of Sciences</w:t>
      </w:r>
      <w:r w:rsidRPr="0097146F">
        <w:t xml:space="preserve">, </w:t>
      </w:r>
      <w:r w:rsidRPr="0097146F">
        <w:rPr>
          <w:i/>
          <w:iCs/>
        </w:rPr>
        <w:t>100</w:t>
      </w:r>
      <w:r w:rsidRPr="0097146F">
        <w:t xml:space="preserve">(20), 11696–11701. </w:t>
      </w:r>
      <w:hyperlink r:id="rId33" w:history="1">
        <w:r w:rsidRPr="0097146F">
          <w:rPr>
            <w:rStyle w:val="Hyperlink"/>
          </w:rPr>
          <w:t>https://doi.org/10.1073/pnas.1934666100</w:t>
        </w:r>
      </w:hyperlink>
    </w:p>
    <w:p w14:paraId="5F00E1A5" w14:textId="77777777" w:rsidR="00FF65FB" w:rsidRPr="0097146F" w:rsidRDefault="00FF65FB" w:rsidP="00114CD8">
      <w:pPr>
        <w:spacing w:line="480" w:lineRule="auto"/>
        <w:ind w:left="480" w:hanging="480"/>
      </w:pPr>
      <w:r w:rsidRPr="0097146F">
        <w:t xml:space="preserve">Dallman, M. F., Pecoraro, N. C., La Fleur, S. E., Warne, J. P., Ginsberg, A. B., Akana, S. F., </w:t>
      </w:r>
      <w:proofErr w:type="spellStart"/>
      <w:r w:rsidRPr="0097146F">
        <w:t>Laugero</w:t>
      </w:r>
      <w:proofErr w:type="spellEnd"/>
      <w:r w:rsidRPr="0097146F">
        <w:t xml:space="preserve">, K. C., Houshyar, H., Strack, A. M., Bhatnagar, S., &amp; Bell, M. E. (2006). Glucocorticoids, chronic stress, and obesity. In </w:t>
      </w:r>
      <w:r w:rsidRPr="0097146F">
        <w:rPr>
          <w:i/>
          <w:iCs/>
        </w:rPr>
        <w:t>Progress in Brain Research</w:t>
      </w:r>
      <w:r w:rsidRPr="0097146F">
        <w:t xml:space="preserve"> (Vol. 153, pp. 75–105). Elsevier. </w:t>
      </w:r>
      <w:hyperlink r:id="rId34" w:history="1">
        <w:r w:rsidRPr="0097146F">
          <w:rPr>
            <w:rStyle w:val="Hyperlink"/>
          </w:rPr>
          <w:t>https://doi.org/10.1016/S0079-6123(06)53004-3</w:t>
        </w:r>
      </w:hyperlink>
    </w:p>
    <w:p w14:paraId="3FDD7053" w14:textId="77777777" w:rsidR="00FF65FB" w:rsidRPr="0097146F" w:rsidRDefault="00FF65FB" w:rsidP="00114CD8">
      <w:pPr>
        <w:spacing w:line="480" w:lineRule="auto"/>
        <w:ind w:left="480" w:hanging="480"/>
      </w:pPr>
      <w:r w:rsidRPr="0097146F">
        <w:t xml:space="preserve">Dalton, L. D., Carpenter, R. G., &amp; Grossman, S. P. (1981). Ingestive behavior in adult rats with dorsomedial hypothalamic lesions. </w:t>
      </w:r>
      <w:r w:rsidRPr="0097146F">
        <w:rPr>
          <w:i/>
          <w:iCs/>
        </w:rPr>
        <w:t>Physiology &amp; Behavior</w:t>
      </w:r>
      <w:r w:rsidRPr="0097146F">
        <w:t xml:space="preserve">, </w:t>
      </w:r>
      <w:r w:rsidRPr="0097146F">
        <w:rPr>
          <w:i/>
          <w:iCs/>
        </w:rPr>
        <w:t>26</w:t>
      </w:r>
      <w:r w:rsidRPr="0097146F">
        <w:t xml:space="preserve">(1), 117–123. </w:t>
      </w:r>
      <w:hyperlink r:id="rId35" w:history="1">
        <w:r w:rsidRPr="0097146F">
          <w:rPr>
            <w:rStyle w:val="Hyperlink"/>
          </w:rPr>
          <w:t>https://doi.org/10.1016/0031-9384(81)90086-X</w:t>
        </w:r>
      </w:hyperlink>
    </w:p>
    <w:p w14:paraId="6640C5DF" w14:textId="77777777" w:rsidR="00FF65FB" w:rsidRPr="0097146F" w:rsidRDefault="00FF65FB" w:rsidP="00114CD8">
      <w:pPr>
        <w:spacing w:line="480" w:lineRule="auto"/>
        <w:ind w:left="480" w:hanging="480"/>
      </w:pPr>
      <w:r w:rsidRPr="0097146F">
        <w:t xml:space="preserve">DiMicco, J. A., &amp; Abshire, V. M. (1987). Evidence for GABAergic inhibition of a hypothalamic </w:t>
      </w:r>
      <w:proofErr w:type="spellStart"/>
      <w:r w:rsidRPr="0097146F">
        <w:t>sympathoexcitatory</w:t>
      </w:r>
      <w:proofErr w:type="spellEnd"/>
      <w:r w:rsidRPr="0097146F">
        <w:t xml:space="preserve"> mechanism in anesthetized rats. </w:t>
      </w:r>
      <w:r w:rsidRPr="0097146F">
        <w:rPr>
          <w:i/>
          <w:iCs/>
        </w:rPr>
        <w:t>Brain Research</w:t>
      </w:r>
      <w:r w:rsidRPr="0097146F">
        <w:t xml:space="preserve">, </w:t>
      </w:r>
      <w:r w:rsidRPr="0097146F">
        <w:rPr>
          <w:i/>
          <w:iCs/>
        </w:rPr>
        <w:t>402</w:t>
      </w:r>
      <w:r w:rsidRPr="0097146F">
        <w:t xml:space="preserve">(1), 1–10. </w:t>
      </w:r>
      <w:hyperlink r:id="rId36" w:history="1">
        <w:r w:rsidRPr="0097146F">
          <w:rPr>
            <w:rStyle w:val="Hyperlink"/>
          </w:rPr>
          <w:t>https://doi.org/10.1016/0006-8993(87)91041-9</w:t>
        </w:r>
      </w:hyperlink>
    </w:p>
    <w:p w14:paraId="5DF3F4DF" w14:textId="77777777" w:rsidR="00FF65FB" w:rsidRPr="0097146F" w:rsidRDefault="00FF65FB" w:rsidP="00114CD8">
      <w:pPr>
        <w:spacing w:line="480" w:lineRule="auto"/>
        <w:ind w:left="480" w:hanging="480"/>
      </w:pPr>
      <w:r w:rsidRPr="0097146F">
        <w:t xml:space="preserve">DiMicco, J. A., Samuels, B. C., </w:t>
      </w:r>
      <w:proofErr w:type="spellStart"/>
      <w:r w:rsidRPr="0097146F">
        <w:t>Zaretskaia</w:t>
      </w:r>
      <w:proofErr w:type="spellEnd"/>
      <w:r w:rsidRPr="0097146F">
        <w:t xml:space="preserve">, M. V., &amp; Zaretsky, D. V. (2002). The dorsomedial hypothalamus and the response to stress. </w:t>
      </w:r>
      <w:r w:rsidRPr="0097146F">
        <w:rPr>
          <w:i/>
          <w:iCs/>
        </w:rPr>
        <w:t>Pharmacology Biochemistry and Behavior</w:t>
      </w:r>
      <w:r w:rsidRPr="0097146F">
        <w:t xml:space="preserve">, </w:t>
      </w:r>
      <w:r w:rsidRPr="0097146F">
        <w:rPr>
          <w:i/>
          <w:iCs/>
        </w:rPr>
        <w:t>71</w:t>
      </w:r>
      <w:r w:rsidRPr="0097146F">
        <w:t xml:space="preserve">(3), 469–480. </w:t>
      </w:r>
      <w:hyperlink r:id="rId37" w:history="1">
        <w:r w:rsidRPr="0097146F">
          <w:rPr>
            <w:rStyle w:val="Hyperlink"/>
          </w:rPr>
          <w:t>https://doi.org/10.1016/s0091-3057(01)00689-x</w:t>
        </w:r>
      </w:hyperlink>
    </w:p>
    <w:p w14:paraId="7305E853" w14:textId="05E08EB5" w:rsidR="00FF65FB" w:rsidRPr="0097146F" w:rsidRDefault="00FF65FB" w:rsidP="00114CD8">
      <w:pPr>
        <w:spacing w:line="480" w:lineRule="auto"/>
        <w:ind w:left="480" w:hanging="480"/>
      </w:pPr>
      <w:r w:rsidRPr="0097146F">
        <w:t xml:space="preserve">dos-Santos, R. C., Sweeten, B. L. W., Stelly, C. E., &amp; Tasker, J. G. (2023). The Neuroendocrine Impact of Acute Stress on Synaptic Plasticity. </w:t>
      </w:r>
      <w:r w:rsidRPr="0097146F">
        <w:rPr>
          <w:i/>
          <w:iCs/>
        </w:rPr>
        <w:t>Endocrinology</w:t>
      </w:r>
      <w:r w:rsidRPr="0097146F">
        <w:t xml:space="preserve">, </w:t>
      </w:r>
      <w:r w:rsidRPr="0097146F">
        <w:rPr>
          <w:i/>
          <w:iCs/>
        </w:rPr>
        <w:t>164</w:t>
      </w:r>
      <w:r w:rsidRPr="0097146F">
        <w:t xml:space="preserve">(11), bqad149. </w:t>
      </w:r>
      <w:hyperlink r:id="rId38" w:history="1">
        <w:r w:rsidRPr="0097146F">
          <w:rPr>
            <w:rStyle w:val="Hyperlink"/>
          </w:rPr>
          <w:t>https://doi.org/10.1210/endocr/bqad149</w:t>
        </w:r>
      </w:hyperlink>
    </w:p>
    <w:p w14:paraId="7B1A6CE0" w14:textId="77777777" w:rsidR="00FF65FB" w:rsidRPr="0097146F" w:rsidRDefault="00FF65FB" w:rsidP="00114CD8">
      <w:pPr>
        <w:spacing w:line="480" w:lineRule="auto"/>
        <w:ind w:left="480" w:hanging="480"/>
      </w:pPr>
      <w:r w:rsidRPr="0097146F">
        <w:t xml:space="preserve">Fang, X., Chen, Y., Wang, J., Zhang, Z., Bai, Y., Denney, K., Gan, L., Guo, M., Weintraub, N. L., Lei, Y., &amp; Lu, X.-Y. (2023). Increased intrinsic and synaptic excitability of hypothalamic POMC neurons underlies chronic stress-induced behavioral deficits. </w:t>
      </w:r>
      <w:r w:rsidRPr="0097146F">
        <w:rPr>
          <w:i/>
          <w:iCs/>
        </w:rPr>
        <w:t>Molecular Psychiatry</w:t>
      </w:r>
      <w:r w:rsidRPr="0097146F">
        <w:t xml:space="preserve">, </w:t>
      </w:r>
      <w:r w:rsidRPr="0097146F">
        <w:rPr>
          <w:i/>
          <w:iCs/>
        </w:rPr>
        <w:t>28</w:t>
      </w:r>
      <w:r w:rsidRPr="0097146F">
        <w:t xml:space="preserve">(3), 1365–1382. </w:t>
      </w:r>
      <w:hyperlink r:id="rId39" w:history="1">
        <w:r w:rsidRPr="0097146F">
          <w:rPr>
            <w:rStyle w:val="Hyperlink"/>
          </w:rPr>
          <w:t>https://doi.org/10.1038/s41380-022-01872-5</w:t>
        </w:r>
      </w:hyperlink>
    </w:p>
    <w:p w14:paraId="3FCFC64F" w14:textId="77777777" w:rsidR="00FF65FB" w:rsidRPr="0097146F" w:rsidRDefault="00FF65FB" w:rsidP="00114CD8">
      <w:pPr>
        <w:spacing w:line="480" w:lineRule="auto"/>
        <w:ind w:left="480" w:hanging="480"/>
      </w:pPr>
      <w:r w:rsidRPr="0097146F">
        <w:lastRenderedPageBreak/>
        <w:t xml:space="preserve">Farries, M. A., Kita, H., &amp; Wilson, C. J. (2010). Dynamic Spike Threshold and Zero Membrane Slope Conductance Shape the Response of Subthalamic Neurons to Cortical Input. </w:t>
      </w:r>
      <w:r w:rsidRPr="0097146F">
        <w:rPr>
          <w:i/>
          <w:iCs/>
        </w:rPr>
        <w:t>The Journal of Neuroscience</w:t>
      </w:r>
      <w:r w:rsidRPr="0097146F">
        <w:t xml:space="preserve">, </w:t>
      </w:r>
      <w:r w:rsidRPr="0097146F">
        <w:rPr>
          <w:i/>
          <w:iCs/>
        </w:rPr>
        <w:t>30</w:t>
      </w:r>
      <w:r w:rsidRPr="0097146F">
        <w:t xml:space="preserve">(39), 13180–13191. </w:t>
      </w:r>
      <w:hyperlink r:id="rId40" w:history="1">
        <w:r w:rsidRPr="0097146F">
          <w:rPr>
            <w:rStyle w:val="Hyperlink"/>
          </w:rPr>
          <w:t>https://doi.org/10.1523/JNEUROSCI.1909-10.2010</w:t>
        </w:r>
      </w:hyperlink>
    </w:p>
    <w:p w14:paraId="20F7A4FC" w14:textId="77777777" w:rsidR="00FF65FB" w:rsidRPr="0097146F" w:rsidRDefault="00FF65FB" w:rsidP="00114CD8">
      <w:pPr>
        <w:spacing w:line="480" w:lineRule="auto"/>
        <w:ind w:left="480" w:hanging="480"/>
      </w:pPr>
      <w:r w:rsidRPr="0097146F">
        <w:t xml:space="preserve">Fon, E. A., &amp; Edwards, R. H. (2001). Molecular mechanisms of neurotransmitter release. </w:t>
      </w:r>
      <w:r w:rsidRPr="0097146F">
        <w:rPr>
          <w:i/>
          <w:iCs/>
        </w:rPr>
        <w:t>Muscle &amp; Nerve</w:t>
      </w:r>
      <w:r w:rsidRPr="0097146F">
        <w:t xml:space="preserve">, </w:t>
      </w:r>
      <w:r w:rsidRPr="0097146F">
        <w:rPr>
          <w:i/>
          <w:iCs/>
        </w:rPr>
        <w:t>24</w:t>
      </w:r>
      <w:r w:rsidRPr="0097146F">
        <w:t xml:space="preserve">(5), 581–601. </w:t>
      </w:r>
      <w:hyperlink r:id="rId41" w:history="1">
        <w:r w:rsidRPr="0097146F">
          <w:rPr>
            <w:rStyle w:val="Hyperlink"/>
          </w:rPr>
          <w:t>https://doi.org/10.1002/mus.1044</w:t>
        </w:r>
      </w:hyperlink>
    </w:p>
    <w:p w14:paraId="0EE97BD3" w14:textId="77777777" w:rsidR="00FF65FB" w:rsidRPr="0097146F" w:rsidRDefault="00FF65FB" w:rsidP="00114CD8">
      <w:pPr>
        <w:spacing w:line="480" w:lineRule="auto"/>
        <w:ind w:left="480" w:hanging="480"/>
      </w:pPr>
      <w:r w:rsidRPr="0097146F">
        <w:t xml:space="preserve">Glasgow, S. D., McPhedrain, R., </w:t>
      </w:r>
      <w:proofErr w:type="spellStart"/>
      <w:r w:rsidRPr="0097146F">
        <w:t>Madranges</w:t>
      </w:r>
      <w:proofErr w:type="spellEnd"/>
      <w:r w:rsidRPr="0097146F">
        <w:t xml:space="preserve">, J. F., Kennedy, T. E., &amp; </w:t>
      </w:r>
      <w:proofErr w:type="spellStart"/>
      <w:r w:rsidRPr="0097146F">
        <w:t>Ruthazer</w:t>
      </w:r>
      <w:proofErr w:type="spellEnd"/>
      <w:r w:rsidRPr="0097146F">
        <w:t xml:space="preserve">, E. S. (2019). Approaches and Limitations in the Investigation of Synaptic Transmission and Plasticity. </w:t>
      </w:r>
      <w:r w:rsidRPr="0097146F">
        <w:rPr>
          <w:i/>
          <w:iCs/>
        </w:rPr>
        <w:t>Frontiers in Synaptic Neuroscience</w:t>
      </w:r>
      <w:r w:rsidRPr="0097146F">
        <w:t xml:space="preserve">, </w:t>
      </w:r>
      <w:r w:rsidRPr="0097146F">
        <w:rPr>
          <w:i/>
          <w:iCs/>
        </w:rPr>
        <w:t>11</w:t>
      </w:r>
      <w:r w:rsidRPr="0097146F">
        <w:t xml:space="preserve">, 20. </w:t>
      </w:r>
      <w:hyperlink r:id="rId42" w:history="1">
        <w:r w:rsidRPr="0097146F">
          <w:rPr>
            <w:rStyle w:val="Hyperlink"/>
          </w:rPr>
          <w:t>https://doi.org/10.3389/fnsyn.2019.00020</w:t>
        </w:r>
      </w:hyperlink>
    </w:p>
    <w:p w14:paraId="2E4015BC" w14:textId="77777777" w:rsidR="00FF65FB" w:rsidRPr="0097146F" w:rsidRDefault="00FF65FB" w:rsidP="00114CD8">
      <w:pPr>
        <w:spacing w:line="480" w:lineRule="auto"/>
        <w:ind w:left="480" w:hanging="480"/>
      </w:pPr>
      <w:r w:rsidRPr="0097146F">
        <w:t xml:space="preserve">Goel, M., Mittal, A., Jain, V. R., Bharadwaj, A., Modi, S., Ahuja, G., Jain, A., &amp; Kumar, K. (2025). Integrative Functions of the Hypothalamus: Linking Cognition, Emotion and Physiology for Well-being and Adaptability. </w:t>
      </w:r>
      <w:r w:rsidRPr="0097146F">
        <w:rPr>
          <w:i/>
          <w:iCs/>
        </w:rPr>
        <w:t>Annals of Neurosciences</w:t>
      </w:r>
      <w:r w:rsidRPr="0097146F">
        <w:t xml:space="preserve">, </w:t>
      </w:r>
      <w:r w:rsidRPr="0097146F">
        <w:rPr>
          <w:i/>
          <w:iCs/>
        </w:rPr>
        <w:t>32</w:t>
      </w:r>
      <w:r w:rsidRPr="0097146F">
        <w:t xml:space="preserve">(2), 128–142. </w:t>
      </w:r>
      <w:hyperlink r:id="rId43" w:history="1">
        <w:r w:rsidRPr="0097146F">
          <w:rPr>
            <w:rStyle w:val="Hyperlink"/>
          </w:rPr>
          <w:t>https://doi.org/10.1177/09727531241255492</w:t>
        </w:r>
      </w:hyperlink>
    </w:p>
    <w:p w14:paraId="6B8E9D18" w14:textId="77777777" w:rsidR="00FF65FB" w:rsidRPr="0097146F" w:rsidRDefault="00FF65FB" w:rsidP="00114CD8">
      <w:pPr>
        <w:spacing w:line="480" w:lineRule="auto"/>
        <w:ind w:left="480" w:hanging="480"/>
      </w:pPr>
      <w:r w:rsidRPr="0097146F">
        <w:t xml:space="preserve">Hertz, L. (2006). Glutamate, a neurotransmitter—And so much more. </w:t>
      </w:r>
      <w:r w:rsidRPr="0097146F">
        <w:rPr>
          <w:i/>
          <w:iCs/>
        </w:rPr>
        <w:t>Neurochemistry International</w:t>
      </w:r>
      <w:r w:rsidRPr="0097146F">
        <w:t xml:space="preserve">, </w:t>
      </w:r>
      <w:r w:rsidRPr="0097146F">
        <w:rPr>
          <w:i/>
          <w:iCs/>
        </w:rPr>
        <w:t>48</w:t>
      </w:r>
      <w:r w:rsidRPr="0097146F">
        <w:t xml:space="preserve">(6–7), 416–425. </w:t>
      </w:r>
      <w:hyperlink r:id="rId44" w:history="1">
        <w:r w:rsidRPr="0097146F">
          <w:rPr>
            <w:rStyle w:val="Hyperlink"/>
          </w:rPr>
          <w:t>https://doi.org/10.1016/j.neuint.2005.12.021</w:t>
        </w:r>
      </w:hyperlink>
    </w:p>
    <w:p w14:paraId="592D8CB7" w14:textId="77777777" w:rsidR="00FF65FB" w:rsidRPr="0097146F" w:rsidRDefault="00FF65FB" w:rsidP="00114CD8">
      <w:pPr>
        <w:spacing w:line="480" w:lineRule="auto"/>
        <w:ind w:left="480" w:hanging="480"/>
      </w:pPr>
      <w:r w:rsidRPr="0097146F">
        <w:t xml:space="preserve">James, K. A., </w:t>
      </w:r>
      <w:proofErr w:type="spellStart"/>
      <w:r w:rsidRPr="0097146F">
        <w:t>Stromin</w:t>
      </w:r>
      <w:proofErr w:type="spellEnd"/>
      <w:r w:rsidRPr="0097146F">
        <w:t xml:space="preserve">, J. I., Steenkamp, N., &amp; </w:t>
      </w:r>
      <w:proofErr w:type="spellStart"/>
      <w:r w:rsidRPr="0097146F">
        <w:t>Combrinck</w:t>
      </w:r>
      <w:proofErr w:type="spellEnd"/>
      <w:r w:rsidRPr="0097146F">
        <w:t xml:space="preserve">, M. I. (2023). Understanding the relationships between physiological and psychosocial stress, cortisol and cognition. </w:t>
      </w:r>
      <w:r w:rsidRPr="0097146F">
        <w:rPr>
          <w:i/>
          <w:iCs/>
        </w:rPr>
        <w:t>Frontiers in Endocrinology</w:t>
      </w:r>
      <w:r w:rsidRPr="0097146F">
        <w:t xml:space="preserve">, </w:t>
      </w:r>
      <w:r w:rsidRPr="0097146F">
        <w:rPr>
          <w:i/>
          <w:iCs/>
        </w:rPr>
        <w:t>14</w:t>
      </w:r>
      <w:r w:rsidRPr="0097146F">
        <w:t xml:space="preserve">. </w:t>
      </w:r>
      <w:hyperlink r:id="rId45" w:history="1">
        <w:r w:rsidRPr="0097146F">
          <w:rPr>
            <w:rStyle w:val="Hyperlink"/>
          </w:rPr>
          <w:t>https://doi.org/10.3389/fendo.2023.1085950</w:t>
        </w:r>
      </w:hyperlink>
    </w:p>
    <w:p w14:paraId="1AB91BD4" w14:textId="77777777" w:rsidR="00FF65FB" w:rsidRPr="0097146F" w:rsidRDefault="00FF65FB" w:rsidP="00114CD8">
      <w:pPr>
        <w:spacing w:line="480" w:lineRule="auto"/>
        <w:ind w:left="480" w:hanging="480"/>
      </w:pPr>
      <w:r w:rsidRPr="0097146F">
        <w:t xml:space="preserve">Kodirov, S. A. (2023). Whole-cell patch-clamp recording and parameters. </w:t>
      </w:r>
      <w:r w:rsidRPr="0097146F">
        <w:rPr>
          <w:i/>
          <w:iCs/>
        </w:rPr>
        <w:t>Biophysical Reviews</w:t>
      </w:r>
      <w:r w:rsidRPr="0097146F">
        <w:t xml:space="preserve">, </w:t>
      </w:r>
      <w:r w:rsidRPr="0097146F">
        <w:rPr>
          <w:i/>
          <w:iCs/>
        </w:rPr>
        <w:t>15</w:t>
      </w:r>
      <w:r w:rsidRPr="0097146F">
        <w:t xml:space="preserve">(2), 257–288. </w:t>
      </w:r>
      <w:hyperlink r:id="rId46" w:history="1">
        <w:r w:rsidRPr="0097146F">
          <w:rPr>
            <w:rStyle w:val="Hyperlink"/>
          </w:rPr>
          <w:t>https://doi.org/10.1007/s12551-023-01055-8</w:t>
        </w:r>
      </w:hyperlink>
    </w:p>
    <w:p w14:paraId="4A6D5EF2" w14:textId="77777777" w:rsidR="00FF65FB" w:rsidRPr="0097146F" w:rsidRDefault="00FF65FB" w:rsidP="00114CD8">
      <w:pPr>
        <w:spacing w:line="480" w:lineRule="auto"/>
        <w:ind w:left="480" w:hanging="480"/>
      </w:pPr>
      <w:r w:rsidRPr="0097146F">
        <w:lastRenderedPageBreak/>
        <w:t xml:space="preserve">Koss, W. A., &amp; Frick, K. M. (2017). Sex differences in hippocampal function. </w:t>
      </w:r>
      <w:r w:rsidRPr="0097146F">
        <w:rPr>
          <w:i/>
          <w:iCs/>
        </w:rPr>
        <w:t>Journal of Neuroscience Research</w:t>
      </w:r>
      <w:r w:rsidRPr="0097146F">
        <w:t xml:space="preserve">, </w:t>
      </w:r>
      <w:r w:rsidRPr="0097146F">
        <w:rPr>
          <w:i/>
          <w:iCs/>
        </w:rPr>
        <w:t>95</w:t>
      </w:r>
      <w:r w:rsidRPr="0097146F">
        <w:t xml:space="preserve">(1–2), 539–562. </w:t>
      </w:r>
      <w:hyperlink r:id="rId47" w:history="1">
        <w:r w:rsidRPr="0097146F">
          <w:rPr>
            <w:rStyle w:val="Hyperlink"/>
          </w:rPr>
          <w:t>https://doi.org/10.1002/jnr.23864</w:t>
        </w:r>
      </w:hyperlink>
    </w:p>
    <w:p w14:paraId="60E035F7" w14:textId="77777777" w:rsidR="00FF65FB" w:rsidRPr="0097146F" w:rsidRDefault="00FF65FB" w:rsidP="00114CD8">
      <w:pPr>
        <w:spacing w:line="480" w:lineRule="auto"/>
        <w:ind w:left="480" w:hanging="480"/>
      </w:pPr>
      <w:r w:rsidRPr="0097146F">
        <w:t xml:space="preserve">Laureijs, C. (2025). </w:t>
      </w:r>
      <w:proofErr w:type="spellStart"/>
      <w:r w:rsidRPr="0097146F">
        <w:rPr>
          <w:i/>
          <w:iCs/>
        </w:rPr>
        <w:t>patchclampplotteR</w:t>
      </w:r>
      <w:proofErr w:type="spellEnd"/>
      <w:r w:rsidRPr="0097146F">
        <w:rPr>
          <w:i/>
          <w:iCs/>
        </w:rPr>
        <w:t>: Plot and Analyze Raw Patch Clamp Electrophysiology Data</w:t>
      </w:r>
      <w:r w:rsidRPr="0097146F">
        <w:t xml:space="preserve"> (Version 0.1.0) [Computer software]. </w:t>
      </w:r>
      <w:hyperlink r:id="rId48" w:history="1">
        <w:r w:rsidRPr="0097146F">
          <w:rPr>
            <w:rStyle w:val="Hyperlink"/>
          </w:rPr>
          <w:t>https://christelinda-laureijs.github.io/patchclampplotteR/, https://github.com/christelinda-laureijs/patchclampplotteR.</w:t>
        </w:r>
      </w:hyperlink>
    </w:p>
    <w:p w14:paraId="07522088" w14:textId="7DC14FC0" w:rsidR="00FF65FB" w:rsidRPr="0097146F" w:rsidRDefault="00FF65FB" w:rsidP="00114CD8">
      <w:pPr>
        <w:spacing w:line="480" w:lineRule="auto"/>
        <w:ind w:left="480" w:hanging="480"/>
      </w:pPr>
      <w:r w:rsidRPr="0097146F">
        <w:t xml:space="preserve">Levy, B. H., &amp; Tasker, J. G. (2012). Synaptic regulation of the hypothalamic–pituitary–adrenal axis and its modulation by glucocorticoids and stress. </w:t>
      </w:r>
      <w:r w:rsidRPr="0097146F">
        <w:rPr>
          <w:i/>
          <w:iCs/>
        </w:rPr>
        <w:t>Frontiers in Cellular Neuroscience</w:t>
      </w:r>
      <w:r w:rsidRPr="0097146F">
        <w:t xml:space="preserve">, </w:t>
      </w:r>
      <w:r w:rsidRPr="0097146F">
        <w:rPr>
          <w:i/>
          <w:iCs/>
        </w:rPr>
        <w:t>6</w:t>
      </w:r>
      <w:r w:rsidRPr="0097146F">
        <w:t xml:space="preserve">. </w:t>
      </w:r>
      <w:hyperlink r:id="rId49" w:history="1">
        <w:r w:rsidRPr="0097146F">
          <w:rPr>
            <w:rStyle w:val="Hyperlink"/>
          </w:rPr>
          <w:t>https://doi.org/10.3389/fncel.2012.00024</w:t>
        </w:r>
      </w:hyperlink>
    </w:p>
    <w:p w14:paraId="29FC8FE6" w14:textId="5DD6DE45" w:rsidR="00D838C5" w:rsidRPr="0097146F" w:rsidRDefault="00007C64" w:rsidP="00007C64">
      <w:pPr>
        <w:spacing w:line="480" w:lineRule="auto"/>
        <w:ind w:left="480" w:hanging="480"/>
      </w:pPr>
      <w:r w:rsidRPr="0097146F">
        <w:t xml:space="preserve">Matovic, S., Ichiyama, A., Igarashi, H., Salter, E. W., Wang, X.-F., Henry, M., </w:t>
      </w:r>
      <w:proofErr w:type="spellStart"/>
      <w:r w:rsidRPr="0097146F">
        <w:t>Vernoux</w:t>
      </w:r>
      <w:proofErr w:type="spellEnd"/>
      <w:r w:rsidRPr="0097146F">
        <w:t xml:space="preserve">, N., Tremblay, M.-E., &amp; Inoue, W. (2019). </w:t>
      </w:r>
      <w:r w:rsidRPr="0097146F">
        <w:rPr>
          <w:i/>
          <w:iCs/>
        </w:rPr>
        <w:t>Stress-induced neuronal hypertrophy decreases the intrinsic excitability in stress habituation</w:t>
      </w:r>
      <w:r w:rsidRPr="0097146F">
        <w:t xml:space="preserve">. </w:t>
      </w:r>
      <w:hyperlink r:id="rId50" w:history="1">
        <w:r w:rsidRPr="0097146F">
          <w:rPr>
            <w:rStyle w:val="Hyperlink"/>
          </w:rPr>
          <w:t>https://doi.org/10.1101/593665</w:t>
        </w:r>
      </w:hyperlink>
    </w:p>
    <w:p w14:paraId="74B6B10F" w14:textId="77777777" w:rsidR="00FF65FB" w:rsidRPr="0097146F" w:rsidRDefault="00FF65FB" w:rsidP="00114CD8">
      <w:pPr>
        <w:spacing w:line="480" w:lineRule="auto"/>
        <w:ind w:left="480" w:hanging="480"/>
      </w:pPr>
      <w:r w:rsidRPr="0097146F">
        <w:t xml:space="preserve">Matovic, S., Ichiyama, A., Igarashi, H., Salter, E. W., </w:t>
      </w:r>
      <w:proofErr w:type="spellStart"/>
      <w:r w:rsidRPr="0097146F">
        <w:t>Sunstrum</w:t>
      </w:r>
      <w:proofErr w:type="spellEnd"/>
      <w:r w:rsidRPr="0097146F">
        <w:t xml:space="preserve">, J. K., Wang, X. F., Henry, M., Kuebler, E. S., </w:t>
      </w:r>
      <w:proofErr w:type="spellStart"/>
      <w:r w:rsidRPr="0097146F">
        <w:t>Vernoux</w:t>
      </w:r>
      <w:proofErr w:type="spellEnd"/>
      <w:r w:rsidRPr="0097146F">
        <w:t xml:space="preserve">, N., Martinez‐Trujillo, J., Tremblay, M., &amp; Inoue, W. (2020). Neuronal hypertrophy dampens neuronal intrinsic excitability and stress responsiveness during chronic stress. </w:t>
      </w:r>
      <w:r w:rsidRPr="0097146F">
        <w:rPr>
          <w:i/>
          <w:iCs/>
        </w:rPr>
        <w:t>The Journal of Physiology</w:t>
      </w:r>
      <w:r w:rsidRPr="0097146F">
        <w:t xml:space="preserve">, </w:t>
      </w:r>
      <w:r w:rsidRPr="0097146F">
        <w:rPr>
          <w:i/>
          <w:iCs/>
        </w:rPr>
        <w:t>598</w:t>
      </w:r>
      <w:r w:rsidRPr="0097146F">
        <w:t xml:space="preserve">(13), 2757–2773. </w:t>
      </w:r>
      <w:hyperlink r:id="rId51" w:history="1">
        <w:r w:rsidRPr="0097146F">
          <w:rPr>
            <w:rStyle w:val="Hyperlink"/>
          </w:rPr>
          <w:t>https://doi.org/10.1113/JP279666</w:t>
        </w:r>
      </w:hyperlink>
    </w:p>
    <w:p w14:paraId="1FB37A5F" w14:textId="77777777" w:rsidR="00FF65FB" w:rsidRPr="0097146F" w:rsidRDefault="00FF65FB" w:rsidP="00114CD8">
      <w:pPr>
        <w:spacing w:line="480" w:lineRule="auto"/>
        <w:ind w:left="480" w:hanging="480"/>
      </w:pPr>
      <w:r w:rsidRPr="0097146F">
        <w:t xml:space="preserve">McEwen, B. S. (2017). Neurobiological and Systemic Effects of Chronic Stress. </w:t>
      </w:r>
      <w:r w:rsidRPr="0097146F">
        <w:rPr>
          <w:i/>
          <w:iCs/>
        </w:rPr>
        <w:t>Chronic Stress</w:t>
      </w:r>
      <w:r w:rsidRPr="0097146F">
        <w:t xml:space="preserve">, </w:t>
      </w:r>
      <w:r w:rsidRPr="0097146F">
        <w:rPr>
          <w:i/>
          <w:iCs/>
        </w:rPr>
        <w:t>1</w:t>
      </w:r>
      <w:r w:rsidRPr="0097146F">
        <w:t xml:space="preserve">, 2470547017692328. </w:t>
      </w:r>
      <w:hyperlink r:id="rId52" w:history="1">
        <w:r w:rsidRPr="0097146F">
          <w:rPr>
            <w:rStyle w:val="Hyperlink"/>
          </w:rPr>
          <w:t>https://doi.org/10.1177/2470547017692328</w:t>
        </w:r>
      </w:hyperlink>
    </w:p>
    <w:p w14:paraId="436A53F8" w14:textId="77777777" w:rsidR="00FF65FB" w:rsidRPr="0097146F" w:rsidRDefault="00FF65FB" w:rsidP="00114CD8">
      <w:pPr>
        <w:spacing w:line="480" w:lineRule="auto"/>
        <w:ind w:left="480" w:hanging="480"/>
      </w:pPr>
      <w:r w:rsidRPr="0097146F">
        <w:t xml:space="preserve">Meldrum, B. S. (2000). Glutamate as a Neurotransmitter in the Brain: Review of Physiology and Pathology. </w:t>
      </w:r>
      <w:r w:rsidRPr="0097146F">
        <w:rPr>
          <w:i/>
          <w:iCs/>
        </w:rPr>
        <w:t>The Journal of Nutrition</w:t>
      </w:r>
      <w:r w:rsidRPr="0097146F">
        <w:t xml:space="preserve">, </w:t>
      </w:r>
      <w:r w:rsidRPr="0097146F">
        <w:rPr>
          <w:i/>
          <w:iCs/>
        </w:rPr>
        <w:t>130</w:t>
      </w:r>
      <w:r w:rsidRPr="0097146F">
        <w:t xml:space="preserve">(4), 1007S-1015S. </w:t>
      </w:r>
      <w:hyperlink r:id="rId53" w:history="1">
        <w:r w:rsidRPr="0097146F">
          <w:rPr>
            <w:rStyle w:val="Hyperlink"/>
          </w:rPr>
          <w:t>https://doi.org/10.1093/jn/130.4.1007S</w:t>
        </w:r>
      </w:hyperlink>
    </w:p>
    <w:p w14:paraId="6124398B" w14:textId="77777777" w:rsidR="00FF65FB" w:rsidRPr="0097146F" w:rsidRDefault="00FF65FB" w:rsidP="00114CD8">
      <w:pPr>
        <w:spacing w:line="480" w:lineRule="auto"/>
        <w:ind w:left="480" w:hanging="480"/>
      </w:pPr>
      <w:r w:rsidRPr="0097146F">
        <w:lastRenderedPageBreak/>
        <w:t xml:space="preserve">Moghaddam, B. (2002). Stress activation of glutamate neurotransmission in the prefrontal cortex: Implications for dopamine-associated psychiatric disorders. </w:t>
      </w:r>
      <w:r w:rsidRPr="0097146F">
        <w:rPr>
          <w:i/>
          <w:iCs/>
        </w:rPr>
        <w:t>Biological Psychiatry</w:t>
      </w:r>
      <w:r w:rsidRPr="0097146F">
        <w:t xml:space="preserve">, </w:t>
      </w:r>
      <w:r w:rsidRPr="0097146F">
        <w:rPr>
          <w:i/>
          <w:iCs/>
        </w:rPr>
        <w:t>51</w:t>
      </w:r>
      <w:r w:rsidRPr="0097146F">
        <w:t xml:space="preserve">(10), 775–787. </w:t>
      </w:r>
      <w:hyperlink r:id="rId54" w:history="1">
        <w:r w:rsidRPr="0097146F">
          <w:rPr>
            <w:rStyle w:val="Hyperlink"/>
          </w:rPr>
          <w:t>https://doi.org/10.1016/S0006-3223(01)01362-2</w:t>
        </w:r>
      </w:hyperlink>
    </w:p>
    <w:p w14:paraId="178AE1CF" w14:textId="77777777" w:rsidR="00FF65FB" w:rsidRPr="0097146F" w:rsidRDefault="00FF65FB" w:rsidP="00114CD8">
      <w:pPr>
        <w:spacing w:line="480" w:lineRule="auto"/>
        <w:ind w:left="480" w:hanging="480"/>
      </w:pPr>
      <w:r w:rsidRPr="0097146F">
        <w:t xml:space="preserve">Myers, B., Mark Dolgas, C., </w:t>
      </w:r>
      <w:proofErr w:type="spellStart"/>
      <w:r w:rsidRPr="0097146F">
        <w:t>Kasckow</w:t>
      </w:r>
      <w:proofErr w:type="spellEnd"/>
      <w:r w:rsidRPr="0097146F">
        <w:t xml:space="preserve">, J., Cullinan, W. E., &amp; Herman, J. P. (2014). Central stress-integrative circuits: Forebrain glutamatergic and GABAergic projections to the dorsomedial hypothalamus, medial preoptic area, and bed nucleus of the stria terminalis. </w:t>
      </w:r>
      <w:r w:rsidRPr="0097146F">
        <w:rPr>
          <w:i/>
          <w:iCs/>
        </w:rPr>
        <w:t>Brain Structure and Function</w:t>
      </w:r>
      <w:r w:rsidRPr="0097146F">
        <w:t xml:space="preserve">, </w:t>
      </w:r>
      <w:r w:rsidRPr="0097146F">
        <w:rPr>
          <w:i/>
          <w:iCs/>
        </w:rPr>
        <w:t>219</w:t>
      </w:r>
      <w:r w:rsidRPr="0097146F">
        <w:t xml:space="preserve">(4), 1287–1303. </w:t>
      </w:r>
      <w:hyperlink r:id="rId55" w:history="1">
        <w:r w:rsidRPr="0097146F">
          <w:rPr>
            <w:rStyle w:val="Hyperlink"/>
          </w:rPr>
          <w:t>https://doi.org/10.1007/s00429-013-0566-y</w:t>
        </w:r>
      </w:hyperlink>
    </w:p>
    <w:p w14:paraId="460591C6" w14:textId="77777777" w:rsidR="00FF65FB" w:rsidRPr="0097146F" w:rsidRDefault="00FF65FB" w:rsidP="00114CD8">
      <w:pPr>
        <w:spacing w:line="480" w:lineRule="auto"/>
        <w:ind w:left="480" w:hanging="480"/>
      </w:pPr>
      <w:r w:rsidRPr="0097146F">
        <w:t xml:space="preserve">Nalepa, I. F., Nielsen, V., Wolf, T. E., Touma, C., Grupe, M., </w:t>
      </w:r>
      <w:proofErr w:type="spellStart"/>
      <w:r w:rsidRPr="0097146F">
        <w:t>Asuni</w:t>
      </w:r>
      <w:proofErr w:type="spellEnd"/>
      <w:r w:rsidRPr="0097146F">
        <w:t xml:space="preserve">, A. A., &amp; Ratner, C. (2025). Sex differences in the murine HPA axis after acute and repeated restraint stress. </w:t>
      </w:r>
      <w:r w:rsidRPr="0097146F">
        <w:rPr>
          <w:i/>
          <w:iCs/>
        </w:rPr>
        <w:t>Stress</w:t>
      </w:r>
      <w:r w:rsidRPr="0097146F">
        <w:t xml:space="preserve">, </w:t>
      </w:r>
      <w:r w:rsidRPr="0097146F">
        <w:rPr>
          <w:i/>
          <w:iCs/>
        </w:rPr>
        <w:t>28</w:t>
      </w:r>
      <w:r w:rsidRPr="0097146F">
        <w:t xml:space="preserve">(1), 2447079. </w:t>
      </w:r>
      <w:hyperlink r:id="rId56" w:history="1">
        <w:r w:rsidRPr="0097146F">
          <w:rPr>
            <w:rStyle w:val="Hyperlink"/>
          </w:rPr>
          <w:t>https://doi.org/10.1080/10253890.2024.2447079</w:t>
        </w:r>
      </w:hyperlink>
    </w:p>
    <w:p w14:paraId="24F505EE" w14:textId="1CF1ADF7" w:rsidR="000A0086" w:rsidRPr="0097146F" w:rsidRDefault="000A0086" w:rsidP="005B01A9">
      <w:pPr>
        <w:spacing w:line="480" w:lineRule="auto"/>
        <w:ind w:left="480" w:hanging="480"/>
      </w:pPr>
      <w:r w:rsidRPr="0097146F">
        <w:t xml:space="preserve">Nieuwenhuizen, A. G., &amp; Rutters, F. (2008). The hypothalamic-pituitary-adrenal-axis in the regulation of energy balance. </w:t>
      </w:r>
      <w:r w:rsidRPr="0097146F">
        <w:rPr>
          <w:i/>
          <w:iCs/>
        </w:rPr>
        <w:t>Physiology &amp; Behavior</w:t>
      </w:r>
      <w:r w:rsidRPr="0097146F">
        <w:t xml:space="preserve">, </w:t>
      </w:r>
      <w:r w:rsidRPr="0097146F">
        <w:rPr>
          <w:i/>
          <w:iCs/>
        </w:rPr>
        <w:t>94</w:t>
      </w:r>
      <w:r w:rsidRPr="0097146F">
        <w:t xml:space="preserve">(2), 169–177. </w:t>
      </w:r>
      <w:hyperlink r:id="rId57" w:history="1">
        <w:r w:rsidRPr="0097146F">
          <w:rPr>
            <w:rStyle w:val="Hyperlink"/>
            <w:rFonts w:eastAsiaTheme="majorEastAsia"/>
          </w:rPr>
          <w:t>https://doi.org/10.1016/j.physbeh.2007.12.011</w:t>
        </w:r>
      </w:hyperlink>
    </w:p>
    <w:p w14:paraId="5EB64606" w14:textId="77777777" w:rsidR="00FF65FB" w:rsidRPr="0097146F" w:rsidRDefault="00FF65FB" w:rsidP="00114CD8">
      <w:pPr>
        <w:spacing w:line="480" w:lineRule="auto"/>
        <w:ind w:left="480" w:hanging="480"/>
      </w:pPr>
      <w:r w:rsidRPr="0097146F">
        <w:t xml:space="preserve">Olff, M. (2017). Sex and gender differences in post-traumatic stress disorder: An update. </w:t>
      </w:r>
      <w:r w:rsidRPr="0097146F">
        <w:rPr>
          <w:i/>
          <w:iCs/>
        </w:rPr>
        <w:t xml:space="preserve">European Journal of </w:t>
      </w:r>
      <w:proofErr w:type="spellStart"/>
      <w:r w:rsidRPr="0097146F">
        <w:rPr>
          <w:i/>
          <w:iCs/>
        </w:rPr>
        <w:t>Psychotraumatology</w:t>
      </w:r>
      <w:proofErr w:type="spellEnd"/>
      <w:r w:rsidRPr="0097146F">
        <w:t xml:space="preserve">, </w:t>
      </w:r>
      <w:r w:rsidRPr="0097146F">
        <w:rPr>
          <w:i/>
          <w:iCs/>
        </w:rPr>
        <w:t>8</w:t>
      </w:r>
      <w:r w:rsidRPr="0097146F">
        <w:t xml:space="preserve">(sup4), 1351204. </w:t>
      </w:r>
      <w:hyperlink r:id="rId58" w:history="1">
        <w:r w:rsidRPr="0097146F">
          <w:rPr>
            <w:rStyle w:val="Hyperlink"/>
          </w:rPr>
          <w:t>https://doi.org/10.1080/20008198.2017.1351204</w:t>
        </w:r>
      </w:hyperlink>
    </w:p>
    <w:p w14:paraId="11A94001" w14:textId="18FC8F35" w:rsidR="00FF65FB" w:rsidRPr="0097146F" w:rsidRDefault="00FF65FB" w:rsidP="00114CD8">
      <w:pPr>
        <w:spacing w:line="480" w:lineRule="auto"/>
        <w:ind w:left="480" w:hanging="480"/>
      </w:pPr>
      <w:r w:rsidRPr="0097146F">
        <w:t>Paxinos, G., &amp; Watson, C. (200</w:t>
      </w:r>
      <w:r w:rsidR="008768A2" w:rsidRPr="0097146F">
        <w:t>9</w:t>
      </w:r>
      <w:r w:rsidRPr="0097146F">
        <w:t xml:space="preserve">). </w:t>
      </w:r>
      <w:r w:rsidRPr="0097146F">
        <w:rPr>
          <w:i/>
          <w:iCs/>
        </w:rPr>
        <w:t>The rat brain in stereotaxic coordinates</w:t>
      </w:r>
      <w:r w:rsidRPr="0097146F">
        <w:t xml:space="preserve"> (6th ed.). Elsevier.</w:t>
      </w:r>
    </w:p>
    <w:p w14:paraId="25092874" w14:textId="77777777" w:rsidR="00FF65FB" w:rsidRPr="0097146F" w:rsidRDefault="00FF65FB" w:rsidP="00114CD8">
      <w:pPr>
        <w:spacing w:line="480" w:lineRule="auto"/>
        <w:ind w:left="480" w:hanging="480"/>
      </w:pPr>
      <w:r w:rsidRPr="0097146F">
        <w:t xml:space="preserve">Purves, D., Augustine, G. J., Fitzpatrick, D., Katz, L. C., LaMantia, A.-S., McNamara, J. O., &amp; Williams, S. M. (2001). Two Families of Postsynaptic Receptors. In </w:t>
      </w:r>
      <w:r w:rsidRPr="0097146F">
        <w:rPr>
          <w:i/>
          <w:iCs/>
        </w:rPr>
        <w:lastRenderedPageBreak/>
        <w:t>Neuroscience. 2nd edition</w:t>
      </w:r>
      <w:r w:rsidRPr="0097146F">
        <w:t xml:space="preserve">. Sinauer Associates. </w:t>
      </w:r>
      <w:hyperlink r:id="rId59" w:history="1">
        <w:r w:rsidRPr="0097146F">
          <w:rPr>
            <w:rStyle w:val="Hyperlink"/>
          </w:rPr>
          <w:t>https://www.ncbi.nlm.nih.gov/books/NBK10855/</w:t>
        </w:r>
      </w:hyperlink>
    </w:p>
    <w:p w14:paraId="6B61A58E" w14:textId="77777777" w:rsidR="00FF65FB" w:rsidRPr="0097146F" w:rsidRDefault="00FF65FB" w:rsidP="00114CD8">
      <w:pPr>
        <w:spacing w:line="480" w:lineRule="auto"/>
        <w:ind w:left="480" w:hanging="480"/>
      </w:pPr>
      <w:r w:rsidRPr="0097146F">
        <w:t xml:space="preserve">Saper, C. B., &amp; Lowell, B. B. (2014). The hypothalamus. </w:t>
      </w:r>
      <w:r w:rsidRPr="0097146F">
        <w:rPr>
          <w:i/>
          <w:iCs/>
        </w:rPr>
        <w:t>Current Biology</w:t>
      </w:r>
      <w:r w:rsidRPr="0097146F">
        <w:t xml:space="preserve">, </w:t>
      </w:r>
      <w:r w:rsidRPr="0097146F">
        <w:rPr>
          <w:i/>
          <w:iCs/>
        </w:rPr>
        <w:t>24</w:t>
      </w:r>
      <w:r w:rsidRPr="0097146F">
        <w:t xml:space="preserve">(23), R1111–R1116. </w:t>
      </w:r>
      <w:hyperlink r:id="rId60" w:history="1">
        <w:r w:rsidRPr="0097146F">
          <w:rPr>
            <w:rStyle w:val="Hyperlink"/>
          </w:rPr>
          <w:t>https://doi.org/10.1016/j.cub.2014.10.023</w:t>
        </w:r>
      </w:hyperlink>
    </w:p>
    <w:p w14:paraId="1C193A5D" w14:textId="77777777" w:rsidR="00FF65FB" w:rsidRPr="0097146F" w:rsidRDefault="00FF65FB" w:rsidP="00114CD8">
      <w:pPr>
        <w:spacing w:line="480" w:lineRule="auto"/>
        <w:ind w:left="480" w:hanging="480"/>
      </w:pPr>
      <w:proofErr w:type="spellStart"/>
      <w:r w:rsidRPr="0097146F">
        <w:t>Sarabdjitsingh</w:t>
      </w:r>
      <w:proofErr w:type="spellEnd"/>
      <w:r w:rsidRPr="0097146F">
        <w:t xml:space="preserve">, R. A., </w:t>
      </w:r>
      <w:proofErr w:type="spellStart"/>
      <w:r w:rsidRPr="0097146F">
        <w:t>Kofink</w:t>
      </w:r>
      <w:proofErr w:type="spellEnd"/>
      <w:r w:rsidRPr="0097146F">
        <w:t xml:space="preserve">, D., Karst, H., De Kloet, E. R., &amp; </w:t>
      </w:r>
      <w:proofErr w:type="spellStart"/>
      <w:r w:rsidRPr="0097146F">
        <w:t>Joëls</w:t>
      </w:r>
      <w:proofErr w:type="spellEnd"/>
      <w:r w:rsidRPr="0097146F">
        <w:t xml:space="preserve">, M. (2012). Stress-Induced Enhancement of Mouse </w:t>
      </w:r>
      <w:proofErr w:type="spellStart"/>
      <w:r w:rsidRPr="0097146F">
        <w:t>Amygdalar</w:t>
      </w:r>
      <w:proofErr w:type="spellEnd"/>
      <w:r w:rsidRPr="0097146F">
        <w:t xml:space="preserve"> Synaptic Plasticity Depends on Glucocorticoid and ß-Adrenergic Activity. </w:t>
      </w:r>
      <w:proofErr w:type="spellStart"/>
      <w:r w:rsidRPr="0097146F">
        <w:rPr>
          <w:i/>
          <w:iCs/>
        </w:rPr>
        <w:t>PLoS</w:t>
      </w:r>
      <w:proofErr w:type="spellEnd"/>
      <w:r w:rsidRPr="0097146F">
        <w:rPr>
          <w:i/>
          <w:iCs/>
        </w:rPr>
        <w:t xml:space="preserve"> ONE</w:t>
      </w:r>
      <w:r w:rsidRPr="0097146F">
        <w:t xml:space="preserve">, </w:t>
      </w:r>
      <w:r w:rsidRPr="0097146F">
        <w:rPr>
          <w:i/>
          <w:iCs/>
        </w:rPr>
        <w:t>7</w:t>
      </w:r>
      <w:r w:rsidRPr="0097146F">
        <w:t xml:space="preserve">(8), e42143. </w:t>
      </w:r>
      <w:hyperlink r:id="rId61" w:history="1">
        <w:r w:rsidRPr="0097146F">
          <w:rPr>
            <w:rStyle w:val="Hyperlink"/>
          </w:rPr>
          <w:t>https://doi.org/10.1371/journal.pone.0042143</w:t>
        </w:r>
      </w:hyperlink>
    </w:p>
    <w:p w14:paraId="0EE0CC58" w14:textId="77777777" w:rsidR="00FF65FB" w:rsidRPr="0097146F" w:rsidRDefault="00FF65FB" w:rsidP="00114CD8">
      <w:pPr>
        <w:spacing w:line="480" w:lineRule="auto"/>
        <w:ind w:left="480" w:hanging="480"/>
      </w:pPr>
      <w:r w:rsidRPr="0097146F">
        <w:t xml:space="preserve">Savtchouk, I., &amp; Liu, S. J. (2011). Remodeling of synaptic AMPA receptor subtype alters the probability and pattern of action potential firing. </w:t>
      </w:r>
      <w:r w:rsidRPr="0097146F">
        <w:rPr>
          <w:i/>
          <w:iCs/>
        </w:rPr>
        <w:t>The Journal of Neuroscience: The Official Journal of the Society for Neuroscience</w:t>
      </w:r>
      <w:r w:rsidRPr="0097146F">
        <w:t xml:space="preserve">, </w:t>
      </w:r>
      <w:r w:rsidRPr="0097146F">
        <w:rPr>
          <w:i/>
          <w:iCs/>
        </w:rPr>
        <w:t>31</w:t>
      </w:r>
      <w:r w:rsidRPr="0097146F">
        <w:t xml:space="preserve">(2), 501–511. </w:t>
      </w:r>
      <w:hyperlink r:id="rId62" w:history="1">
        <w:r w:rsidRPr="0097146F">
          <w:rPr>
            <w:rStyle w:val="Hyperlink"/>
          </w:rPr>
          <w:t>https://doi.org/10.1523/JNEUROSCI.2608-10.2011</w:t>
        </w:r>
      </w:hyperlink>
    </w:p>
    <w:p w14:paraId="610BF52D" w14:textId="77777777" w:rsidR="00FF65FB" w:rsidRPr="0097146F" w:rsidRDefault="00FF65FB" w:rsidP="00114CD8">
      <w:pPr>
        <w:spacing w:line="480" w:lineRule="auto"/>
        <w:ind w:left="480" w:hanging="480"/>
      </w:pPr>
      <w:r w:rsidRPr="0097146F">
        <w:t xml:space="preserve">Siegelbaum, S. A., &amp; Kandel, E. R. (1991). Learning-related synaptic plasticity: LTP and LTD. </w:t>
      </w:r>
      <w:r w:rsidRPr="0097146F">
        <w:rPr>
          <w:i/>
          <w:iCs/>
        </w:rPr>
        <w:t>Current Opinion in Neurobiology</w:t>
      </w:r>
      <w:r w:rsidRPr="0097146F">
        <w:t xml:space="preserve">, </w:t>
      </w:r>
      <w:r w:rsidRPr="0097146F">
        <w:rPr>
          <w:i/>
          <w:iCs/>
        </w:rPr>
        <w:t>1</w:t>
      </w:r>
      <w:r w:rsidRPr="0097146F">
        <w:t xml:space="preserve">(1), 113–120. </w:t>
      </w:r>
      <w:hyperlink r:id="rId63" w:history="1">
        <w:r w:rsidRPr="0097146F">
          <w:rPr>
            <w:rStyle w:val="Hyperlink"/>
          </w:rPr>
          <w:t>https://doi.org/10.1016/0959-4388(91)90018-3</w:t>
        </w:r>
      </w:hyperlink>
    </w:p>
    <w:p w14:paraId="22C9BBCE" w14:textId="77777777" w:rsidR="00FF65FB" w:rsidRPr="0097146F" w:rsidRDefault="00FF65FB" w:rsidP="00114CD8">
      <w:pPr>
        <w:spacing w:line="480" w:lineRule="auto"/>
        <w:ind w:left="480" w:hanging="480"/>
      </w:pPr>
      <w:r w:rsidRPr="0097146F">
        <w:t xml:space="preserve">Smith, W., &amp; Azevedo, E. P. (2025). Hunger Games: A Modern Battle Between Stress and Appetite. </w:t>
      </w:r>
      <w:r w:rsidRPr="0097146F">
        <w:rPr>
          <w:i/>
          <w:iCs/>
        </w:rPr>
        <w:t>Journal of Neurochemistry</w:t>
      </w:r>
      <w:r w:rsidRPr="0097146F">
        <w:t xml:space="preserve">, </w:t>
      </w:r>
      <w:r w:rsidRPr="0097146F">
        <w:rPr>
          <w:i/>
          <w:iCs/>
        </w:rPr>
        <w:t>169</w:t>
      </w:r>
      <w:r w:rsidRPr="0097146F">
        <w:t xml:space="preserve">(2). </w:t>
      </w:r>
      <w:hyperlink r:id="rId64" w:history="1">
        <w:r w:rsidRPr="0097146F">
          <w:rPr>
            <w:rStyle w:val="Hyperlink"/>
          </w:rPr>
          <w:t>https://doi.org/10.1111/jnc.70006</w:t>
        </w:r>
      </w:hyperlink>
    </w:p>
    <w:p w14:paraId="7A137736" w14:textId="77777777" w:rsidR="00FF65FB" w:rsidRPr="0097146F" w:rsidRDefault="00FF65FB" w:rsidP="00114CD8">
      <w:pPr>
        <w:spacing w:line="480" w:lineRule="auto"/>
        <w:ind w:left="480" w:hanging="480"/>
      </w:pPr>
      <w:r w:rsidRPr="0097146F">
        <w:t xml:space="preserve">Tran, L. T., Park, S., Kim, S. K., Lee, J. S., Kim, K. W., &amp; Kwon, O. (2022). Hypothalamic control of energy expenditure and thermogenesis. </w:t>
      </w:r>
      <w:r w:rsidRPr="0097146F">
        <w:rPr>
          <w:i/>
          <w:iCs/>
        </w:rPr>
        <w:t>Experimental &amp; Molecular Medicine</w:t>
      </w:r>
      <w:r w:rsidRPr="0097146F">
        <w:t xml:space="preserve">, </w:t>
      </w:r>
      <w:r w:rsidRPr="0097146F">
        <w:rPr>
          <w:i/>
          <w:iCs/>
        </w:rPr>
        <w:t>54</w:t>
      </w:r>
      <w:r w:rsidRPr="0097146F">
        <w:t xml:space="preserve">(4), 358–369. </w:t>
      </w:r>
      <w:hyperlink r:id="rId65" w:history="1">
        <w:r w:rsidRPr="0097146F">
          <w:rPr>
            <w:rStyle w:val="Hyperlink"/>
          </w:rPr>
          <w:t>https://doi.org/10.1038/s12276-022-00741-z</w:t>
        </w:r>
      </w:hyperlink>
    </w:p>
    <w:p w14:paraId="15AAC54C" w14:textId="77777777" w:rsidR="00FF65FB" w:rsidRPr="0097146F" w:rsidRDefault="00FF65FB" w:rsidP="00114CD8">
      <w:pPr>
        <w:spacing w:line="480" w:lineRule="auto"/>
        <w:ind w:left="480" w:hanging="480"/>
      </w:pPr>
      <w:r w:rsidRPr="0097146F">
        <w:t xml:space="preserve">Van </w:t>
      </w:r>
      <w:proofErr w:type="spellStart"/>
      <w:r w:rsidRPr="0097146F">
        <w:t>Huijstee</w:t>
      </w:r>
      <w:proofErr w:type="spellEnd"/>
      <w:r w:rsidRPr="0097146F">
        <w:t xml:space="preserve">, A. N., &amp; </w:t>
      </w:r>
      <w:proofErr w:type="spellStart"/>
      <w:r w:rsidRPr="0097146F">
        <w:t>Kessels</w:t>
      </w:r>
      <w:proofErr w:type="spellEnd"/>
      <w:r w:rsidRPr="0097146F">
        <w:t xml:space="preserve">, H. W. (2020). Variance analysis as a tool to predict the mechanism underlying synaptic plasticity. </w:t>
      </w:r>
      <w:r w:rsidRPr="0097146F">
        <w:rPr>
          <w:i/>
          <w:iCs/>
        </w:rPr>
        <w:t>Journal of Neuroscience Methods</w:t>
      </w:r>
      <w:r w:rsidRPr="0097146F">
        <w:t xml:space="preserve">, </w:t>
      </w:r>
      <w:r w:rsidRPr="0097146F">
        <w:rPr>
          <w:i/>
          <w:iCs/>
        </w:rPr>
        <w:t>331</w:t>
      </w:r>
      <w:r w:rsidRPr="0097146F">
        <w:t xml:space="preserve">, 108526. </w:t>
      </w:r>
      <w:hyperlink r:id="rId66" w:history="1">
        <w:r w:rsidRPr="0097146F">
          <w:rPr>
            <w:rStyle w:val="Hyperlink"/>
          </w:rPr>
          <w:t>https://doi.org/10.1016/j.jneumeth.2019.108526</w:t>
        </w:r>
      </w:hyperlink>
    </w:p>
    <w:p w14:paraId="535FA529" w14:textId="77777777" w:rsidR="00FF65FB" w:rsidRPr="0097146F" w:rsidRDefault="00FF65FB" w:rsidP="00114CD8">
      <w:pPr>
        <w:spacing w:line="480" w:lineRule="auto"/>
        <w:ind w:left="480" w:hanging="480"/>
      </w:pPr>
      <w:r w:rsidRPr="0097146F">
        <w:lastRenderedPageBreak/>
        <w:t xml:space="preserve">Wang, Y., Zhang, Y., Hu, J., Pan, C., Gao, Y., Liu, Q., Xu, W., Xue, L., &amp; Hu, C. (2024). Glucocorticoids modulate neural activity via a rapid non-genomic effect on Kv2.2 channels in the central nervous system. </w:t>
      </w:r>
      <w:r w:rsidRPr="0097146F">
        <w:rPr>
          <w:i/>
          <w:iCs/>
        </w:rPr>
        <w:t>Neurobiology of Stress</w:t>
      </w:r>
      <w:r w:rsidRPr="0097146F">
        <w:t xml:space="preserve">, </w:t>
      </w:r>
      <w:r w:rsidRPr="0097146F">
        <w:rPr>
          <w:i/>
          <w:iCs/>
        </w:rPr>
        <w:t>28</w:t>
      </w:r>
      <w:r w:rsidRPr="0097146F">
        <w:t xml:space="preserve">, 100593. </w:t>
      </w:r>
      <w:hyperlink r:id="rId67" w:history="1">
        <w:r w:rsidRPr="0097146F">
          <w:rPr>
            <w:rStyle w:val="Hyperlink"/>
          </w:rPr>
          <w:t>https://doi.org/10.1016/j.ynstr.2023.100593</w:t>
        </w:r>
      </w:hyperlink>
    </w:p>
    <w:p w14:paraId="06CF2D93" w14:textId="7B4D9128" w:rsidR="00277C36" w:rsidRPr="0097146F" w:rsidRDefault="00FF65FB" w:rsidP="00303DEA">
      <w:pPr>
        <w:spacing w:line="480" w:lineRule="auto"/>
        <w:ind w:left="480" w:hanging="480"/>
      </w:pPr>
      <w:r w:rsidRPr="0097146F">
        <w:t xml:space="preserve">Xu, W., Yao, X., Zhao, F., Zhao, H., Cheng, Z., Yang, W., Cui, R., Xu, S., &amp; Li, B. (2020). Changes in Hippocampal Plasticity in Depression and Therapeutic Approaches Influencing These Changes. </w:t>
      </w:r>
      <w:r w:rsidRPr="0097146F">
        <w:rPr>
          <w:i/>
          <w:iCs/>
        </w:rPr>
        <w:t>Neural Plasticity</w:t>
      </w:r>
      <w:r w:rsidRPr="0097146F">
        <w:t xml:space="preserve">, </w:t>
      </w:r>
      <w:r w:rsidRPr="0097146F">
        <w:rPr>
          <w:i/>
          <w:iCs/>
        </w:rPr>
        <w:t>2020</w:t>
      </w:r>
      <w:r w:rsidRPr="0097146F">
        <w:t xml:space="preserve">, 1–16. </w:t>
      </w:r>
      <w:hyperlink r:id="rId68" w:history="1">
        <w:r w:rsidRPr="0097146F">
          <w:rPr>
            <w:rStyle w:val="Hyperlink"/>
          </w:rPr>
          <w:t>https://doi.org/10.1155/2020/8861903</w:t>
        </w:r>
      </w:hyperlink>
    </w:p>
    <w:sectPr w:rsidR="00277C36" w:rsidRPr="0097146F" w:rsidSect="00D476FD">
      <w:footerReference w:type="even" r:id="rId69"/>
      <w:footerReference w:type="default" r:id="rId70"/>
      <w:pgSz w:w="12219" w:h="15842"/>
      <w:pgMar w:top="1440" w:right="1440" w:bottom="1440" w:left="216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F2A2C" w14:textId="77777777" w:rsidR="00DA6E3C" w:rsidRDefault="00DA6E3C" w:rsidP="0049132D">
      <w:r>
        <w:separator/>
      </w:r>
    </w:p>
  </w:endnote>
  <w:endnote w:type="continuationSeparator" w:id="0">
    <w:p w14:paraId="1E91AA23" w14:textId="77777777" w:rsidR="00DA6E3C" w:rsidRDefault="00DA6E3C" w:rsidP="00491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6572154"/>
      <w:docPartObj>
        <w:docPartGallery w:val="Page Numbers (Bottom of Page)"/>
        <w:docPartUnique/>
      </w:docPartObj>
    </w:sdtPr>
    <w:sdtContent>
      <w:p w14:paraId="69A7F01C" w14:textId="7ACF9CB7" w:rsidR="00D9022C" w:rsidRDefault="00D9022C" w:rsidP="00C309B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64602988"/>
      <w:docPartObj>
        <w:docPartGallery w:val="Page Numbers (Bottom of Page)"/>
        <w:docPartUnique/>
      </w:docPartObj>
    </w:sdtPr>
    <w:sdtContent>
      <w:p w14:paraId="1793812E" w14:textId="03C3AD9C" w:rsidR="00D9022C" w:rsidRDefault="00D9022C" w:rsidP="00C309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E93C59" w14:textId="77777777" w:rsidR="00D9022C" w:rsidRDefault="00D9022C" w:rsidP="00D902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303610529"/>
      <w:docPartObj>
        <w:docPartGallery w:val="Page Numbers (Bottom of Page)"/>
        <w:docPartUnique/>
      </w:docPartObj>
    </w:sdtPr>
    <w:sdtContent>
      <w:p w14:paraId="270FE858" w14:textId="2ABA37D5" w:rsidR="00D9022C" w:rsidRPr="00D9022C" w:rsidRDefault="00D9022C" w:rsidP="00C309B0">
        <w:pPr>
          <w:pStyle w:val="Footer"/>
          <w:framePr w:wrap="none" w:vAnchor="text" w:hAnchor="margin" w:xAlign="center" w:y="1"/>
          <w:rPr>
            <w:rStyle w:val="PageNumber"/>
            <w:rFonts w:ascii="Times New Roman" w:hAnsi="Times New Roman" w:cs="Times New Roman"/>
          </w:rPr>
        </w:pPr>
        <w:r w:rsidRPr="00D9022C">
          <w:rPr>
            <w:rStyle w:val="PageNumber"/>
            <w:rFonts w:ascii="Times New Roman" w:hAnsi="Times New Roman" w:cs="Times New Roman"/>
          </w:rPr>
          <w:fldChar w:fldCharType="begin"/>
        </w:r>
        <w:r w:rsidRPr="00D9022C">
          <w:rPr>
            <w:rStyle w:val="PageNumber"/>
            <w:rFonts w:ascii="Times New Roman" w:hAnsi="Times New Roman" w:cs="Times New Roman"/>
          </w:rPr>
          <w:instrText xml:space="preserve"> PAGE </w:instrText>
        </w:r>
        <w:r w:rsidRPr="00D9022C">
          <w:rPr>
            <w:rStyle w:val="PageNumber"/>
            <w:rFonts w:ascii="Times New Roman" w:hAnsi="Times New Roman" w:cs="Times New Roman"/>
          </w:rPr>
          <w:fldChar w:fldCharType="separate"/>
        </w:r>
        <w:r w:rsidRPr="00D9022C">
          <w:rPr>
            <w:rStyle w:val="PageNumber"/>
            <w:rFonts w:ascii="Times New Roman" w:hAnsi="Times New Roman" w:cs="Times New Roman"/>
            <w:noProof/>
          </w:rPr>
          <w:t>2</w:t>
        </w:r>
        <w:r w:rsidRPr="00D9022C">
          <w:rPr>
            <w:rStyle w:val="PageNumber"/>
            <w:rFonts w:ascii="Times New Roman" w:hAnsi="Times New Roman" w:cs="Times New Roman"/>
          </w:rPr>
          <w:fldChar w:fldCharType="end"/>
        </w:r>
      </w:p>
    </w:sdtContent>
  </w:sdt>
  <w:p w14:paraId="112BAD18" w14:textId="2D9F69ED" w:rsidR="00D9022C" w:rsidRDefault="00D9022C" w:rsidP="00D9022C">
    <w:pPr>
      <w:pStyle w:val="Footer"/>
      <w:framePr w:wrap="none" w:vAnchor="text" w:hAnchor="margin" w:xAlign="right" w:y="1"/>
      <w:jc w:val="center"/>
      <w:rPr>
        <w:rStyle w:val="PageNumber"/>
      </w:rPr>
    </w:pPr>
  </w:p>
  <w:p w14:paraId="73EACC7F" w14:textId="4F1A1832" w:rsidR="0049132D" w:rsidRPr="00AA27B6" w:rsidRDefault="0049132D" w:rsidP="00D9022C">
    <w:pPr>
      <w:pStyle w:val="Footer"/>
      <w:ind w:right="360"/>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1A72C" w14:textId="77777777" w:rsidR="00DA6E3C" w:rsidRDefault="00DA6E3C" w:rsidP="0049132D">
      <w:r>
        <w:separator/>
      </w:r>
    </w:p>
  </w:footnote>
  <w:footnote w:type="continuationSeparator" w:id="0">
    <w:p w14:paraId="45DF6C9F" w14:textId="77777777" w:rsidR="00DA6E3C" w:rsidRDefault="00DA6E3C" w:rsidP="0049132D">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en Crosby">
    <w15:presenceInfo w15:providerId="AD" w15:userId="S::kcrosby@mta.ca::6d3df150-a32e-4e96-aa9e-8b9ee51e6d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063"/>
    <w:rsid w:val="00001903"/>
    <w:rsid w:val="00006855"/>
    <w:rsid w:val="000078EC"/>
    <w:rsid w:val="00007C64"/>
    <w:rsid w:val="00012675"/>
    <w:rsid w:val="000203CA"/>
    <w:rsid w:val="0002212A"/>
    <w:rsid w:val="00025115"/>
    <w:rsid w:val="000305B2"/>
    <w:rsid w:val="00031E53"/>
    <w:rsid w:val="00032EF6"/>
    <w:rsid w:val="00034AA1"/>
    <w:rsid w:val="0003798A"/>
    <w:rsid w:val="00041673"/>
    <w:rsid w:val="000460E6"/>
    <w:rsid w:val="00046E1F"/>
    <w:rsid w:val="00054625"/>
    <w:rsid w:val="00057264"/>
    <w:rsid w:val="000618B7"/>
    <w:rsid w:val="00073A50"/>
    <w:rsid w:val="000762DB"/>
    <w:rsid w:val="00087F38"/>
    <w:rsid w:val="00090599"/>
    <w:rsid w:val="000A0086"/>
    <w:rsid w:val="000A4DA5"/>
    <w:rsid w:val="000A5760"/>
    <w:rsid w:val="000A6C29"/>
    <w:rsid w:val="000B2BD2"/>
    <w:rsid w:val="000B2FFF"/>
    <w:rsid w:val="000C021D"/>
    <w:rsid w:val="000C05FD"/>
    <w:rsid w:val="000C4A9D"/>
    <w:rsid w:val="000E459D"/>
    <w:rsid w:val="000F0482"/>
    <w:rsid w:val="000F4D02"/>
    <w:rsid w:val="000F6726"/>
    <w:rsid w:val="00101593"/>
    <w:rsid w:val="001025A2"/>
    <w:rsid w:val="00114CD8"/>
    <w:rsid w:val="001225E8"/>
    <w:rsid w:val="001238CF"/>
    <w:rsid w:val="00124A5F"/>
    <w:rsid w:val="001310A3"/>
    <w:rsid w:val="00131C87"/>
    <w:rsid w:val="00140014"/>
    <w:rsid w:val="00145066"/>
    <w:rsid w:val="001506BE"/>
    <w:rsid w:val="0015558F"/>
    <w:rsid w:val="00167E16"/>
    <w:rsid w:val="0017039B"/>
    <w:rsid w:val="0017047F"/>
    <w:rsid w:val="00174A8D"/>
    <w:rsid w:val="00190FB5"/>
    <w:rsid w:val="00192806"/>
    <w:rsid w:val="00193843"/>
    <w:rsid w:val="0019733E"/>
    <w:rsid w:val="001A0068"/>
    <w:rsid w:val="001A0F5B"/>
    <w:rsid w:val="001A41EB"/>
    <w:rsid w:val="001A56D8"/>
    <w:rsid w:val="001B0DF1"/>
    <w:rsid w:val="001C0EC3"/>
    <w:rsid w:val="001C164F"/>
    <w:rsid w:val="001C2BA9"/>
    <w:rsid w:val="001C6C04"/>
    <w:rsid w:val="001D0BDB"/>
    <w:rsid w:val="001D5950"/>
    <w:rsid w:val="001D5A86"/>
    <w:rsid w:val="001F08BD"/>
    <w:rsid w:val="001F128D"/>
    <w:rsid w:val="00201AC0"/>
    <w:rsid w:val="00201BA3"/>
    <w:rsid w:val="00204498"/>
    <w:rsid w:val="0022632D"/>
    <w:rsid w:val="00227A5A"/>
    <w:rsid w:val="00231CE9"/>
    <w:rsid w:val="00242A52"/>
    <w:rsid w:val="002453DB"/>
    <w:rsid w:val="00245D30"/>
    <w:rsid w:val="00253DE9"/>
    <w:rsid w:val="00255857"/>
    <w:rsid w:val="00257A48"/>
    <w:rsid w:val="00262463"/>
    <w:rsid w:val="002644D1"/>
    <w:rsid w:val="002761F6"/>
    <w:rsid w:val="00277C36"/>
    <w:rsid w:val="00281269"/>
    <w:rsid w:val="00287D6D"/>
    <w:rsid w:val="00291E4B"/>
    <w:rsid w:val="00295430"/>
    <w:rsid w:val="002A0693"/>
    <w:rsid w:val="002A1BED"/>
    <w:rsid w:val="002A5164"/>
    <w:rsid w:val="002A674E"/>
    <w:rsid w:val="002B0715"/>
    <w:rsid w:val="002B22D5"/>
    <w:rsid w:val="002B252D"/>
    <w:rsid w:val="002B2C4F"/>
    <w:rsid w:val="002B5200"/>
    <w:rsid w:val="002B7103"/>
    <w:rsid w:val="002C7432"/>
    <w:rsid w:val="002D150F"/>
    <w:rsid w:val="002D36DB"/>
    <w:rsid w:val="002D49B5"/>
    <w:rsid w:val="002D6265"/>
    <w:rsid w:val="002D644C"/>
    <w:rsid w:val="002E10CE"/>
    <w:rsid w:val="002E378E"/>
    <w:rsid w:val="002E4D0E"/>
    <w:rsid w:val="002F418A"/>
    <w:rsid w:val="00300133"/>
    <w:rsid w:val="003016B4"/>
    <w:rsid w:val="0030175A"/>
    <w:rsid w:val="00303DEA"/>
    <w:rsid w:val="00303E09"/>
    <w:rsid w:val="003279F0"/>
    <w:rsid w:val="0033029A"/>
    <w:rsid w:val="00330839"/>
    <w:rsid w:val="003311DF"/>
    <w:rsid w:val="003312BA"/>
    <w:rsid w:val="00332112"/>
    <w:rsid w:val="0034096B"/>
    <w:rsid w:val="00340E58"/>
    <w:rsid w:val="00342FC0"/>
    <w:rsid w:val="00351E2A"/>
    <w:rsid w:val="0035266F"/>
    <w:rsid w:val="003553D9"/>
    <w:rsid w:val="0036593A"/>
    <w:rsid w:val="003712FB"/>
    <w:rsid w:val="00371C2B"/>
    <w:rsid w:val="00381186"/>
    <w:rsid w:val="00381F80"/>
    <w:rsid w:val="003831EA"/>
    <w:rsid w:val="00384BF5"/>
    <w:rsid w:val="00394281"/>
    <w:rsid w:val="003A1DE8"/>
    <w:rsid w:val="003A207D"/>
    <w:rsid w:val="003A322D"/>
    <w:rsid w:val="003A703F"/>
    <w:rsid w:val="003A7D78"/>
    <w:rsid w:val="003B2FCA"/>
    <w:rsid w:val="003C6EB3"/>
    <w:rsid w:val="003D177F"/>
    <w:rsid w:val="003E0C5A"/>
    <w:rsid w:val="003E48E2"/>
    <w:rsid w:val="003E7141"/>
    <w:rsid w:val="003F6E77"/>
    <w:rsid w:val="003F7D91"/>
    <w:rsid w:val="00402C5C"/>
    <w:rsid w:val="00420850"/>
    <w:rsid w:val="004219BF"/>
    <w:rsid w:val="00421DA1"/>
    <w:rsid w:val="00426D56"/>
    <w:rsid w:val="0043211C"/>
    <w:rsid w:val="004348FF"/>
    <w:rsid w:val="00435BB3"/>
    <w:rsid w:val="0044435B"/>
    <w:rsid w:val="00451B25"/>
    <w:rsid w:val="00461458"/>
    <w:rsid w:val="004658B4"/>
    <w:rsid w:val="004675E5"/>
    <w:rsid w:val="00475818"/>
    <w:rsid w:val="00477C41"/>
    <w:rsid w:val="0048247D"/>
    <w:rsid w:val="00483398"/>
    <w:rsid w:val="00490772"/>
    <w:rsid w:val="0049132D"/>
    <w:rsid w:val="0049156B"/>
    <w:rsid w:val="00496BD6"/>
    <w:rsid w:val="004A4633"/>
    <w:rsid w:val="004A4988"/>
    <w:rsid w:val="004B0D4B"/>
    <w:rsid w:val="004B2A36"/>
    <w:rsid w:val="004C199E"/>
    <w:rsid w:val="004C2BE4"/>
    <w:rsid w:val="004C751F"/>
    <w:rsid w:val="004D0435"/>
    <w:rsid w:val="004D182B"/>
    <w:rsid w:val="004D24E3"/>
    <w:rsid w:val="004D5D90"/>
    <w:rsid w:val="004E0AF2"/>
    <w:rsid w:val="004E1020"/>
    <w:rsid w:val="004E2DE2"/>
    <w:rsid w:val="004F159E"/>
    <w:rsid w:val="004F182D"/>
    <w:rsid w:val="004F346F"/>
    <w:rsid w:val="004F62FC"/>
    <w:rsid w:val="004F705F"/>
    <w:rsid w:val="00510426"/>
    <w:rsid w:val="00512CB3"/>
    <w:rsid w:val="00515ADD"/>
    <w:rsid w:val="00516218"/>
    <w:rsid w:val="00516922"/>
    <w:rsid w:val="00521024"/>
    <w:rsid w:val="00524144"/>
    <w:rsid w:val="00524A43"/>
    <w:rsid w:val="005315D0"/>
    <w:rsid w:val="005330A6"/>
    <w:rsid w:val="00546A5B"/>
    <w:rsid w:val="00570707"/>
    <w:rsid w:val="0057526E"/>
    <w:rsid w:val="00581944"/>
    <w:rsid w:val="005878BD"/>
    <w:rsid w:val="0059008E"/>
    <w:rsid w:val="00591DE9"/>
    <w:rsid w:val="00592523"/>
    <w:rsid w:val="00593BE5"/>
    <w:rsid w:val="00595253"/>
    <w:rsid w:val="005A065E"/>
    <w:rsid w:val="005A30B8"/>
    <w:rsid w:val="005A4780"/>
    <w:rsid w:val="005B01A9"/>
    <w:rsid w:val="005B2C24"/>
    <w:rsid w:val="005B5C3F"/>
    <w:rsid w:val="005B7103"/>
    <w:rsid w:val="005C67C4"/>
    <w:rsid w:val="005D2076"/>
    <w:rsid w:val="006014A5"/>
    <w:rsid w:val="006030D9"/>
    <w:rsid w:val="00606C2B"/>
    <w:rsid w:val="00607D54"/>
    <w:rsid w:val="00610723"/>
    <w:rsid w:val="00615AC7"/>
    <w:rsid w:val="00615F5A"/>
    <w:rsid w:val="00620E22"/>
    <w:rsid w:val="00626529"/>
    <w:rsid w:val="006311EC"/>
    <w:rsid w:val="0064021C"/>
    <w:rsid w:val="0064206C"/>
    <w:rsid w:val="00642C0D"/>
    <w:rsid w:val="00643F7F"/>
    <w:rsid w:val="0064560C"/>
    <w:rsid w:val="0065270B"/>
    <w:rsid w:val="006546EF"/>
    <w:rsid w:val="00654A1D"/>
    <w:rsid w:val="0066206E"/>
    <w:rsid w:val="00673565"/>
    <w:rsid w:val="00690309"/>
    <w:rsid w:val="00691302"/>
    <w:rsid w:val="00691585"/>
    <w:rsid w:val="00695430"/>
    <w:rsid w:val="006969F1"/>
    <w:rsid w:val="006A1FC8"/>
    <w:rsid w:val="006A445D"/>
    <w:rsid w:val="006A7DC9"/>
    <w:rsid w:val="006B110B"/>
    <w:rsid w:val="006B2361"/>
    <w:rsid w:val="006B5558"/>
    <w:rsid w:val="006B6E58"/>
    <w:rsid w:val="006B71DA"/>
    <w:rsid w:val="006B7213"/>
    <w:rsid w:val="006C0555"/>
    <w:rsid w:val="006C1B8F"/>
    <w:rsid w:val="006C6F82"/>
    <w:rsid w:val="006C72B2"/>
    <w:rsid w:val="006D0A39"/>
    <w:rsid w:val="006D2D93"/>
    <w:rsid w:val="006D3DD9"/>
    <w:rsid w:val="006D557B"/>
    <w:rsid w:val="006D6D07"/>
    <w:rsid w:val="006E3D35"/>
    <w:rsid w:val="006E759B"/>
    <w:rsid w:val="00700EBA"/>
    <w:rsid w:val="007022DB"/>
    <w:rsid w:val="00710568"/>
    <w:rsid w:val="00710EF6"/>
    <w:rsid w:val="00711E90"/>
    <w:rsid w:val="00713816"/>
    <w:rsid w:val="0071658A"/>
    <w:rsid w:val="0072079A"/>
    <w:rsid w:val="00720E32"/>
    <w:rsid w:val="00734D71"/>
    <w:rsid w:val="00735CB8"/>
    <w:rsid w:val="00736C92"/>
    <w:rsid w:val="00736E09"/>
    <w:rsid w:val="007402D5"/>
    <w:rsid w:val="007454D3"/>
    <w:rsid w:val="00760A70"/>
    <w:rsid w:val="00761843"/>
    <w:rsid w:val="00763BA7"/>
    <w:rsid w:val="00767AB2"/>
    <w:rsid w:val="00770121"/>
    <w:rsid w:val="007718A7"/>
    <w:rsid w:val="007751B8"/>
    <w:rsid w:val="007773F3"/>
    <w:rsid w:val="00782264"/>
    <w:rsid w:val="0079043A"/>
    <w:rsid w:val="0079479B"/>
    <w:rsid w:val="0079548E"/>
    <w:rsid w:val="00795E51"/>
    <w:rsid w:val="007B178F"/>
    <w:rsid w:val="007B36E9"/>
    <w:rsid w:val="007B4F18"/>
    <w:rsid w:val="007B5095"/>
    <w:rsid w:val="007B79C2"/>
    <w:rsid w:val="007C209F"/>
    <w:rsid w:val="007C3991"/>
    <w:rsid w:val="007C63E9"/>
    <w:rsid w:val="007D550E"/>
    <w:rsid w:val="007D5F80"/>
    <w:rsid w:val="007D61B5"/>
    <w:rsid w:val="007E3D57"/>
    <w:rsid w:val="007E5591"/>
    <w:rsid w:val="007E7742"/>
    <w:rsid w:val="007F2B83"/>
    <w:rsid w:val="00801937"/>
    <w:rsid w:val="0081686B"/>
    <w:rsid w:val="00822D7B"/>
    <w:rsid w:val="0082533B"/>
    <w:rsid w:val="0082642A"/>
    <w:rsid w:val="00826DBF"/>
    <w:rsid w:val="008279DC"/>
    <w:rsid w:val="00831531"/>
    <w:rsid w:val="008328C2"/>
    <w:rsid w:val="008478C0"/>
    <w:rsid w:val="00854831"/>
    <w:rsid w:val="00854832"/>
    <w:rsid w:val="00863EE4"/>
    <w:rsid w:val="00866E88"/>
    <w:rsid w:val="00867ABC"/>
    <w:rsid w:val="00872438"/>
    <w:rsid w:val="00872AF6"/>
    <w:rsid w:val="008748A1"/>
    <w:rsid w:val="008768A2"/>
    <w:rsid w:val="00877060"/>
    <w:rsid w:val="00877587"/>
    <w:rsid w:val="00882063"/>
    <w:rsid w:val="0088484A"/>
    <w:rsid w:val="0088505B"/>
    <w:rsid w:val="008919FD"/>
    <w:rsid w:val="00894988"/>
    <w:rsid w:val="00894DEC"/>
    <w:rsid w:val="0089506F"/>
    <w:rsid w:val="008968DD"/>
    <w:rsid w:val="008968E8"/>
    <w:rsid w:val="008977DD"/>
    <w:rsid w:val="008A1467"/>
    <w:rsid w:val="008A5B70"/>
    <w:rsid w:val="008B22D6"/>
    <w:rsid w:val="008B322C"/>
    <w:rsid w:val="008C286E"/>
    <w:rsid w:val="008C33FD"/>
    <w:rsid w:val="008C7E84"/>
    <w:rsid w:val="008D00DF"/>
    <w:rsid w:val="008D1B2C"/>
    <w:rsid w:val="008D4CB3"/>
    <w:rsid w:val="008E2616"/>
    <w:rsid w:val="008E38D4"/>
    <w:rsid w:val="008E4DA7"/>
    <w:rsid w:val="008E57FC"/>
    <w:rsid w:val="008E69CE"/>
    <w:rsid w:val="008F5C2E"/>
    <w:rsid w:val="00903CE8"/>
    <w:rsid w:val="009060A7"/>
    <w:rsid w:val="0090731F"/>
    <w:rsid w:val="009073B2"/>
    <w:rsid w:val="00910F78"/>
    <w:rsid w:val="0091542D"/>
    <w:rsid w:val="00920B7C"/>
    <w:rsid w:val="00922B85"/>
    <w:rsid w:val="00924F77"/>
    <w:rsid w:val="009265CF"/>
    <w:rsid w:val="00930F24"/>
    <w:rsid w:val="00937DF3"/>
    <w:rsid w:val="0095363E"/>
    <w:rsid w:val="00960F1C"/>
    <w:rsid w:val="0096315C"/>
    <w:rsid w:val="00967159"/>
    <w:rsid w:val="0097146F"/>
    <w:rsid w:val="00976443"/>
    <w:rsid w:val="0098710A"/>
    <w:rsid w:val="00996123"/>
    <w:rsid w:val="009974D0"/>
    <w:rsid w:val="009A00C8"/>
    <w:rsid w:val="009A7828"/>
    <w:rsid w:val="009B0381"/>
    <w:rsid w:val="009B0933"/>
    <w:rsid w:val="009C0546"/>
    <w:rsid w:val="009C4012"/>
    <w:rsid w:val="009C6CB0"/>
    <w:rsid w:val="009D02AF"/>
    <w:rsid w:val="009E6851"/>
    <w:rsid w:val="009F1BFA"/>
    <w:rsid w:val="009F4D92"/>
    <w:rsid w:val="009F64AE"/>
    <w:rsid w:val="009F6A80"/>
    <w:rsid w:val="00A00B3B"/>
    <w:rsid w:val="00A027D7"/>
    <w:rsid w:val="00A1573F"/>
    <w:rsid w:val="00A15953"/>
    <w:rsid w:val="00A31EBA"/>
    <w:rsid w:val="00A3728C"/>
    <w:rsid w:val="00A43444"/>
    <w:rsid w:val="00A4614C"/>
    <w:rsid w:val="00A50B6F"/>
    <w:rsid w:val="00A56726"/>
    <w:rsid w:val="00A57357"/>
    <w:rsid w:val="00A57711"/>
    <w:rsid w:val="00A65994"/>
    <w:rsid w:val="00A72CC8"/>
    <w:rsid w:val="00A75C80"/>
    <w:rsid w:val="00A76322"/>
    <w:rsid w:val="00A77D79"/>
    <w:rsid w:val="00A838C9"/>
    <w:rsid w:val="00A90699"/>
    <w:rsid w:val="00A90D48"/>
    <w:rsid w:val="00AA104E"/>
    <w:rsid w:val="00AA27B6"/>
    <w:rsid w:val="00AA5A01"/>
    <w:rsid w:val="00AA6995"/>
    <w:rsid w:val="00AA6D62"/>
    <w:rsid w:val="00AB5116"/>
    <w:rsid w:val="00AB57FA"/>
    <w:rsid w:val="00AB641E"/>
    <w:rsid w:val="00AC0450"/>
    <w:rsid w:val="00AC106C"/>
    <w:rsid w:val="00AC5806"/>
    <w:rsid w:val="00AC5FDE"/>
    <w:rsid w:val="00AC6FD1"/>
    <w:rsid w:val="00AD1FAF"/>
    <w:rsid w:val="00AD3B23"/>
    <w:rsid w:val="00AD3F04"/>
    <w:rsid w:val="00AD7558"/>
    <w:rsid w:val="00AE43A4"/>
    <w:rsid w:val="00B035DA"/>
    <w:rsid w:val="00B03713"/>
    <w:rsid w:val="00B056EF"/>
    <w:rsid w:val="00B07F3F"/>
    <w:rsid w:val="00B100B1"/>
    <w:rsid w:val="00B13B89"/>
    <w:rsid w:val="00B257B9"/>
    <w:rsid w:val="00B25D99"/>
    <w:rsid w:val="00B342C5"/>
    <w:rsid w:val="00B364A3"/>
    <w:rsid w:val="00B36B39"/>
    <w:rsid w:val="00B37397"/>
    <w:rsid w:val="00B51E87"/>
    <w:rsid w:val="00B56F5A"/>
    <w:rsid w:val="00B57BEF"/>
    <w:rsid w:val="00B57CC2"/>
    <w:rsid w:val="00B61AD9"/>
    <w:rsid w:val="00B659E5"/>
    <w:rsid w:val="00B929C4"/>
    <w:rsid w:val="00B93F9D"/>
    <w:rsid w:val="00BB4F28"/>
    <w:rsid w:val="00BC61BA"/>
    <w:rsid w:val="00BC691D"/>
    <w:rsid w:val="00BD2FF0"/>
    <w:rsid w:val="00BE0587"/>
    <w:rsid w:val="00BF3CCB"/>
    <w:rsid w:val="00BF5FEA"/>
    <w:rsid w:val="00C002DE"/>
    <w:rsid w:val="00C01831"/>
    <w:rsid w:val="00C059EE"/>
    <w:rsid w:val="00C11B28"/>
    <w:rsid w:val="00C174F5"/>
    <w:rsid w:val="00C2668C"/>
    <w:rsid w:val="00C30AF0"/>
    <w:rsid w:val="00C31111"/>
    <w:rsid w:val="00C369B7"/>
    <w:rsid w:val="00C37003"/>
    <w:rsid w:val="00C4115F"/>
    <w:rsid w:val="00C413F6"/>
    <w:rsid w:val="00C41744"/>
    <w:rsid w:val="00C52813"/>
    <w:rsid w:val="00C563B4"/>
    <w:rsid w:val="00C62C78"/>
    <w:rsid w:val="00C73929"/>
    <w:rsid w:val="00C74FC8"/>
    <w:rsid w:val="00C84BB3"/>
    <w:rsid w:val="00C85E08"/>
    <w:rsid w:val="00C90C00"/>
    <w:rsid w:val="00C911A4"/>
    <w:rsid w:val="00C9205B"/>
    <w:rsid w:val="00C92972"/>
    <w:rsid w:val="00C95337"/>
    <w:rsid w:val="00CB04B4"/>
    <w:rsid w:val="00CB133C"/>
    <w:rsid w:val="00CB18ED"/>
    <w:rsid w:val="00CB1AFB"/>
    <w:rsid w:val="00CB561F"/>
    <w:rsid w:val="00CD6FEB"/>
    <w:rsid w:val="00CD7D8A"/>
    <w:rsid w:val="00CE2029"/>
    <w:rsid w:val="00CE3C2E"/>
    <w:rsid w:val="00CE4F1A"/>
    <w:rsid w:val="00CF2795"/>
    <w:rsid w:val="00CF5477"/>
    <w:rsid w:val="00CF6AC3"/>
    <w:rsid w:val="00CF6EF6"/>
    <w:rsid w:val="00D00FC9"/>
    <w:rsid w:val="00D01556"/>
    <w:rsid w:val="00D052FC"/>
    <w:rsid w:val="00D16D4E"/>
    <w:rsid w:val="00D2069D"/>
    <w:rsid w:val="00D273C2"/>
    <w:rsid w:val="00D27553"/>
    <w:rsid w:val="00D323E3"/>
    <w:rsid w:val="00D3616A"/>
    <w:rsid w:val="00D44D3D"/>
    <w:rsid w:val="00D476FD"/>
    <w:rsid w:val="00D64852"/>
    <w:rsid w:val="00D700D0"/>
    <w:rsid w:val="00D748BC"/>
    <w:rsid w:val="00D76247"/>
    <w:rsid w:val="00D838C5"/>
    <w:rsid w:val="00D83D1A"/>
    <w:rsid w:val="00D86B82"/>
    <w:rsid w:val="00D90185"/>
    <w:rsid w:val="00D9022C"/>
    <w:rsid w:val="00D941BA"/>
    <w:rsid w:val="00D97C1A"/>
    <w:rsid w:val="00DA0F32"/>
    <w:rsid w:val="00DA6E3C"/>
    <w:rsid w:val="00DB1F3A"/>
    <w:rsid w:val="00DB219D"/>
    <w:rsid w:val="00DB55DC"/>
    <w:rsid w:val="00DB62AD"/>
    <w:rsid w:val="00DC1C20"/>
    <w:rsid w:val="00DC23D9"/>
    <w:rsid w:val="00DC3933"/>
    <w:rsid w:val="00DC7573"/>
    <w:rsid w:val="00DD42E0"/>
    <w:rsid w:val="00DD565F"/>
    <w:rsid w:val="00DE50CC"/>
    <w:rsid w:val="00DF1158"/>
    <w:rsid w:val="00DF6D5F"/>
    <w:rsid w:val="00E02600"/>
    <w:rsid w:val="00E03383"/>
    <w:rsid w:val="00E04C82"/>
    <w:rsid w:val="00E05095"/>
    <w:rsid w:val="00E07581"/>
    <w:rsid w:val="00E10D00"/>
    <w:rsid w:val="00E30534"/>
    <w:rsid w:val="00E31356"/>
    <w:rsid w:val="00E3656D"/>
    <w:rsid w:val="00E4004C"/>
    <w:rsid w:val="00E41159"/>
    <w:rsid w:val="00E42F8F"/>
    <w:rsid w:val="00E454AF"/>
    <w:rsid w:val="00E52919"/>
    <w:rsid w:val="00E60C8C"/>
    <w:rsid w:val="00E63399"/>
    <w:rsid w:val="00E64CB4"/>
    <w:rsid w:val="00E70BC6"/>
    <w:rsid w:val="00E73635"/>
    <w:rsid w:val="00E7376D"/>
    <w:rsid w:val="00E8463C"/>
    <w:rsid w:val="00E94E99"/>
    <w:rsid w:val="00E95191"/>
    <w:rsid w:val="00E975FA"/>
    <w:rsid w:val="00EA34D6"/>
    <w:rsid w:val="00EA7775"/>
    <w:rsid w:val="00EB1C89"/>
    <w:rsid w:val="00EB58A7"/>
    <w:rsid w:val="00EB649A"/>
    <w:rsid w:val="00EC20E8"/>
    <w:rsid w:val="00EC3797"/>
    <w:rsid w:val="00EC4001"/>
    <w:rsid w:val="00EC7307"/>
    <w:rsid w:val="00ED4511"/>
    <w:rsid w:val="00ED4F2A"/>
    <w:rsid w:val="00ED5466"/>
    <w:rsid w:val="00ED753D"/>
    <w:rsid w:val="00EE3DB1"/>
    <w:rsid w:val="00EE51E3"/>
    <w:rsid w:val="00EF0166"/>
    <w:rsid w:val="00EF6309"/>
    <w:rsid w:val="00F02616"/>
    <w:rsid w:val="00F12190"/>
    <w:rsid w:val="00F206E9"/>
    <w:rsid w:val="00F2366C"/>
    <w:rsid w:val="00F2693D"/>
    <w:rsid w:val="00F30418"/>
    <w:rsid w:val="00F318DA"/>
    <w:rsid w:val="00F40F10"/>
    <w:rsid w:val="00F423C8"/>
    <w:rsid w:val="00F51C84"/>
    <w:rsid w:val="00F51D39"/>
    <w:rsid w:val="00F55915"/>
    <w:rsid w:val="00F60834"/>
    <w:rsid w:val="00F70B7D"/>
    <w:rsid w:val="00F71073"/>
    <w:rsid w:val="00F71358"/>
    <w:rsid w:val="00F7361E"/>
    <w:rsid w:val="00F87B88"/>
    <w:rsid w:val="00F87EE5"/>
    <w:rsid w:val="00FA0F9F"/>
    <w:rsid w:val="00FA2630"/>
    <w:rsid w:val="00FA3BF6"/>
    <w:rsid w:val="00FA5259"/>
    <w:rsid w:val="00FA6AFE"/>
    <w:rsid w:val="00FB19F5"/>
    <w:rsid w:val="00FC04D2"/>
    <w:rsid w:val="00FC128F"/>
    <w:rsid w:val="00FE3092"/>
    <w:rsid w:val="00FE53BF"/>
    <w:rsid w:val="00FF1D3D"/>
    <w:rsid w:val="00FF2CE9"/>
    <w:rsid w:val="00FF3DFA"/>
    <w:rsid w:val="00FF65FB"/>
    <w:rsid w:val="00FF7562"/>
    <w:rsid w:val="00FF7C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D1DBD"/>
  <w15:chartTrackingRefBased/>
  <w15:docId w15:val="{AFE5D872-0452-2B4C-B6D5-1F87A5C92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08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8206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8206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8206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82063"/>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82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0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0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0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0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2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2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063"/>
    <w:rPr>
      <w:rFonts w:eastAsiaTheme="majorEastAsia" w:cstheme="majorBidi"/>
      <w:color w:val="272727" w:themeColor="text1" w:themeTint="D8"/>
    </w:rPr>
  </w:style>
  <w:style w:type="paragraph" w:styleId="Title">
    <w:name w:val="Title"/>
    <w:basedOn w:val="Normal"/>
    <w:next w:val="Normal"/>
    <w:link w:val="TitleChar"/>
    <w:uiPriority w:val="10"/>
    <w:qFormat/>
    <w:rsid w:val="0088206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82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06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82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06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82063"/>
    <w:rPr>
      <w:i/>
      <w:iCs/>
      <w:color w:val="404040" w:themeColor="text1" w:themeTint="BF"/>
    </w:rPr>
  </w:style>
  <w:style w:type="paragraph" w:styleId="ListParagraph">
    <w:name w:val="List Paragraph"/>
    <w:basedOn w:val="Normal"/>
    <w:uiPriority w:val="34"/>
    <w:qFormat/>
    <w:rsid w:val="0088206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82063"/>
    <w:rPr>
      <w:i/>
      <w:iCs/>
      <w:color w:val="0F4761" w:themeColor="accent1" w:themeShade="BF"/>
    </w:rPr>
  </w:style>
  <w:style w:type="paragraph" w:styleId="IntenseQuote">
    <w:name w:val="Intense Quote"/>
    <w:basedOn w:val="Normal"/>
    <w:next w:val="Normal"/>
    <w:link w:val="IntenseQuoteChar"/>
    <w:uiPriority w:val="30"/>
    <w:qFormat/>
    <w:rsid w:val="0088206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82063"/>
    <w:rPr>
      <w:i/>
      <w:iCs/>
      <w:color w:val="0F4761" w:themeColor="accent1" w:themeShade="BF"/>
    </w:rPr>
  </w:style>
  <w:style w:type="character" w:styleId="IntenseReference">
    <w:name w:val="Intense Reference"/>
    <w:basedOn w:val="DefaultParagraphFont"/>
    <w:uiPriority w:val="32"/>
    <w:qFormat/>
    <w:rsid w:val="00882063"/>
    <w:rPr>
      <w:b/>
      <w:bCs/>
      <w:smallCaps/>
      <w:color w:val="0F4761" w:themeColor="accent1" w:themeShade="BF"/>
      <w:spacing w:val="5"/>
    </w:rPr>
  </w:style>
  <w:style w:type="character" w:styleId="CommentReference">
    <w:name w:val="annotation reference"/>
    <w:basedOn w:val="DefaultParagraphFont"/>
    <w:uiPriority w:val="99"/>
    <w:semiHidden/>
    <w:unhideWhenUsed/>
    <w:rsid w:val="00277C36"/>
    <w:rPr>
      <w:sz w:val="16"/>
      <w:szCs w:val="16"/>
    </w:rPr>
  </w:style>
  <w:style w:type="paragraph" w:styleId="CommentText">
    <w:name w:val="annotation text"/>
    <w:basedOn w:val="Normal"/>
    <w:link w:val="CommentTextChar"/>
    <w:uiPriority w:val="99"/>
    <w:unhideWhenUsed/>
    <w:rsid w:val="00277C36"/>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277C36"/>
    <w:rPr>
      <w:sz w:val="20"/>
      <w:szCs w:val="20"/>
    </w:rPr>
  </w:style>
  <w:style w:type="table" w:styleId="TableGrid">
    <w:name w:val="Table Grid"/>
    <w:basedOn w:val="TableNormal"/>
    <w:uiPriority w:val="39"/>
    <w:rsid w:val="00FF2C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9506F"/>
    <w:rPr>
      <w:b/>
      <w:bCs/>
    </w:rPr>
  </w:style>
  <w:style w:type="character" w:customStyle="1" w:styleId="CommentSubjectChar">
    <w:name w:val="Comment Subject Char"/>
    <w:basedOn w:val="CommentTextChar"/>
    <w:link w:val="CommentSubject"/>
    <w:uiPriority w:val="99"/>
    <w:semiHidden/>
    <w:rsid w:val="0089506F"/>
    <w:rPr>
      <w:b/>
      <w:bCs/>
      <w:sz w:val="20"/>
      <w:szCs w:val="20"/>
    </w:rPr>
  </w:style>
  <w:style w:type="paragraph" w:styleId="Header">
    <w:name w:val="header"/>
    <w:basedOn w:val="Normal"/>
    <w:link w:val="HeaderChar"/>
    <w:uiPriority w:val="99"/>
    <w:unhideWhenUsed/>
    <w:rsid w:val="0049132D"/>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49132D"/>
  </w:style>
  <w:style w:type="paragraph" w:styleId="Footer">
    <w:name w:val="footer"/>
    <w:basedOn w:val="Normal"/>
    <w:link w:val="FooterChar"/>
    <w:uiPriority w:val="99"/>
    <w:unhideWhenUsed/>
    <w:rsid w:val="0049132D"/>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49132D"/>
  </w:style>
  <w:style w:type="character" w:styleId="PageNumber">
    <w:name w:val="page number"/>
    <w:basedOn w:val="DefaultParagraphFont"/>
    <w:uiPriority w:val="99"/>
    <w:semiHidden/>
    <w:unhideWhenUsed/>
    <w:rsid w:val="008279DC"/>
  </w:style>
  <w:style w:type="paragraph" w:styleId="TOCHeading">
    <w:name w:val="TOC Heading"/>
    <w:basedOn w:val="Heading1"/>
    <w:next w:val="Normal"/>
    <w:uiPriority w:val="39"/>
    <w:unhideWhenUsed/>
    <w:qFormat/>
    <w:rsid w:val="005C67C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FB19F5"/>
    <w:pPr>
      <w:spacing w:before="120" w:line="278" w:lineRule="auto"/>
    </w:pPr>
    <w:rPr>
      <w:rFonts w:eastAsiaTheme="minorHAnsi" w:cstheme="minorBidi"/>
      <w:b/>
      <w:bCs/>
      <w:iCs/>
      <w:kern w:val="2"/>
      <w14:ligatures w14:val="standardContextual"/>
    </w:rPr>
  </w:style>
  <w:style w:type="paragraph" w:styleId="TOC2">
    <w:name w:val="toc 2"/>
    <w:basedOn w:val="Normal"/>
    <w:next w:val="Normal"/>
    <w:autoRedefine/>
    <w:uiPriority w:val="39"/>
    <w:unhideWhenUsed/>
    <w:rsid w:val="004658B4"/>
    <w:pPr>
      <w:spacing w:before="120" w:line="278" w:lineRule="auto"/>
      <w:ind w:left="240"/>
    </w:pPr>
    <w:rPr>
      <w:rFonts w:eastAsiaTheme="minorHAnsi" w:cstheme="minorBidi"/>
      <w:b/>
      <w:bCs/>
      <w:kern w:val="2"/>
      <w:sz w:val="22"/>
      <w:szCs w:val="22"/>
      <w14:ligatures w14:val="standardContextual"/>
    </w:rPr>
  </w:style>
  <w:style w:type="paragraph" w:styleId="TOC3">
    <w:name w:val="toc 3"/>
    <w:basedOn w:val="Normal"/>
    <w:next w:val="Normal"/>
    <w:autoRedefine/>
    <w:uiPriority w:val="39"/>
    <w:unhideWhenUsed/>
    <w:rsid w:val="004658B4"/>
    <w:pPr>
      <w:spacing w:line="278" w:lineRule="auto"/>
      <w:ind w:left="480"/>
    </w:pPr>
    <w:rPr>
      <w:rFonts w:eastAsiaTheme="minorHAnsi" w:cstheme="minorBidi"/>
      <w:kern w:val="2"/>
      <w:sz w:val="20"/>
      <w:szCs w:val="20"/>
      <w14:ligatures w14:val="standardContextual"/>
    </w:rPr>
  </w:style>
  <w:style w:type="paragraph" w:styleId="TOC4">
    <w:name w:val="toc 4"/>
    <w:basedOn w:val="Normal"/>
    <w:next w:val="Normal"/>
    <w:autoRedefine/>
    <w:uiPriority w:val="39"/>
    <w:semiHidden/>
    <w:unhideWhenUsed/>
    <w:rsid w:val="004658B4"/>
    <w:pPr>
      <w:ind w:left="720"/>
    </w:pPr>
    <w:rPr>
      <w:sz w:val="20"/>
      <w:szCs w:val="20"/>
    </w:rPr>
  </w:style>
  <w:style w:type="paragraph" w:styleId="TOC5">
    <w:name w:val="toc 5"/>
    <w:basedOn w:val="Normal"/>
    <w:next w:val="Normal"/>
    <w:autoRedefine/>
    <w:uiPriority w:val="39"/>
    <w:semiHidden/>
    <w:unhideWhenUsed/>
    <w:rsid w:val="004658B4"/>
    <w:pPr>
      <w:ind w:left="960"/>
    </w:pPr>
    <w:rPr>
      <w:sz w:val="20"/>
      <w:szCs w:val="20"/>
    </w:rPr>
  </w:style>
  <w:style w:type="paragraph" w:styleId="TOC6">
    <w:name w:val="toc 6"/>
    <w:basedOn w:val="Normal"/>
    <w:next w:val="Normal"/>
    <w:autoRedefine/>
    <w:uiPriority w:val="39"/>
    <w:semiHidden/>
    <w:unhideWhenUsed/>
    <w:rsid w:val="004658B4"/>
    <w:pPr>
      <w:ind w:left="1200"/>
    </w:pPr>
    <w:rPr>
      <w:sz w:val="20"/>
      <w:szCs w:val="20"/>
    </w:rPr>
  </w:style>
  <w:style w:type="paragraph" w:styleId="TOC7">
    <w:name w:val="toc 7"/>
    <w:basedOn w:val="Normal"/>
    <w:next w:val="Normal"/>
    <w:autoRedefine/>
    <w:uiPriority w:val="39"/>
    <w:semiHidden/>
    <w:unhideWhenUsed/>
    <w:rsid w:val="004658B4"/>
    <w:pPr>
      <w:ind w:left="1440"/>
    </w:pPr>
    <w:rPr>
      <w:sz w:val="20"/>
      <w:szCs w:val="20"/>
    </w:rPr>
  </w:style>
  <w:style w:type="paragraph" w:styleId="TOC8">
    <w:name w:val="toc 8"/>
    <w:basedOn w:val="Normal"/>
    <w:next w:val="Normal"/>
    <w:autoRedefine/>
    <w:uiPriority w:val="39"/>
    <w:semiHidden/>
    <w:unhideWhenUsed/>
    <w:rsid w:val="004658B4"/>
    <w:pPr>
      <w:ind w:left="1680"/>
    </w:pPr>
    <w:rPr>
      <w:sz w:val="20"/>
      <w:szCs w:val="20"/>
    </w:rPr>
  </w:style>
  <w:style w:type="paragraph" w:styleId="TOC9">
    <w:name w:val="toc 9"/>
    <w:basedOn w:val="Normal"/>
    <w:next w:val="Normal"/>
    <w:autoRedefine/>
    <w:uiPriority w:val="39"/>
    <w:semiHidden/>
    <w:unhideWhenUsed/>
    <w:rsid w:val="004658B4"/>
    <w:pPr>
      <w:ind w:left="1920"/>
    </w:pPr>
    <w:rPr>
      <w:sz w:val="20"/>
      <w:szCs w:val="20"/>
    </w:rPr>
  </w:style>
  <w:style w:type="character" w:styleId="Hyperlink">
    <w:name w:val="Hyperlink"/>
    <w:basedOn w:val="DefaultParagraphFont"/>
    <w:uiPriority w:val="99"/>
    <w:unhideWhenUsed/>
    <w:rsid w:val="004D24E3"/>
    <w:rPr>
      <w:color w:val="467886" w:themeColor="hyperlink"/>
      <w:u w:val="single"/>
    </w:rPr>
  </w:style>
  <w:style w:type="paragraph" w:styleId="Caption">
    <w:name w:val="caption"/>
    <w:basedOn w:val="Normal"/>
    <w:next w:val="Normal"/>
    <w:uiPriority w:val="35"/>
    <w:unhideWhenUsed/>
    <w:qFormat/>
    <w:rsid w:val="00190FB5"/>
    <w:pPr>
      <w:spacing w:after="200"/>
    </w:pPr>
    <w:rPr>
      <w:rFonts w:asciiTheme="minorHAnsi" w:eastAsiaTheme="minorHAnsi" w:hAnsiTheme="minorHAnsi" w:cstheme="minorBidi"/>
      <w:i/>
      <w:iCs/>
      <w:color w:val="0E2841" w:themeColor="text2"/>
      <w:kern w:val="2"/>
      <w:sz w:val="18"/>
      <w:szCs w:val="18"/>
      <w14:ligatures w14:val="standardContextual"/>
    </w:rPr>
  </w:style>
  <w:style w:type="paragraph" w:styleId="TableofFigures">
    <w:name w:val="table of figures"/>
    <w:basedOn w:val="Normal"/>
    <w:next w:val="Normal"/>
    <w:autoRedefine/>
    <w:uiPriority w:val="99"/>
    <w:unhideWhenUsed/>
    <w:rsid w:val="002B252D"/>
    <w:pPr>
      <w:spacing w:line="278" w:lineRule="auto"/>
    </w:pPr>
    <w:rPr>
      <w:rFonts w:eastAsiaTheme="minorHAnsi" w:cstheme="minorBidi"/>
      <w:kern w:val="2"/>
      <w14:ligatures w14:val="standardContextual"/>
    </w:rPr>
  </w:style>
  <w:style w:type="character" w:styleId="FollowedHyperlink">
    <w:name w:val="FollowedHyperlink"/>
    <w:basedOn w:val="DefaultParagraphFont"/>
    <w:uiPriority w:val="99"/>
    <w:semiHidden/>
    <w:unhideWhenUsed/>
    <w:rsid w:val="00A00B3B"/>
    <w:rPr>
      <w:color w:val="96607D" w:themeColor="followedHyperlink"/>
      <w:u w:val="single"/>
    </w:rPr>
  </w:style>
  <w:style w:type="character" w:styleId="UnresolvedMention">
    <w:name w:val="Unresolved Mention"/>
    <w:basedOn w:val="DefaultParagraphFont"/>
    <w:uiPriority w:val="99"/>
    <w:semiHidden/>
    <w:unhideWhenUsed/>
    <w:rsid w:val="00114CD8"/>
    <w:rPr>
      <w:color w:val="605E5C"/>
      <w:shd w:val="clear" w:color="auto" w:fill="E1DFDD"/>
    </w:rPr>
  </w:style>
  <w:style w:type="paragraph" w:styleId="Revision">
    <w:name w:val="Revision"/>
    <w:hidden/>
    <w:uiPriority w:val="99"/>
    <w:semiHidden/>
    <w:rsid w:val="00767AB2"/>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s11332-009-0079-5" TargetMode="External"/><Relationship Id="rId21" Type="http://schemas.openxmlformats.org/officeDocument/2006/relationships/image" Target="media/image15.png"/><Relationship Id="rId42" Type="http://schemas.openxmlformats.org/officeDocument/2006/relationships/hyperlink" Target="https://doi.org/10.3389/fnsyn.2019.00020" TargetMode="External"/><Relationship Id="rId47" Type="http://schemas.openxmlformats.org/officeDocument/2006/relationships/hyperlink" Target="https://doi.org/10.1002/jnr.23864" TargetMode="External"/><Relationship Id="rId63" Type="http://schemas.openxmlformats.org/officeDocument/2006/relationships/hyperlink" Target="https://doi.org/10.1016/0959-4388(91)90018-3" TargetMode="External"/><Relationship Id="rId68" Type="http://schemas.openxmlformats.org/officeDocument/2006/relationships/hyperlink" Target="https://doi.org/10.1155/2020/8861903" TargetMode="Externa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i.org/10.1146/annurev.physiol.67.040403.120816" TargetMode="External"/><Relationship Id="rId11" Type="http://schemas.openxmlformats.org/officeDocument/2006/relationships/image" Target="media/image5.png"/><Relationship Id="rId24" Type="http://schemas.openxmlformats.org/officeDocument/2006/relationships/hyperlink" Target="https://doi.org/10.3389/fnmol.2021.658465" TargetMode="External"/><Relationship Id="rId32" Type="http://schemas.openxmlformats.org/officeDocument/2006/relationships/hyperlink" Target="https://doi.org/10.1016/j.neuron.2011.06.006" TargetMode="External"/><Relationship Id="rId37" Type="http://schemas.openxmlformats.org/officeDocument/2006/relationships/hyperlink" Target="https://doi.org/10.1016/s0091-3057(01)00689-x" TargetMode="External"/><Relationship Id="rId40" Type="http://schemas.openxmlformats.org/officeDocument/2006/relationships/hyperlink" Target="https://doi.org/10.1523/JNEUROSCI.1909-10.2010" TargetMode="External"/><Relationship Id="rId45" Type="http://schemas.openxmlformats.org/officeDocument/2006/relationships/hyperlink" Target="https://doi.org/10.3389/fendo.2023.1085950" TargetMode="External"/><Relationship Id="rId53" Type="http://schemas.openxmlformats.org/officeDocument/2006/relationships/hyperlink" Target="https://doi.org/10.1093/jn/130.4.1007S" TargetMode="External"/><Relationship Id="rId58" Type="http://schemas.openxmlformats.org/officeDocument/2006/relationships/hyperlink" Target="https://doi.org/10.1080/20008198.2017.1351204" TargetMode="External"/><Relationship Id="rId66" Type="http://schemas.openxmlformats.org/officeDocument/2006/relationships/hyperlink" Target="https://doi.org/10.1016/j.jneumeth.2019.108526" TargetMode="External"/><Relationship Id="rId5" Type="http://schemas.openxmlformats.org/officeDocument/2006/relationships/footnotes" Target="footnotes.xml"/><Relationship Id="rId61" Type="http://schemas.openxmlformats.org/officeDocument/2006/relationships/hyperlink" Target="https://doi.org/10.1371/journal.pone.0042143"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hyperlink" Target="https://doi.org/10.1016/j.physbeh.2007.04.011" TargetMode="External"/><Relationship Id="rId27" Type="http://schemas.openxmlformats.org/officeDocument/2006/relationships/hyperlink" Target="https://doi.org/10.1097/MED.0b013e32832fa137" TargetMode="External"/><Relationship Id="rId30" Type="http://schemas.openxmlformats.org/officeDocument/2006/relationships/hyperlink" Target="https://doi.org/10.1016/0006-8993(90)91210-8" TargetMode="External"/><Relationship Id="rId35" Type="http://schemas.openxmlformats.org/officeDocument/2006/relationships/hyperlink" Target="https://doi.org/10.1016/0031-9384(81)90086-X" TargetMode="External"/><Relationship Id="rId43" Type="http://schemas.openxmlformats.org/officeDocument/2006/relationships/hyperlink" Target="https://doi.org/10.1177/09727531241255492" TargetMode="External"/><Relationship Id="rId48" Type="http://schemas.openxmlformats.org/officeDocument/2006/relationships/hyperlink" Target="https://christelinda-laureijs.github.io/patchclampplotteR/,%20https:/github.com/christelinda-laureijs/patchclampplotteR." TargetMode="External"/><Relationship Id="rId56" Type="http://schemas.openxmlformats.org/officeDocument/2006/relationships/hyperlink" Target="https://doi.org/10.1080/10253890.2024.2447079" TargetMode="External"/><Relationship Id="rId64" Type="http://schemas.openxmlformats.org/officeDocument/2006/relationships/hyperlink" Target="https://doi.org/10.1111/jnc.70006" TargetMode="External"/><Relationship Id="rId69"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hyperlink" Target="https://doi.org/10.1113/JP279666" TargetMode="External"/><Relationship Id="rId72" Type="http://schemas.microsoft.com/office/2011/relationships/people" Target="peop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16/s0031-9384(02)00756-4" TargetMode="External"/><Relationship Id="rId33" Type="http://schemas.openxmlformats.org/officeDocument/2006/relationships/hyperlink" Target="https://doi.org/10.1073/pnas.1934666100" TargetMode="External"/><Relationship Id="rId38" Type="http://schemas.openxmlformats.org/officeDocument/2006/relationships/hyperlink" Target="https://doi.org/10.1210/endocr/bqad149" TargetMode="External"/><Relationship Id="rId46" Type="http://schemas.openxmlformats.org/officeDocument/2006/relationships/hyperlink" Target="https://doi.org/10.1007/s12551-023-01055-8" TargetMode="External"/><Relationship Id="rId59" Type="http://schemas.openxmlformats.org/officeDocument/2006/relationships/hyperlink" Target="https://www.ncbi.nlm.nih.gov/books/NBK10855/" TargetMode="External"/><Relationship Id="rId67" Type="http://schemas.openxmlformats.org/officeDocument/2006/relationships/hyperlink" Target="https://doi.org/10.1016/j.ynstr.2023.100593" TargetMode="External"/><Relationship Id="rId20" Type="http://schemas.openxmlformats.org/officeDocument/2006/relationships/image" Target="media/image14.png"/><Relationship Id="rId41" Type="http://schemas.openxmlformats.org/officeDocument/2006/relationships/hyperlink" Target="https://doi.org/10.1002/mus.1044" TargetMode="External"/><Relationship Id="rId54" Type="http://schemas.openxmlformats.org/officeDocument/2006/relationships/hyperlink" Target="https://doi.org/10.1016/S0006-3223(01)01362-2" TargetMode="External"/><Relationship Id="rId62" Type="http://schemas.openxmlformats.org/officeDocument/2006/relationships/hyperlink" Target="https://doi.org/10.1523/JNEUROSCI.2608-10.2011" TargetMode="External"/><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i.org/10.1038/nrn3881" TargetMode="External"/><Relationship Id="rId28" Type="http://schemas.openxmlformats.org/officeDocument/2006/relationships/hyperlink" Target="https://doi.org/10.3389/fnins.2013.00003" TargetMode="External"/><Relationship Id="rId36" Type="http://schemas.openxmlformats.org/officeDocument/2006/relationships/hyperlink" Target="https://doi.org/10.1016/0006-8993(87)91041-9" TargetMode="External"/><Relationship Id="rId49" Type="http://schemas.openxmlformats.org/officeDocument/2006/relationships/hyperlink" Target="https://doi.org/10.3389/fncel.2012.00024" TargetMode="External"/><Relationship Id="rId57" Type="http://schemas.openxmlformats.org/officeDocument/2006/relationships/hyperlink" Target="https://doi.org/10.1016/j.physbeh.2007.12.011" TargetMode="External"/><Relationship Id="rId10" Type="http://schemas.openxmlformats.org/officeDocument/2006/relationships/image" Target="media/image4.png"/><Relationship Id="rId31" Type="http://schemas.openxmlformats.org/officeDocument/2006/relationships/hyperlink" Target="https://doi.org/10.1016/j.neuroscience.2011.11.049" TargetMode="External"/><Relationship Id="rId44" Type="http://schemas.openxmlformats.org/officeDocument/2006/relationships/hyperlink" Target="https://doi.org/10.1016/j.neuint.2005.12.021" TargetMode="External"/><Relationship Id="rId52" Type="http://schemas.openxmlformats.org/officeDocument/2006/relationships/hyperlink" Target="https://doi.org/10.1177/2470547017692328" TargetMode="External"/><Relationship Id="rId60" Type="http://schemas.openxmlformats.org/officeDocument/2006/relationships/hyperlink" Target="https://doi.org/10.1016/j.cub.2014.10.023" TargetMode="External"/><Relationship Id="rId65" Type="http://schemas.openxmlformats.org/officeDocument/2006/relationships/hyperlink" Target="https://doi.org/10.1038/s12276-022-00741-z"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doi.org/10.1038/s41380-022-01872-5" TargetMode="External"/><Relationship Id="rId34" Type="http://schemas.openxmlformats.org/officeDocument/2006/relationships/hyperlink" Target="https://doi.org/10.1016/S0079-6123(06)53004-3" TargetMode="External"/><Relationship Id="rId50" Type="http://schemas.openxmlformats.org/officeDocument/2006/relationships/hyperlink" Target="https://doi.org/10.1101/593665" TargetMode="External"/><Relationship Id="rId55" Type="http://schemas.openxmlformats.org/officeDocument/2006/relationships/hyperlink" Target="https://doi.org/10.1007/s00429-013-0566-y" TargetMode="External"/><Relationship Id="rId7" Type="http://schemas.openxmlformats.org/officeDocument/2006/relationships/image" Target="media/image1.png"/><Relationship Id="rId7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5E3ED-59C3-4A4E-B83D-20F8DFF43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44</Pages>
  <Words>11335</Words>
  <Characters>64614</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Ruby Muzzatti</cp:lastModifiedBy>
  <cp:revision>149</cp:revision>
  <dcterms:created xsi:type="dcterms:W3CDTF">2026-04-17T17:14:00Z</dcterms:created>
  <dcterms:modified xsi:type="dcterms:W3CDTF">2026-05-05T12:51:00Z</dcterms:modified>
</cp:coreProperties>
</file>